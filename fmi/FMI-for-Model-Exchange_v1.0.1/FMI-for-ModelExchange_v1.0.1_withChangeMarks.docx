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084D4" w14:textId="77777777" w:rsidR="0053478F" w:rsidRDefault="0053478F" w:rsidP="00E04F7A">
      <w:pPr>
        <w:sectPr w:rsidR="0053478F" w:rsidSect="00BA323C">
          <w:headerReference w:type="default" r:id="rId7"/>
          <w:headerReference w:type="first" r:id="rId8"/>
          <w:pgSz w:w="11906" w:h="16838" w:code="9"/>
          <w:pgMar w:top="2693" w:right="851" w:bottom="794" w:left="1361" w:header="851" w:footer="0" w:gutter="0"/>
          <w:pgNumType w:start="0"/>
          <w:cols w:space="720"/>
          <w:titlePg/>
          <w:docGrid w:linePitch="360"/>
        </w:sectPr>
      </w:pPr>
    </w:p>
    <w:p w14:paraId="67A48A16" w14:textId="77777777" w:rsidR="0053478F" w:rsidRPr="00F63C1E" w:rsidRDefault="00471821" w:rsidP="00471821">
      <w:pPr>
        <w:pStyle w:val="Titlefrontpage"/>
        <w:jc w:val="left"/>
        <w:rPr>
          <w:szCs w:val="32"/>
        </w:rPr>
      </w:pPr>
      <w:r>
        <w:rPr>
          <w:szCs w:val="32"/>
        </w:rPr>
        <w:t>Functional Mock-up Interface</w:t>
      </w:r>
      <w:r>
        <w:rPr>
          <w:szCs w:val="32"/>
        </w:rPr>
        <w:br/>
        <w:t>f</w:t>
      </w:r>
      <w:r w:rsidR="006F0EE0">
        <w:rPr>
          <w:szCs w:val="32"/>
        </w:rPr>
        <w:t xml:space="preserve">or </w:t>
      </w:r>
      <w:r w:rsidR="00C71768">
        <w:rPr>
          <w:szCs w:val="32"/>
        </w:rPr>
        <w:t>Model Exchange</w:t>
      </w:r>
    </w:p>
    <w:p w14:paraId="2E525C5D" w14:textId="77777777" w:rsidR="009314E5" w:rsidRPr="00F63C1E" w:rsidRDefault="009314E5" w:rsidP="0053478F">
      <w:pPr>
        <w:pStyle w:val="Titlefrontpage"/>
        <w:rPr>
          <w:sz w:val="32"/>
          <w:szCs w:val="32"/>
        </w:rPr>
      </w:pPr>
    </w:p>
    <w:p w14:paraId="28AE249E" w14:textId="77777777" w:rsidR="009314E5" w:rsidRDefault="009314E5" w:rsidP="0053478F">
      <w:pPr>
        <w:pStyle w:val="Titlefrontpage"/>
      </w:pPr>
    </w:p>
    <w:p w14:paraId="3BBF8A28" w14:textId="77777777" w:rsidR="0053478F" w:rsidRPr="007F5634" w:rsidRDefault="00253F18" w:rsidP="00253F18">
      <w:pPr>
        <w:pStyle w:val="DocumentTitle"/>
        <w:rPr>
          <w:lang w:val="fr-FR"/>
        </w:rPr>
      </w:pPr>
      <w:r w:rsidRPr="007F5634">
        <w:rPr>
          <w:lang w:val="fr-FR"/>
        </w:rPr>
        <w:t>MODELI</w:t>
      </w:r>
      <w:r w:rsidR="0059056E" w:rsidRPr="007F5634">
        <w:rPr>
          <w:lang w:val="fr-FR"/>
        </w:rPr>
        <w:t>CA Association Project FMI</w:t>
      </w:r>
    </w:p>
    <w:p w14:paraId="3E23E252" w14:textId="77777777" w:rsidR="0053478F" w:rsidRPr="007F5634" w:rsidRDefault="0053478F" w:rsidP="0053478F">
      <w:pPr>
        <w:rPr>
          <w:sz w:val="16"/>
          <w:lang w:val="fr-FR"/>
        </w:rPr>
      </w:pPr>
    </w:p>
    <w:p w14:paraId="01AE29B4" w14:textId="77777777" w:rsidR="00BA323C" w:rsidRPr="007F5634" w:rsidRDefault="00BA323C" w:rsidP="0053478F">
      <w:pPr>
        <w:pStyle w:val="Subtitlefrontpage"/>
        <w:rPr>
          <w:lang w:val="fr-FR"/>
        </w:rPr>
      </w:pPr>
    </w:p>
    <w:p w14:paraId="11827D90" w14:textId="77777777" w:rsidR="00D30656" w:rsidRPr="007F5634" w:rsidRDefault="002C45FD" w:rsidP="00D30656">
      <w:pPr>
        <w:pStyle w:val="Subtitlefrontpage"/>
        <w:tabs>
          <w:tab w:val="left" w:pos="3060"/>
        </w:tabs>
        <w:rPr>
          <w:sz w:val="24"/>
          <w:lang w:val="fr-FR"/>
        </w:rPr>
      </w:pPr>
      <w:r w:rsidRPr="007F5634">
        <w:rPr>
          <w:sz w:val="24"/>
          <w:lang w:val="fr-FR"/>
        </w:rPr>
        <w:t>Document version</w:t>
      </w:r>
      <w:r w:rsidR="00D30656" w:rsidRPr="007F5634">
        <w:rPr>
          <w:sz w:val="24"/>
          <w:lang w:val="fr-FR"/>
        </w:rPr>
        <w:t>:</w:t>
      </w:r>
      <w:r w:rsidR="00D30656" w:rsidRPr="007F5634">
        <w:rPr>
          <w:sz w:val="24"/>
          <w:lang w:val="fr-FR"/>
        </w:rPr>
        <w:tab/>
      </w:r>
      <w:r w:rsidR="00471821" w:rsidRPr="007F5634">
        <w:rPr>
          <w:sz w:val="24"/>
          <w:lang w:val="fr-FR"/>
        </w:rPr>
        <w:t>1.0</w:t>
      </w:r>
      <w:r w:rsidR="0059056E" w:rsidRPr="007F5634">
        <w:rPr>
          <w:sz w:val="24"/>
          <w:lang w:val="fr-FR"/>
        </w:rPr>
        <w:t>.1</w:t>
      </w:r>
      <w:r w:rsidR="00694F36" w:rsidRPr="007F5634">
        <w:rPr>
          <w:sz w:val="24"/>
          <w:lang w:val="fr-FR"/>
        </w:rPr>
        <w:t xml:space="preserve"> </w:t>
      </w:r>
    </w:p>
    <w:p w14:paraId="5617C65E" w14:textId="514FBF4C" w:rsidR="00471821" w:rsidRDefault="00471821" w:rsidP="00D30656">
      <w:pPr>
        <w:pStyle w:val="Subtitlefrontpage"/>
        <w:tabs>
          <w:tab w:val="left" w:pos="3060"/>
        </w:tabs>
        <w:rPr>
          <w:sz w:val="24"/>
        </w:rPr>
      </w:pPr>
      <w:r w:rsidRPr="007F5634">
        <w:rPr>
          <w:sz w:val="24"/>
          <w:lang w:val="fr-FR"/>
        </w:rPr>
        <w:tab/>
      </w:r>
      <w:del w:id="0" w:author="andreas" w:date="2017-07-12T11:56:00Z">
        <w:r w:rsidR="00845630" w:rsidDel="00381560">
          <w:rPr>
            <w:sz w:val="24"/>
          </w:rPr>
          <w:delText>May</w:delText>
        </w:r>
        <w:r w:rsidR="0059056E" w:rsidDel="00381560">
          <w:rPr>
            <w:sz w:val="24"/>
          </w:rPr>
          <w:delText xml:space="preserve"> </w:delText>
        </w:r>
      </w:del>
      <w:ins w:id="1" w:author="andreas" w:date="2017-07-12T11:56:00Z">
        <w:r w:rsidR="00381560">
          <w:rPr>
            <w:sz w:val="24"/>
          </w:rPr>
          <w:t>July</w:t>
        </w:r>
        <w:r w:rsidR="00381560">
          <w:rPr>
            <w:sz w:val="24"/>
          </w:rPr>
          <w:t xml:space="preserve"> </w:t>
        </w:r>
      </w:ins>
      <w:r w:rsidR="0059056E">
        <w:rPr>
          <w:sz w:val="24"/>
        </w:rPr>
        <w:t>201</w:t>
      </w:r>
      <w:r w:rsidR="004A29EA">
        <w:rPr>
          <w:sz w:val="24"/>
        </w:rPr>
        <w:t>7</w:t>
      </w:r>
    </w:p>
    <w:p w14:paraId="6921F8CF" w14:textId="77777777" w:rsidR="009314E5" w:rsidRPr="00D30656" w:rsidRDefault="009314E5" w:rsidP="00D30656">
      <w:pPr>
        <w:pStyle w:val="Subtitlefrontpage"/>
        <w:tabs>
          <w:tab w:val="left" w:pos="3060"/>
        </w:tabs>
        <w:rPr>
          <w:sz w:val="24"/>
        </w:rPr>
      </w:pPr>
    </w:p>
    <w:p w14:paraId="57531648" w14:textId="77777777" w:rsidR="0053478F" w:rsidRDefault="0053478F" w:rsidP="0053478F">
      <w:pPr>
        <w:pStyle w:val="Subtitlefrontpage"/>
        <w:rPr>
          <w:spacing w:val="30"/>
        </w:rPr>
      </w:pPr>
      <w:r>
        <w:rPr>
          <w:spacing w:val="30"/>
        </w:rPr>
        <w:t>••••••••••••••••••••••••••••••••</w:t>
      </w:r>
      <w:r w:rsidR="00DD25E5">
        <w:rPr>
          <w:spacing w:val="30"/>
        </w:rPr>
        <w:t>••••••••••••••••••••••••</w:t>
      </w:r>
      <w:r>
        <w:rPr>
          <w:spacing w:val="30"/>
        </w:rPr>
        <w:t>•••••••</w:t>
      </w:r>
    </w:p>
    <w:p w14:paraId="298AB661" w14:textId="77777777" w:rsidR="0053478F" w:rsidRDefault="0053478F" w:rsidP="0053478F">
      <w:pPr>
        <w:pStyle w:val="Textkrper"/>
      </w:pPr>
    </w:p>
    <w:p w14:paraId="49836222" w14:textId="77777777" w:rsidR="0053478F" w:rsidRPr="00E04F7A" w:rsidRDefault="0053478F" w:rsidP="00E04F7A">
      <w:pPr>
        <w:pStyle w:val="Textkrper"/>
      </w:pPr>
    </w:p>
    <w:p w14:paraId="50588359" w14:textId="77777777" w:rsidR="0053478F" w:rsidRPr="00BB5649" w:rsidRDefault="0053478F" w:rsidP="00BB5649">
      <w:pPr>
        <w:pStyle w:val="Guidelinetext"/>
      </w:pPr>
    </w:p>
    <w:p w14:paraId="6EB3D4BB" w14:textId="77777777" w:rsidR="0053478F" w:rsidRPr="00BB5649" w:rsidRDefault="00BB2079" w:rsidP="0059056E">
      <w:pPr>
        <w:pStyle w:val="Guidelinetext"/>
        <w:jc w:val="center"/>
      </w:pPr>
      <w:r>
        <w:rPr>
          <w:noProof/>
          <w:lang w:val="de-DE"/>
        </w:rPr>
        <w:drawing>
          <wp:inline distT="0" distB="0" distL="0" distR="0" wp14:anchorId="119A6A0E" wp14:editId="6BE35501">
            <wp:extent cx="2345635" cy="2728995"/>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delisar-B_logoCadre"/>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355394" cy="2740349"/>
                    </a:xfrm>
                    <a:prstGeom prst="rect">
                      <a:avLst/>
                    </a:prstGeom>
                    <a:noFill/>
                    <a:ln>
                      <a:noFill/>
                    </a:ln>
                  </pic:spPr>
                </pic:pic>
              </a:graphicData>
            </a:graphic>
          </wp:inline>
        </w:drawing>
      </w:r>
    </w:p>
    <w:p w14:paraId="03F4FD41" w14:textId="77777777" w:rsidR="0053478F" w:rsidRPr="00BB5649" w:rsidRDefault="0053478F" w:rsidP="00BB5649">
      <w:pPr>
        <w:pStyle w:val="Guidelinetext"/>
      </w:pPr>
    </w:p>
    <w:p w14:paraId="68A448B4" w14:textId="77777777" w:rsidR="00882F43" w:rsidRPr="006F0EE0" w:rsidRDefault="0053478F" w:rsidP="00882F43">
      <w:pPr>
        <w:rPr>
          <w:b/>
          <w:bCs/>
          <w:sz w:val="22"/>
          <w:szCs w:val="22"/>
        </w:rPr>
      </w:pPr>
      <w:r>
        <w:br w:type="page"/>
      </w:r>
      <w:bookmarkStart w:id="2" w:name="_Toc215371355"/>
      <w:bookmarkStart w:id="3" w:name="_Toc217788014"/>
      <w:r w:rsidR="00882F43" w:rsidRPr="006F0EE0">
        <w:rPr>
          <w:b/>
          <w:bCs/>
          <w:sz w:val="22"/>
          <w:szCs w:val="22"/>
        </w:rPr>
        <w:lastRenderedPageBreak/>
        <w:t>History</w:t>
      </w:r>
      <w:bookmarkEnd w:id="2"/>
      <w:bookmarkEnd w:id="3"/>
    </w:p>
    <w:p w14:paraId="01861409" w14:textId="77777777" w:rsidR="00882F43" w:rsidRPr="00882F43" w:rsidRDefault="00882F43" w:rsidP="00882F43">
      <w:pPr>
        <w:pStyle w:val="Textkrpe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1710"/>
        <w:gridCol w:w="6480"/>
      </w:tblGrid>
      <w:tr w:rsidR="00882F43" w:rsidRPr="00894932" w14:paraId="675ADA26" w14:textId="77777777" w:rsidTr="00882F43">
        <w:tc>
          <w:tcPr>
            <w:tcW w:w="1350" w:type="dxa"/>
            <w:shd w:val="pct12" w:color="000000" w:fill="FFFFFF"/>
          </w:tcPr>
          <w:p w14:paraId="0FBB4D4D" w14:textId="77777777" w:rsidR="00882F43" w:rsidRPr="00894932" w:rsidRDefault="00882F43" w:rsidP="00882F43">
            <w:pPr>
              <w:pStyle w:val="tablecontentsheading"/>
              <w:jc w:val="center"/>
              <w:rPr>
                <w:sz w:val="16"/>
                <w:szCs w:val="16"/>
              </w:rPr>
            </w:pPr>
            <w:r>
              <w:rPr>
                <w:sz w:val="16"/>
                <w:szCs w:val="16"/>
              </w:rPr>
              <w:t>Version</w:t>
            </w:r>
          </w:p>
        </w:tc>
        <w:tc>
          <w:tcPr>
            <w:tcW w:w="1710" w:type="dxa"/>
            <w:shd w:val="pct12" w:color="000000" w:fill="FFFFFF"/>
          </w:tcPr>
          <w:p w14:paraId="1F914703" w14:textId="77777777" w:rsidR="00882F43" w:rsidRPr="00894932" w:rsidRDefault="00882F43" w:rsidP="00882F43">
            <w:pPr>
              <w:pStyle w:val="tablecontentsheading"/>
              <w:jc w:val="center"/>
              <w:rPr>
                <w:sz w:val="16"/>
                <w:szCs w:val="16"/>
              </w:rPr>
            </w:pPr>
            <w:r w:rsidRPr="00894932">
              <w:rPr>
                <w:sz w:val="16"/>
                <w:szCs w:val="16"/>
              </w:rPr>
              <w:t>Date</w:t>
            </w:r>
          </w:p>
        </w:tc>
        <w:tc>
          <w:tcPr>
            <w:tcW w:w="6480" w:type="dxa"/>
            <w:shd w:val="pct12" w:color="000000" w:fill="FFFFFF"/>
          </w:tcPr>
          <w:p w14:paraId="235DFA5F" w14:textId="77777777" w:rsidR="00882F43" w:rsidRPr="00894932" w:rsidRDefault="00882F43" w:rsidP="00882F43">
            <w:pPr>
              <w:pStyle w:val="tablecontentsheading"/>
              <w:jc w:val="center"/>
              <w:rPr>
                <w:sz w:val="16"/>
                <w:szCs w:val="16"/>
              </w:rPr>
            </w:pPr>
            <w:r w:rsidRPr="00894932">
              <w:rPr>
                <w:sz w:val="16"/>
                <w:szCs w:val="16"/>
              </w:rPr>
              <w:t>Remarks</w:t>
            </w:r>
          </w:p>
        </w:tc>
      </w:tr>
      <w:tr w:rsidR="00882F43" w:rsidRPr="0073284B" w14:paraId="0C5BFEB3" w14:textId="77777777" w:rsidTr="00882F43">
        <w:tc>
          <w:tcPr>
            <w:tcW w:w="1350" w:type="dxa"/>
          </w:tcPr>
          <w:p w14:paraId="236FDEE0" w14:textId="77777777" w:rsidR="00882F43" w:rsidRPr="0073284B" w:rsidRDefault="00471821" w:rsidP="00882F43">
            <w:pPr>
              <w:pStyle w:val="tablecontents"/>
            </w:pPr>
            <w:r>
              <w:t>1.0</w:t>
            </w:r>
          </w:p>
        </w:tc>
        <w:tc>
          <w:tcPr>
            <w:tcW w:w="1710" w:type="dxa"/>
          </w:tcPr>
          <w:p w14:paraId="15C60B4C" w14:textId="77777777" w:rsidR="00882F43" w:rsidRPr="0073284B" w:rsidRDefault="00A51600" w:rsidP="00882F43">
            <w:pPr>
              <w:pStyle w:val="tablecontents"/>
            </w:pPr>
            <w:r>
              <w:t>2010-01</w:t>
            </w:r>
            <w:r w:rsidR="00471821">
              <w:t>-</w:t>
            </w:r>
            <w:r w:rsidR="006738B9">
              <w:t>2</w:t>
            </w:r>
            <w:r w:rsidR="00655CA0">
              <w:t>6</w:t>
            </w:r>
          </w:p>
        </w:tc>
        <w:tc>
          <w:tcPr>
            <w:tcW w:w="6480" w:type="dxa"/>
          </w:tcPr>
          <w:p w14:paraId="69AC26DE" w14:textId="77777777" w:rsidR="00882F43" w:rsidRPr="0073284B" w:rsidRDefault="00471821" w:rsidP="00882F43">
            <w:pPr>
              <w:pStyle w:val="tablecontents"/>
            </w:pPr>
            <w:r>
              <w:t>First version</w:t>
            </w:r>
          </w:p>
        </w:tc>
      </w:tr>
      <w:tr w:rsidR="00FB2C0E" w:rsidRPr="0073284B" w14:paraId="04531A7E" w14:textId="77777777" w:rsidTr="00882F43">
        <w:tc>
          <w:tcPr>
            <w:tcW w:w="1350" w:type="dxa"/>
          </w:tcPr>
          <w:p w14:paraId="4046C9A8" w14:textId="77777777" w:rsidR="00FB2C0E" w:rsidRPr="0073284B" w:rsidRDefault="00FB2C0E" w:rsidP="00FB2C0E">
            <w:pPr>
              <w:pStyle w:val="tablecontents"/>
            </w:pPr>
            <w:ins w:id="4" w:author="andreas" w:date="2016-05-06T13:39:00Z">
              <w:r>
                <w:rPr>
                  <w:lang w:val="en-US"/>
                </w:rPr>
                <w:t>1.0.1</w:t>
              </w:r>
            </w:ins>
          </w:p>
        </w:tc>
        <w:tc>
          <w:tcPr>
            <w:tcW w:w="1710" w:type="dxa"/>
          </w:tcPr>
          <w:p w14:paraId="76B30772" w14:textId="77777777" w:rsidR="00FB2C0E" w:rsidRPr="0073284B" w:rsidRDefault="00FB2C0E" w:rsidP="00FB2C0E">
            <w:pPr>
              <w:pStyle w:val="tablecontents"/>
            </w:pPr>
            <w:ins w:id="5" w:author="andreas" w:date="2016-05-06T13:39:00Z">
              <w:r>
                <w:rPr>
                  <w:lang w:val="en-US"/>
                </w:rPr>
                <w:t>2016-05-05</w:t>
              </w:r>
            </w:ins>
          </w:p>
        </w:tc>
        <w:tc>
          <w:tcPr>
            <w:tcW w:w="6480" w:type="dxa"/>
          </w:tcPr>
          <w:p w14:paraId="4D31A350" w14:textId="77777777" w:rsidR="00FB2C0E" w:rsidRPr="004A29EA" w:rsidRDefault="00FB2C0E" w:rsidP="00FB2C0E">
            <w:pPr>
              <w:pStyle w:val="tablecontents"/>
              <w:rPr>
                <w:lang w:val="en-US"/>
                <w:rPrChange w:id="6" w:author="andreas" w:date="2017-01-26T14:07:00Z">
                  <w:rPr/>
                </w:rPrChange>
              </w:rPr>
            </w:pPr>
            <w:ins w:id="7" w:author="andreas" w:date="2016-05-06T13:39:00Z">
              <w:r>
                <w:rPr>
                  <w:lang w:val="en-US"/>
                </w:rPr>
                <w:t>AJ</w:t>
              </w:r>
            </w:ins>
            <w:ins w:id="8" w:author="andreas" w:date="2017-01-26T14:07:00Z">
              <w:r w:rsidR="004A29EA">
                <w:rPr>
                  <w:lang w:val="en-US"/>
                </w:rPr>
                <w:t>unghanns</w:t>
              </w:r>
            </w:ins>
            <w:ins w:id="9" w:author="andreas" w:date="2016-05-06T13:39:00Z">
              <w:r>
                <w:rPr>
                  <w:lang w:val="en-US"/>
                </w:rPr>
                <w:t>: worked changes from ticket #370 into document, first attempt</w:t>
              </w:r>
            </w:ins>
            <w:ins w:id="10" w:author="andreas" w:date="2017-01-26T14:07:00Z">
              <w:r w:rsidR="004A29EA">
                <w:rPr>
                  <w:lang w:val="en-US"/>
                </w:rPr>
                <w:br/>
                <w:t>Second run AJunghanns and AViel</w:t>
              </w:r>
            </w:ins>
          </w:p>
        </w:tc>
      </w:tr>
      <w:tr w:rsidR="00FB2C0E" w:rsidRPr="0073284B" w14:paraId="44A80648" w14:textId="77777777" w:rsidTr="00882F43">
        <w:tc>
          <w:tcPr>
            <w:tcW w:w="1350" w:type="dxa"/>
          </w:tcPr>
          <w:p w14:paraId="032C12DE" w14:textId="32030313" w:rsidR="00FB2C0E" w:rsidRPr="0073284B" w:rsidRDefault="00381560" w:rsidP="00FB2C0E">
            <w:pPr>
              <w:pStyle w:val="tablecontents"/>
            </w:pPr>
            <w:ins w:id="11" w:author="andreas" w:date="2017-07-12T11:56:00Z">
              <w:r>
                <w:t>1.0.</w:t>
              </w:r>
            </w:ins>
            <w:ins w:id="12" w:author="andreas" w:date="2017-07-12T11:57:00Z">
              <w:r>
                <w:t>1</w:t>
              </w:r>
            </w:ins>
          </w:p>
        </w:tc>
        <w:tc>
          <w:tcPr>
            <w:tcW w:w="1710" w:type="dxa"/>
          </w:tcPr>
          <w:p w14:paraId="4CDC7FE0" w14:textId="4A51C198" w:rsidR="00FB2C0E" w:rsidRPr="0073284B" w:rsidRDefault="00381560" w:rsidP="00FB2C0E">
            <w:pPr>
              <w:pStyle w:val="tablecontents"/>
            </w:pPr>
            <w:ins w:id="13" w:author="andreas" w:date="2017-07-12T11:57:00Z">
              <w:r>
                <w:t>2017-07-10</w:t>
              </w:r>
            </w:ins>
          </w:p>
        </w:tc>
        <w:tc>
          <w:tcPr>
            <w:tcW w:w="6480" w:type="dxa"/>
          </w:tcPr>
          <w:p w14:paraId="42229B2E" w14:textId="3D7CC51A" w:rsidR="00FB2C0E" w:rsidRPr="0073284B" w:rsidRDefault="00381560" w:rsidP="00FB2C0E">
            <w:pPr>
              <w:pStyle w:val="tablecontents"/>
            </w:pPr>
            <w:ins w:id="14" w:author="andreas" w:date="2017-07-12T11:57:00Z">
              <w:r>
                <w:t>FMI Steering Committee releases</w:t>
              </w:r>
            </w:ins>
            <w:bookmarkStart w:id="15" w:name="_GoBack"/>
            <w:bookmarkEnd w:id="15"/>
          </w:p>
        </w:tc>
      </w:tr>
      <w:tr w:rsidR="00FB2C0E" w:rsidRPr="0073284B" w14:paraId="78297F04" w14:textId="77777777" w:rsidTr="00882F43">
        <w:tc>
          <w:tcPr>
            <w:tcW w:w="1350" w:type="dxa"/>
          </w:tcPr>
          <w:p w14:paraId="7D05D870" w14:textId="77777777" w:rsidR="00FB2C0E" w:rsidRPr="0073284B" w:rsidRDefault="00FB2C0E" w:rsidP="00FB2C0E">
            <w:pPr>
              <w:pStyle w:val="tablecontents"/>
            </w:pPr>
          </w:p>
        </w:tc>
        <w:tc>
          <w:tcPr>
            <w:tcW w:w="1710" w:type="dxa"/>
          </w:tcPr>
          <w:p w14:paraId="644D2A2F" w14:textId="77777777" w:rsidR="00FB2C0E" w:rsidRPr="0073284B" w:rsidRDefault="00FB2C0E" w:rsidP="00FB2C0E">
            <w:pPr>
              <w:pStyle w:val="tablecontents"/>
            </w:pPr>
          </w:p>
        </w:tc>
        <w:tc>
          <w:tcPr>
            <w:tcW w:w="6480" w:type="dxa"/>
          </w:tcPr>
          <w:p w14:paraId="7F5843AF" w14:textId="77777777" w:rsidR="00FB2C0E" w:rsidRPr="0073284B" w:rsidRDefault="00FB2C0E" w:rsidP="00FB2C0E">
            <w:pPr>
              <w:pStyle w:val="tablecontents"/>
            </w:pPr>
          </w:p>
        </w:tc>
      </w:tr>
      <w:tr w:rsidR="00FB2C0E" w:rsidRPr="0073284B" w14:paraId="69DE19E0" w14:textId="77777777" w:rsidTr="00882F43">
        <w:tc>
          <w:tcPr>
            <w:tcW w:w="1350" w:type="dxa"/>
          </w:tcPr>
          <w:p w14:paraId="6AFAB2C3" w14:textId="77777777" w:rsidR="00FB2C0E" w:rsidRPr="0073284B" w:rsidRDefault="00FB2C0E" w:rsidP="00FB2C0E">
            <w:pPr>
              <w:pStyle w:val="tablecontents"/>
            </w:pPr>
          </w:p>
        </w:tc>
        <w:tc>
          <w:tcPr>
            <w:tcW w:w="1710" w:type="dxa"/>
          </w:tcPr>
          <w:p w14:paraId="2EA8DBDA" w14:textId="77777777" w:rsidR="00FB2C0E" w:rsidRPr="0073284B" w:rsidRDefault="00FB2C0E" w:rsidP="00FB2C0E">
            <w:pPr>
              <w:pStyle w:val="tablecontents"/>
            </w:pPr>
          </w:p>
        </w:tc>
        <w:tc>
          <w:tcPr>
            <w:tcW w:w="6480" w:type="dxa"/>
          </w:tcPr>
          <w:p w14:paraId="1F06FB29" w14:textId="77777777" w:rsidR="00FB2C0E" w:rsidRPr="0073284B" w:rsidRDefault="00FB2C0E" w:rsidP="00FB2C0E">
            <w:pPr>
              <w:pStyle w:val="tablecontents"/>
            </w:pPr>
          </w:p>
        </w:tc>
      </w:tr>
      <w:tr w:rsidR="00FB2C0E" w:rsidRPr="0073284B" w14:paraId="4C1F5866" w14:textId="77777777" w:rsidTr="00882F43">
        <w:tc>
          <w:tcPr>
            <w:tcW w:w="1350" w:type="dxa"/>
          </w:tcPr>
          <w:p w14:paraId="0893993E" w14:textId="77777777" w:rsidR="00FB2C0E" w:rsidRPr="0073284B" w:rsidRDefault="00FB2C0E" w:rsidP="00FB2C0E">
            <w:pPr>
              <w:pStyle w:val="tablecontents"/>
            </w:pPr>
          </w:p>
        </w:tc>
        <w:tc>
          <w:tcPr>
            <w:tcW w:w="1710" w:type="dxa"/>
          </w:tcPr>
          <w:p w14:paraId="216AA476" w14:textId="77777777" w:rsidR="00FB2C0E" w:rsidRPr="0073284B" w:rsidRDefault="00FB2C0E" w:rsidP="00FB2C0E">
            <w:pPr>
              <w:pStyle w:val="tablecontents"/>
            </w:pPr>
          </w:p>
        </w:tc>
        <w:tc>
          <w:tcPr>
            <w:tcW w:w="6480" w:type="dxa"/>
          </w:tcPr>
          <w:p w14:paraId="1333FA8B" w14:textId="77777777" w:rsidR="00FB2C0E" w:rsidRPr="0073284B" w:rsidRDefault="00FB2C0E" w:rsidP="00FB2C0E">
            <w:pPr>
              <w:pStyle w:val="tablecontents"/>
            </w:pPr>
          </w:p>
        </w:tc>
      </w:tr>
    </w:tbl>
    <w:p w14:paraId="698F19D8" w14:textId="77777777" w:rsidR="00471821" w:rsidRDefault="00471821" w:rsidP="00E04F7A"/>
    <w:p w14:paraId="31DF56AD" w14:textId="77777777" w:rsidR="00471821" w:rsidRDefault="00471821" w:rsidP="00471821">
      <w:pPr>
        <w:pStyle w:val="Textkrper"/>
      </w:pPr>
    </w:p>
    <w:p w14:paraId="600CF134" w14:textId="77777777" w:rsidR="006F0EE0" w:rsidRDefault="006F0EE0" w:rsidP="00471821">
      <w:pPr>
        <w:pStyle w:val="Textkrper"/>
      </w:pPr>
    </w:p>
    <w:p w14:paraId="6B8E473B" w14:textId="77777777" w:rsidR="00471821" w:rsidRPr="006F0EE0" w:rsidRDefault="00471821" w:rsidP="00471821">
      <w:pPr>
        <w:pStyle w:val="Textkrper"/>
        <w:rPr>
          <w:b/>
          <w:sz w:val="22"/>
          <w:szCs w:val="22"/>
        </w:rPr>
      </w:pPr>
      <w:r w:rsidRPr="006F0EE0">
        <w:rPr>
          <w:b/>
          <w:sz w:val="22"/>
          <w:szCs w:val="22"/>
        </w:rPr>
        <w:t>License of this document</w:t>
      </w:r>
    </w:p>
    <w:p w14:paraId="4C4F9F7D" w14:textId="77777777" w:rsidR="006F0EE0" w:rsidRDefault="006F0EE0" w:rsidP="006F0EE0">
      <w:pPr>
        <w:pStyle w:val="Textkrper-Zeileneinzug"/>
        <w:ind w:firstLine="0"/>
        <w:jc w:val="left"/>
      </w:pPr>
    </w:p>
    <w:p w14:paraId="25A65E65" w14:textId="4941A32D" w:rsidR="00471821" w:rsidRDefault="00056E9E" w:rsidP="006F0EE0">
      <w:pPr>
        <w:pStyle w:val="Textkrper-Zeileneinzug"/>
        <w:spacing w:after="120"/>
        <w:ind w:firstLine="0"/>
        <w:jc w:val="left"/>
      </w:pPr>
      <w:r w:rsidRPr="009F230D">
        <w:rPr>
          <w:lang w:val="en-US"/>
        </w:rPr>
        <w:t xml:space="preserve">Copyright © </w:t>
      </w:r>
      <w:r>
        <w:rPr>
          <w:lang w:val="en-US"/>
        </w:rPr>
        <w:t>201</w:t>
      </w:r>
      <w:r w:rsidR="003140D3">
        <w:rPr>
          <w:lang w:val="en-US"/>
        </w:rPr>
        <w:t>7</w:t>
      </w:r>
      <w:r w:rsidRPr="009F230D">
        <w:rPr>
          <w:lang w:val="en-US"/>
        </w:rPr>
        <w:t>, MODELI</w:t>
      </w:r>
      <w:r>
        <w:rPr>
          <w:lang w:val="en-US"/>
        </w:rPr>
        <w:t>CA Association Project FMI</w:t>
      </w:r>
      <w:r w:rsidR="00471821">
        <w:t>This document is provided “as is" without any warranty. It is licensed under the CC-BY-SA (Creative Commons Attrib</w:t>
      </w:r>
      <w:r w:rsidR="001A1E16">
        <w:t>ution-Sharealike 3.0 Unported) l</w:t>
      </w:r>
      <w:r w:rsidR="00471821">
        <w:t>icense,</w:t>
      </w:r>
      <w:r w:rsidR="00934574">
        <w:t xml:space="preserve"> i.e., the license used by Wiki</w:t>
      </w:r>
      <w:r w:rsidR="00471821">
        <w:t xml:space="preserve">pedia. Human-readable summary of the license text from </w:t>
      </w:r>
      <w:hyperlink r:id="rId10" w:tgtFrame="_parent" w:history="1">
        <w:r w:rsidR="00471821">
          <w:rPr>
            <w:rStyle w:val="Hyperlink"/>
          </w:rPr>
          <w:t>http://creativecommons.org/licenses/by-sa/3.0/</w:t>
        </w:r>
      </w:hyperlink>
      <w:r w:rsidR="00471821">
        <w:t>:</w:t>
      </w:r>
    </w:p>
    <w:tbl>
      <w:tblPr>
        <w:tblW w:w="0" w:type="auto"/>
        <w:tblInd w:w="58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60"/>
      </w:tblGrid>
      <w:tr w:rsidR="00471821" w14:paraId="377765B8" w14:textId="77777777" w:rsidTr="00471821">
        <w:tc>
          <w:tcPr>
            <w:tcW w:w="8760" w:type="dxa"/>
          </w:tcPr>
          <w:p w14:paraId="7A801650" w14:textId="77777777" w:rsidR="00471821" w:rsidRDefault="00471821" w:rsidP="006F0EE0">
            <w:pPr>
              <w:spacing w:before="60"/>
            </w:pPr>
            <w:r>
              <w:t>You are free:</w:t>
            </w:r>
          </w:p>
          <w:p w14:paraId="1EE50229" w14:textId="77777777" w:rsidR="00471821" w:rsidRDefault="00471821" w:rsidP="006F0EE0">
            <w:pPr>
              <w:pStyle w:val="BulletItemFirst"/>
              <w:tabs>
                <w:tab w:val="clear" w:pos="240"/>
                <w:tab w:val="num" w:pos="524"/>
              </w:tabs>
              <w:autoSpaceDE w:val="0"/>
              <w:autoSpaceDN w:val="0"/>
              <w:adjustRightInd w:val="0"/>
              <w:spacing w:before="60"/>
              <w:ind w:left="524"/>
              <w:jc w:val="both"/>
            </w:pPr>
            <w:r>
              <w:rPr>
                <w:b/>
                <w:bCs/>
              </w:rPr>
              <w:t>to Share</w:t>
            </w:r>
            <w:r>
              <w:t xml:space="preserve"> — to copy, distribute and transmit the work, and</w:t>
            </w:r>
          </w:p>
          <w:p w14:paraId="5290A58D" w14:textId="77777777" w:rsidR="00471821" w:rsidRDefault="00471821" w:rsidP="006F0EE0">
            <w:pPr>
              <w:pStyle w:val="BulletItem"/>
              <w:autoSpaceDE w:val="0"/>
              <w:autoSpaceDN w:val="0"/>
              <w:adjustRightInd w:val="0"/>
              <w:spacing w:before="60"/>
              <w:jc w:val="left"/>
            </w:pPr>
            <w:r>
              <w:rPr>
                <w:b/>
                <w:bCs/>
              </w:rPr>
              <w:t>to Remix</w:t>
            </w:r>
            <w:r>
              <w:t xml:space="preserve"> — to adapt the work</w:t>
            </w:r>
          </w:p>
          <w:p w14:paraId="122BF714" w14:textId="77777777" w:rsidR="00471821" w:rsidRDefault="00471821" w:rsidP="006F0EE0">
            <w:pPr>
              <w:spacing w:before="60"/>
            </w:pPr>
            <w:r>
              <w:t>Under the following conditions:</w:t>
            </w:r>
          </w:p>
          <w:p w14:paraId="3BB28079" w14:textId="77777777" w:rsidR="00471821" w:rsidRPr="00D67661" w:rsidRDefault="00471821" w:rsidP="006F0EE0">
            <w:pPr>
              <w:pStyle w:val="BulletItemFirst"/>
              <w:tabs>
                <w:tab w:val="clear" w:pos="240"/>
                <w:tab w:val="num" w:pos="524"/>
              </w:tabs>
              <w:autoSpaceDE w:val="0"/>
              <w:autoSpaceDN w:val="0"/>
              <w:adjustRightInd w:val="0"/>
              <w:spacing w:before="60"/>
              <w:ind w:left="524"/>
              <w:jc w:val="both"/>
            </w:pPr>
            <w:r>
              <w:rPr>
                <w:b/>
                <w:bCs/>
              </w:rPr>
              <w:t>Attribution</w:t>
            </w:r>
            <w:r>
              <w:t xml:space="preserve"> — You must attribute the work in the manner specified by the author or licensor (but not in any way that suggests that they endorse you or your use of the work.) </w:t>
            </w:r>
          </w:p>
          <w:p w14:paraId="49F7835D" w14:textId="77777777" w:rsidR="00471821" w:rsidRPr="00D67661" w:rsidRDefault="00471821" w:rsidP="006F0EE0">
            <w:pPr>
              <w:pStyle w:val="BulletItem"/>
              <w:autoSpaceDE w:val="0"/>
              <w:autoSpaceDN w:val="0"/>
              <w:adjustRightInd w:val="0"/>
              <w:spacing w:before="60" w:after="60"/>
              <w:jc w:val="left"/>
            </w:pPr>
            <w:r>
              <w:rPr>
                <w:b/>
                <w:bCs/>
              </w:rPr>
              <w:t>Share Alike</w:t>
            </w:r>
            <w:r>
              <w:t xml:space="preserve"> — If you alter, transform, or build upon this work, you may distribute the resulting work only under the same, similar or a compatible license.</w:t>
            </w:r>
          </w:p>
        </w:tc>
      </w:tr>
    </w:tbl>
    <w:p w14:paraId="7A862300" w14:textId="77777777" w:rsidR="00471821" w:rsidRDefault="00471821" w:rsidP="006F0EE0">
      <w:pPr>
        <w:pStyle w:val="Textkrper"/>
      </w:pPr>
      <w:r>
        <w:t>The legal license text and disclaimer is available at:</w:t>
      </w:r>
    </w:p>
    <w:p w14:paraId="06F9AB11" w14:textId="77777777" w:rsidR="00471821" w:rsidRDefault="006F6E22" w:rsidP="006F0EE0">
      <w:pPr>
        <w:pStyle w:val="Textkrper"/>
        <w:jc w:val="center"/>
        <w:rPr>
          <w:color w:val="000000"/>
        </w:rPr>
      </w:pPr>
      <w:hyperlink r:id="rId11" w:tgtFrame="_parent" w:history="1">
        <w:r w:rsidR="00471821">
          <w:rPr>
            <w:rStyle w:val="Hyperlink"/>
          </w:rPr>
          <w:t>http://creativecommons.org/licenses/by-sa/3.0/legalcode</w:t>
        </w:r>
      </w:hyperlink>
    </w:p>
    <w:p w14:paraId="33246C97" w14:textId="77777777" w:rsidR="00471821" w:rsidRPr="00A51600" w:rsidRDefault="00471821" w:rsidP="006F0EE0">
      <w:pPr>
        <w:pStyle w:val="Textkrper"/>
      </w:pPr>
      <w:r w:rsidRPr="00A51600">
        <w:t>Note:</w:t>
      </w:r>
    </w:p>
    <w:p w14:paraId="1766A64A" w14:textId="77777777" w:rsidR="00471821" w:rsidRDefault="00655CA0" w:rsidP="00655CA0">
      <w:pPr>
        <w:pStyle w:val="BulletItemFirst"/>
        <w:tabs>
          <w:tab w:val="clear" w:pos="240"/>
          <w:tab w:val="num" w:pos="524"/>
        </w:tabs>
        <w:ind w:left="524"/>
      </w:pPr>
      <w:r w:rsidRPr="00A51600">
        <w:t xml:space="preserve">Article (3a) of this license requires that </w:t>
      </w:r>
      <w:r>
        <w:t>modifications of this work</w:t>
      </w:r>
      <w:r w:rsidRPr="00A51600">
        <w:t xml:space="preserve"> must clearly label, demarcate or otherwise identify that changes were made.</w:t>
      </w:r>
    </w:p>
    <w:p w14:paraId="580618A8" w14:textId="77777777" w:rsidR="00655CA0" w:rsidRDefault="00655CA0" w:rsidP="00655CA0">
      <w:pPr>
        <w:pStyle w:val="BulletItemFirst"/>
        <w:tabs>
          <w:tab w:val="clear" w:pos="240"/>
          <w:tab w:val="num" w:pos="524"/>
        </w:tabs>
        <w:ind w:left="524"/>
      </w:pPr>
      <w:r>
        <w:t>The C-header and XML-schema files that accompany this document are available under the BSD license (</w:t>
      </w:r>
      <w:hyperlink r:id="rId12" w:history="1">
        <w:r w:rsidRPr="00655CA0">
          <w:rPr>
            <w:rStyle w:val="Hyperlink"/>
          </w:rPr>
          <w:t>http://www.opensource.org/licenses/bsd-license.html</w:t>
        </w:r>
      </w:hyperlink>
      <w:r>
        <w:t>) with the extension that modifications must be also provided under the BSD license.</w:t>
      </w:r>
    </w:p>
    <w:p w14:paraId="7CECD293" w14:textId="77777777" w:rsidR="00471821" w:rsidRDefault="00655CA0" w:rsidP="00655CA0">
      <w:pPr>
        <w:pStyle w:val="BulletItemFirst"/>
        <w:tabs>
          <w:tab w:val="clear" w:pos="240"/>
          <w:tab w:val="num" w:pos="524"/>
        </w:tabs>
        <w:ind w:left="524"/>
        <w:rPr>
          <w:ins w:id="16" w:author="andreas" w:date="2016-05-06T14:37:00Z"/>
        </w:rPr>
      </w:pPr>
      <w:r w:rsidRPr="00655CA0">
        <w:t>If you have improvement suggestions, please send them t</w:t>
      </w:r>
      <w:r>
        <w:t xml:space="preserve">o the FMI development group at </w:t>
      </w:r>
      <w:hyperlink r:id="rId13" w:history="1">
        <w:r w:rsidR="00BE0E6E" w:rsidRPr="00BE0E6E">
          <w:rPr>
            <w:rStyle w:val="Hyperlink"/>
          </w:rPr>
          <w:t>contact@</w:t>
        </w:r>
        <w:r w:rsidR="00BE0E6E" w:rsidRPr="00C52E18">
          <w:rPr>
            <w:rStyle w:val="Hyperlink"/>
          </w:rPr>
          <w:t>fmi-standard.org</w:t>
        </w:r>
      </w:hyperlink>
      <w:r w:rsidRPr="00655CA0">
        <w:t>.</w:t>
      </w:r>
    </w:p>
    <w:p w14:paraId="245740AC" w14:textId="77777777" w:rsidR="00860134" w:rsidRPr="00D70472" w:rsidRDefault="00860134" w:rsidP="00655CA0">
      <w:pPr>
        <w:pStyle w:val="BulletItemFirst"/>
        <w:tabs>
          <w:tab w:val="clear" w:pos="240"/>
          <w:tab w:val="num" w:pos="524"/>
        </w:tabs>
        <w:ind w:left="524"/>
        <w:rPr>
          <w:i/>
        </w:rPr>
      </w:pPr>
      <w:ins w:id="17" w:author="andreas" w:date="2016-05-06T14:37:00Z">
        <w:r w:rsidRPr="00D70472">
          <w:rPr>
            <w:i/>
          </w:rPr>
          <w:t xml:space="preserve">All contributors have signed the </w:t>
        </w:r>
      </w:ins>
      <w:ins w:id="18" w:author="andreas" w:date="2017-01-26T11:38:00Z">
        <w:r w:rsidR="00E3131F" w:rsidRPr="00D70472">
          <w:rPr>
            <w:i/>
          </w:rPr>
          <w:t xml:space="preserve">FMI </w:t>
        </w:r>
      </w:ins>
      <w:ins w:id="19" w:author="andreas" w:date="2016-05-06T14:37:00Z">
        <w:r w:rsidRPr="00D70472">
          <w:rPr>
            <w:i/>
          </w:rPr>
          <w:t xml:space="preserve">Corporate </w:t>
        </w:r>
      </w:ins>
      <w:ins w:id="20" w:author="andreas" w:date="2016-05-06T14:38:00Z">
        <w:r w:rsidRPr="00D70472">
          <w:rPr>
            <w:i/>
          </w:rPr>
          <w:t>Contributor License Agreement (CCLA)</w:t>
        </w:r>
      </w:ins>
      <w:ins w:id="21" w:author="andreas" w:date="2016-05-06T14:39:00Z">
        <w:r w:rsidR="00485B2E" w:rsidRPr="00D70472">
          <w:rPr>
            <w:i/>
          </w:rPr>
          <w:t>.</w:t>
        </w:r>
      </w:ins>
    </w:p>
    <w:p w14:paraId="4258D648" w14:textId="77777777" w:rsidR="006F0EE0" w:rsidRDefault="006F0EE0" w:rsidP="006F0EE0">
      <w:pPr>
        <w:pStyle w:val="Textkrper"/>
        <w:rPr>
          <w:b/>
          <w:szCs w:val="20"/>
        </w:rPr>
      </w:pPr>
      <w:r>
        <w:rPr>
          <w:b/>
          <w:szCs w:val="20"/>
        </w:rPr>
        <w:br w:type="page"/>
      </w:r>
    </w:p>
    <w:p w14:paraId="65217327" w14:textId="77777777" w:rsidR="006F0EE0" w:rsidRPr="006F0EE0" w:rsidRDefault="006F0EE0" w:rsidP="006F0EE0">
      <w:pPr>
        <w:pStyle w:val="Textkrper"/>
        <w:rPr>
          <w:b/>
          <w:sz w:val="22"/>
          <w:szCs w:val="22"/>
        </w:rPr>
      </w:pPr>
      <w:r w:rsidRPr="006F0EE0">
        <w:rPr>
          <w:b/>
          <w:sz w:val="22"/>
          <w:szCs w:val="22"/>
        </w:rPr>
        <w:lastRenderedPageBreak/>
        <w:t>Abstract</w:t>
      </w:r>
    </w:p>
    <w:p w14:paraId="4F4B87B1" w14:textId="77777777" w:rsidR="00934574" w:rsidRDefault="006F0EE0" w:rsidP="006F0EE0">
      <w:pPr>
        <w:pStyle w:val="Textkrper"/>
      </w:pPr>
      <w:r>
        <w:t xml:space="preserve">This document defines the “Functional Mock-up Interface for </w:t>
      </w:r>
      <w:r w:rsidR="00C71768">
        <w:t>Model Exchange</w:t>
      </w:r>
      <w:r>
        <w:t>”. The intention is that a modelling environment can generate C-Code of a dynamic system model that can be utilized by other modelling and simulation environments. Models are described by differential, algebraic and discrete equations with time-, state- and step-events. The models to be treated by this interface can be large for usage in offline or online simulation or can be used in embedded contr</w:t>
      </w:r>
      <w:r w:rsidR="00934574">
        <w:t>ol systems on micro-processors. It is possible to utilize several instances of a model and to connect models hierarchically together. A model is independent of the target simulator because it does not use a simulator specific header file as in other approaches.</w:t>
      </w:r>
    </w:p>
    <w:p w14:paraId="1FA17A0E" w14:textId="77777777" w:rsidR="006F0EE0" w:rsidRDefault="006F0EE0" w:rsidP="006F0EE0">
      <w:pPr>
        <w:pStyle w:val="Textkrper"/>
      </w:pPr>
      <w:r>
        <w:t>A model is distributed in one zip-file that contains several files:</w:t>
      </w:r>
    </w:p>
    <w:p w14:paraId="10D41C04" w14:textId="77777777" w:rsidR="006F0EE0" w:rsidRDefault="006F0EE0" w:rsidP="006F0EE0">
      <w:pPr>
        <w:pStyle w:val="Textkrper-Zeileneinzug"/>
        <w:numPr>
          <w:ilvl w:val="0"/>
          <w:numId w:val="36"/>
        </w:numPr>
        <w:tabs>
          <w:tab w:val="clear" w:pos="630"/>
          <w:tab w:val="num" w:pos="360"/>
        </w:tabs>
        <w:spacing w:before="120"/>
        <w:ind w:left="360" w:hanging="360"/>
      </w:pPr>
      <w:r>
        <w:t>An xml-file contains the definition of all variables in the model and other model information. It is then possible to run the model on a target system without this information, i.e., with no unnecessary overhead.</w:t>
      </w:r>
    </w:p>
    <w:p w14:paraId="34439062" w14:textId="77777777" w:rsidR="006F0EE0" w:rsidRDefault="006F0EE0" w:rsidP="006F0EE0">
      <w:pPr>
        <w:pStyle w:val="Textkrper-Zeileneinzug"/>
        <w:numPr>
          <w:ilvl w:val="0"/>
          <w:numId w:val="36"/>
        </w:numPr>
        <w:tabs>
          <w:tab w:val="clear" w:pos="630"/>
          <w:tab w:val="num" w:pos="360"/>
        </w:tabs>
        <w:spacing w:before="120"/>
        <w:ind w:left="360" w:hanging="360"/>
      </w:pPr>
      <w:r>
        <w:t>All needed model equations are provided with a small set of easy to use C-functions. A new caching technique allows a more efficient evaluation of the model equations as in other approaches. These C-functions can either be provided in source and/or binary form. Binary forms for different platforms can be included in the same model zip-file.</w:t>
      </w:r>
    </w:p>
    <w:p w14:paraId="1F06CBA8" w14:textId="77777777" w:rsidR="00631720" w:rsidRDefault="006F0EE0" w:rsidP="00631720">
      <w:pPr>
        <w:pStyle w:val="Textkrper-Zeileneinzug"/>
        <w:numPr>
          <w:ilvl w:val="0"/>
          <w:numId w:val="36"/>
        </w:numPr>
        <w:tabs>
          <w:tab w:val="clear" w:pos="630"/>
          <w:tab w:val="num" w:pos="360"/>
        </w:tabs>
        <w:spacing w:before="120"/>
        <w:ind w:left="360" w:hanging="360"/>
      </w:pPr>
      <w:r>
        <w:t xml:space="preserve">Further data </w:t>
      </w:r>
      <w:r w:rsidR="00934574">
        <w:t>can be included in the zip-file, especially</w:t>
      </w:r>
      <w:r>
        <w:t xml:space="preserve"> </w:t>
      </w:r>
      <w:r w:rsidR="00934574">
        <w:t xml:space="preserve">a </w:t>
      </w:r>
      <w:r>
        <w:t>model icon</w:t>
      </w:r>
      <w:r w:rsidR="00934574">
        <w:t xml:space="preserve"> (bitmap file)</w:t>
      </w:r>
      <w:r>
        <w:t>, documentation files</w:t>
      </w:r>
      <w:r w:rsidR="00E659BA">
        <w:t xml:space="preserve">, </w:t>
      </w:r>
      <w:r>
        <w:t xml:space="preserve">maps </w:t>
      </w:r>
      <w:r w:rsidR="00934574">
        <w:t xml:space="preserve">and tables </w:t>
      </w:r>
      <w:r>
        <w:t>needed by the model</w:t>
      </w:r>
      <w:r w:rsidR="00E659BA">
        <w:t>, and/or all object libraries or DLLs that are utilized.</w:t>
      </w:r>
    </w:p>
    <w:p w14:paraId="62BFAD84" w14:textId="77777777" w:rsidR="00631720" w:rsidRDefault="00631720" w:rsidP="007F5634">
      <w:pPr>
        <w:pStyle w:val="Textkrper-Zeileneinzug"/>
        <w:spacing w:before="120"/>
        <w:ind w:firstLine="0"/>
      </w:pPr>
    </w:p>
    <w:p w14:paraId="6E7097B6" w14:textId="77777777" w:rsidR="00631720" w:rsidRDefault="00B53965" w:rsidP="00631720">
      <w:pPr>
        <w:pStyle w:val="Textkrper"/>
        <w:rPr>
          <w:ins w:id="22" w:author="andreas" w:date="2017-01-26T14:31:00Z"/>
          <w:b/>
          <w:sz w:val="22"/>
          <w:szCs w:val="22"/>
        </w:rPr>
      </w:pPr>
      <w:ins w:id="23" w:author="andreas" w:date="2017-01-26T14:30:00Z">
        <w:r>
          <w:rPr>
            <w:b/>
            <w:sz w:val="22"/>
            <w:szCs w:val="22"/>
          </w:rPr>
          <w:t>Changes for 1.0.1 compared to 1.0</w:t>
        </w:r>
      </w:ins>
    </w:p>
    <w:p w14:paraId="70791D7F" w14:textId="77777777" w:rsidR="00B53965" w:rsidRPr="0046643E" w:rsidRDefault="00A906B2" w:rsidP="00631720">
      <w:pPr>
        <w:pStyle w:val="Textkrper"/>
      </w:pPr>
      <w:ins w:id="24" w:author="andreas" w:date="2017-01-26T15:05:00Z">
        <w:r>
          <w:t>Most changes reflect how FMI version 2.0 has solved ambiguities present in FMI version 1.0.</w:t>
        </w:r>
      </w:ins>
    </w:p>
    <w:tbl>
      <w:tblPr>
        <w:tblStyle w:val="Tabellenraster"/>
        <w:tblW w:w="0" w:type="auto"/>
        <w:tblLook w:val="04A0" w:firstRow="1" w:lastRow="0" w:firstColumn="1" w:lastColumn="0" w:noHBand="0" w:noVBand="1"/>
      </w:tblPr>
      <w:tblGrid>
        <w:gridCol w:w="7366"/>
        <w:gridCol w:w="2098"/>
      </w:tblGrid>
      <w:tr w:rsidR="00B71EAF" w14:paraId="50F7D7CE" w14:textId="77777777" w:rsidTr="00D70472">
        <w:tc>
          <w:tcPr>
            <w:tcW w:w="7366" w:type="dxa"/>
            <w:shd w:val="clear" w:color="auto" w:fill="E7E6E6" w:themeFill="background2"/>
          </w:tcPr>
          <w:p w14:paraId="716D7F0E" w14:textId="77777777" w:rsidR="00B71EAF" w:rsidRPr="00D70472" w:rsidRDefault="00B71EAF" w:rsidP="00D70472">
            <w:pPr>
              <w:pStyle w:val="Textkrper"/>
              <w:jc w:val="center"/>
              <w:rPr>
                <w:b/>
                <w:sz w:val="16"/>
                <w:szCs w:val="16"/>
              </w:rPr>
            </w:pPr>
            <w:r w:rsidRPr="00D70472">
              <w:rPr>
                <w:b/>
                <w:sz w:val="16"/>
                <w:szCs w:val="16"/>
              </w:rPr>
              <w:t>What changed</w:t>
            </w:r>
          </w:p>
        </w:tc>
        <w:tc>
          <w:tcPr>
            <w:tcW w:w="2098" w:type="dxa"/>
            <w:shd w:val="clear" w:color="auto" w:fill="E7E6E6" w:themeFill="background2"/>
          </w:tcPr>
          <w:p w14:paraId="10B027E9" w14:textId="77777777" w:rsidR="00B71EAF" w:rsidRPr="00D70472" w:rsidRDefault="00B71EAF" w:rsidP="00D70472">
            <w:pPr>
              <w:pStyle w:val="Textkrper"/>
              <w:jc w:val="center"/>
              <w:rPr>
                <w:b/>
                <w:sz w:val="16"/>
                <w:szCs w:val="16"/>
              </w:rPr>
            </w:pPr>
            <w:r w:rsidRPr="00D70472">
              <w:rPr>
                <w:b/>
                <w:sz w:val="16"/>
                <w:szCs w:val="16"/>
              </w:rPr>
              <w:t>Where</w:t>
            </w:r>
          </w:p>
        </w:tc>
      </w:tr>
      <w:tr w:rsidR="00B71EAF" w14:paraId="3F1EC8F3" w14:textId="77777777" w:rsidTr="00D70472">
        <w:tc>
          <w:tcPr>
            <w:tcW w:w="7366" w:type="dxa"/>
          </w:tcPr>
          <w:p w14:paraId="4F1EE296" w14:textId="77777777" w:rsidR="00B71EAF" w:rsidRPr="00D70472" w:rsidRDefault="004A29EA" w:rsidP="00631720">
            <w:pPr>
              <w:pStyle w:val="Textkrper"/>
              <w:rPr>
                <w:sz w:val="16"/>
                <w:szCs w:val="16"/>
              </w:rPr>
            </w:pPr>
            <w:r w:rsidRPr="00D70472">
              <w:rPr>
                <w:sz w:val="16"/>
                <w:szCs w:val="16"/>
              </w:rPr>
              <w:t>Fixed headers, document source, logo, header, footer, etc.</w:t>
            </w:r>
          </w:p>
        </w:tc>
        <w:tc>
          <w:tcPr>
            <w:tcW w:w="2098" w:type="dxa"/>
          </w:tcPr>
          <w:p w14:paraId="6EE76BC8" w14:textId="77777777" w:rsidR="00B71EAF" w:rsidRPr="00D70472" w:rsidRDefault="00B71EAF" w:rsidP="00631720">
            <w:pPr>
              <w:pStyle w:val="Textkrper"/>
              <w:rPr>
                <w:sz w:val="16"/>
                <w:szCs w:val="16"/>
              </w:rPr>
            </w:pPr>
          </w:p>
        </w:tc>
      </w:tr>
      <w:tr w:rsidR="00B71EAF" w14:paraId="546CFA8C" w14:textId="77777777" w:rsidTr="00D70472">
        <w:tc>
          <w:tcPr>
            <w:tcW w:w="7366" w:type="dxa"/>
          </w:tcPr>
          <w:p w14:paraId="1B0FDE55" w14:textId="77777777" w:rsidR="00B71EAF" w:rsidRPr="0046643E" w:rsidRDefault="00B53965" w:rsidP="00631720">
            <w:pPr>
              <w:pStyle w:val="Textkrper"/>
              <w:rPr>
                <w:sz w:val="16"/>
                <w:szCs w:val="16"/>
              </w:rPr>
            </w:pPr>
            <w:r w:rsidRPr="00D70472">
              <w:rPr>
                <w:sz w:val="16"/>
                <w:szCs w:val="16"/>
              </w:rPr>
              <w:t>Improvements to the mathematical description</w:t>
            </w:r>
          </w:p>
        </w:tc>
        <w:tc>
          <w:tcPr>
            <w:tcW w:w="2098" w:type="dxa"/>
          </w:tcPr>
          <w:p w14:paraId="4AD1245E" w14:textId="77777777" w:rsidR="00B71EAF" w:rsidRPr="0046643E" w:rsidRDefault="00B53965" w:rsidP="00631720">
            <w:pPr>
              <w:pStyle w:val="Textkrper"/>
              <w:rPr>
                <w:sz w:val="16"/>
                <w:szCs w:val="16"/>
              </w:rPr>
            </w:pPr>
            <w:r w:rsidRPr="0046643E">
              <w:rPr>
                <w:sz w:val="16"/>
                <w:szCs w:val="16"/>
              </w:rPr>
              <w:t>2.1</w:t>
            </w:r>
          </w:p>
        </w:tc>
      </w:tr>
      <w:tr w:rsidR="00B71EAF" w14:paraId="2D637E12" w14:textId="77777777" w:rsidTr="00D70472">
        <w:tc>
          <w:tcPr>
            <w:tcW w:w="7366" w:type="dxa"/>
          </w:tcPr>
          <w:p w14:paraId="73D4A2E0" w14:textId="77777777" w:rsidR="00B71EAF" w:rsidRPr="0046643E" w:rsidRDefault="00B53965" w:rsidP="00631720">
            <w:pPr>
              <w:pStyle w:val="Textkrper"/>
              <w:rPr>
                <w:sz w:val="16"/>
                <w:szCs w:val="16"/>
              </w:rPr>
            </w:pPr>
            <w:r w:rsidRPr="0046643E">
              <w:rPr>
                <w:sz w:val="16"/>
                <w:szCs w:val="16"/>
              </w:rPr>
              <w:t>Clarified zero length arrays to be allowed</w:t>
            </w:r>
          </w:p>
        </w:tc>
        <w:tc>
          <w:tcPr>
            <w:tcW w:w="2098" w:type="dxa"/>
          </w:tcPr>
          <w:p w14:paraId="3F79594C" w14:textId="77777777" w:rsidR="00B71EAF" w:rsidRPr="0046643E" w:rsidRDefault="00B53965" w:rsidP="00631720">
            <w:pPr>
              <w:pStyle w:val="Textkrper"/>
              <w:rPr>
                <w:sz w:val="16"/>
                <w:szCs w:val="16"/>
              </w:rPr>
            </w:pPr>
            <w:r w:rsidRPr="0046643E">
              <w:rPr>
                <w:sz w:val="16"/>
                <w:szCs w:val="16"/>
              </w:rPr>
              <w:t>2.2</w:t>
            </w:r>
          </w:p>
        </w:tc>
      </w:tr>
      <w:tr w:rsidR="00457292" w14:paraId="039064BB" w14:textId="77777777" w:rsidTr="00D70472">
        <w:tc>
          <w:tcPr>
            <w:tcW w:w="7366" w:type="dxa"/>
            <w:shd w:val="clear" w:color="auto" w:fill="FFFFFF" w:themeFill="background1"/>
          </w:tcPr>
          <w:p w14:paraId="66F88CD9" w14:textId="7642BE9D" w:rsidR="00457292" w:rsidRPr="00D70472" w:rsidRDefault="00457292" w:rsidP="00631720">
            <w:pPr>
              <w:pStyle w:val="Textkrper"/>
              <w:rPr>
                <w:sz w:val="16"/>
                <w:szCs w:val="16"/>
              </w:rPr>
            </w:pPr>
            <w:r>
              <w:rPr>
                <w:sz w:val="16"/>
                <w:lang w:val="en-US"/>
              </w:rPr>
              <w:t>Clarify multiple valueReferences to the same variable</w:t>
            </w:r>
            <w:r>
              <w:rPr>
                <w:sz w:val="16"/>
                <w:lang w:val="en-US"/>
              </w:rPr>
              <w:br/>
              <w:t>and: What happens when setting aliased inputs and aliased parameters</w:t>
            </w:r>
          </w:p>
        </w:tc>
        <w:tc>
          <w:tcPr>
            <w:tcW w:w="2098" w:type="dxa"/>
            <w:shd w:val="clear" w:color="auto" w:fill="FFFFFF" w:themeFill="background1"/>
          </w:tcPr>
          <w:p w14:paraId="68403DD1" w14:textId="5574F954" w:rsidR="00457292" w:rsidRPr="00D70472" w:rsidRDefault="00457292" w:rsidP="00631720">
            <w:pPr>
              <w:pStyle w:val="Textkrper"/>
              <w:rPr>
                <w:sz w:val="16"/>
                <w:szCs w:val="16"/>
              </w:rPr>
            </w:pPr>
            <w:r>
              <w:rPr>
                <w:sz w:val="16"/>
                <w:szCs w:val="16"/>
              </w:rPr>
              <w:t>2.6</w:t>
            </w:r>
          </w:p>
        </w:tc>
      </w:tr>
      <w:tr w:rsidR="00B53965" w14:paraId="1B3CB8B2" w14:textId="77777777" w:rsidTr="00D70472">
        <w:tc>
          <w:tcPr>
            <w:tcW w:w="7366" w:type="dxa"/>
            <w:shd w:val="clear" w:color="auto" w:fill="FFFFFF" w:themeFill="background1"/>
          </w:tcPr>
          <w:p w14:paraId="5CE83AA0" w14:textId="77777777" w:rsidR="00B53965" w:rsidRPr="00D70472" w:rsidRDefault="00387BDC" w:rsidP="00631720">
            <w:pPr>
              <w:pStyle w:val="Textkrper"/>
              <w:rPr>
                <w:sz w:val="16"/>
                <w:szCs w:val="16"/>
              </w:rPr>
            </w:pPr>
            <w:r w:rsidRPr="00D70472">
              <w:rPr>
                <w:sz w:val="16"/>
                <w:szCs w:val="16"/>
              </w:rPr>
              <w:t xml:space="preserve">Clarified that the simulation environment calls </w:t>
            </w:r>
            <w:r w:rsidRPr="00D70472">
              <w:rPr>
                <w:rFonts w:ascii="Courier New" w:hAnsi="Courier New" w:cs="Courier New"/>
                <w:sz w:val="16"/>
                <w:szCs w:val="16"/>
              </w:rPr>
              <w:t>fmiEventUpdate()</w:t>
            </w:r>
          </w:p>
        </w:tc>
        <w:tc>
          <w:tcPr>
            <w:tcW w:w="2098" w:type="dxa"/>
            <w:shd w:val="clear" w:color="auto" w:fill="FFFFFF" w:themeFill="background1"/>
          </w:tcPr>
          <w:p w14:paraId="541DEDE8" w14:textId="77777777" w:rsidR="00B53965" w:rsidRPr="00D70472" w:rsidRDefault="00EB2428" w:rsidP="00631720">
            <w:pPr>
              <w:pStyle w:val="Textkrper"/>
              <w:rPr>
                <w:sz w:val="16"/>
                <w:szCs w:val="16"/>
              </w:rPr>
            </w:pPr>
            <w:r w:rsidRPr="00D70472">
              <w:rPr>
                <w:sz w:val="16"/>
                <w:szCs w:val="16"/>
              </w:rPr>
              <w:t>2.7</w:t>
            </w:r>
          </w:p>
        </w:tc>
      </w:tr>
      <w:tr w:rsidR="00B53965" w14:paraId="753C9B76" w14:textId="77777777" w:rsidTr="00D70472">
        <w:tc>
          <w:tcPr>
            <w:tcW w:w="7366" w:type="dxa"/>
            <w:shd w:val="clear" w:color="auto" w:fill="FFFFFF" w:themeFill="background1"/>
          </w:tcPr>
          <w:p w14:paraId="03864F39" w14:textId="77777777" w:rsidR="00B53965" w:rsidRPr="00D70472" w:rsidRDefault="009D4614" w:rsidP="00631720">
            <w:pPr>
              <w:pStyle w:val="Textkrper"/>
              <w:rPr>
                <w:sz w:val="16"/>
                <w:szCs w:val="16"/>
              </w:rPr>
            </w:pPr>
            <w:r w:rsidRPr="00D70472">
              <w:rPr>
                <w:sz w:val="16"/>
                <w:szCs w:val="16"/>
              </w:rPr>
              <w:t xml:space="preserve">Clarified return values for </w:t>
            </w:r>
            <w:r w:rsidRPr="00D70472">
              <w:rPr>
                <w:rStyle w:val="CODE"/>
                <w:sz w:val="16"/>
                <w:szCs w:val="16"/>
              </w:rPr>
              <w:t>fmiGetStateValueReferences()</w:t>
            </w:r>
            <w:r w:rsidRPr="00D70472">
              <w:rPr>
                <w:rStyle w:val="CODE"/>
                <w:rFonts w:ascii="Arial" w:hAnsi="Arial" w:cs="Arial"/>
                <w:sz w:val="16"/>
                <w:szCs w:val="16"/>
              </w:rPr>
              <w:t xml:space="preserve"> to be valid references from the </w:t>
            </w:r>
            <w:r w:rsidRPr="00D70472">
              <w:rPr>
                <w:rStyle w:val="CODE"/>
                <w:sz w:val="16"/>
                <w:szCs w:val="16"/>
              </w:rPr>
              <w:t>modelDescription.xml</w:t>
            </w:r>
          </w:p>
        </w:tc>
        <w:tc>
          <w:tcPr>
            <w:tcW w:w="2098" w:type="dxa"/>
            <w:shd w:val="clear" w:color="auto" w:fill="FFFFFF" w:themeFill="background1"/>
          </w:tcPr>
          <w:p w14:paraId="5299E6EB" w14:textId="77777777" w:rsidR="00B53965" w:rsidRPr="00D70472" w:rsidRDefault="009D4614" w:rsidP="00631720">
            <w:pPr>
              <w:pStyle w:val="Textkrper"/>
              <w:rPr>
                <w:sz w:val="16"/>
                <w:szCs w:val="16"/>
              </w:rPr>
            </w:pPr>
            <w:r w:rsidRPr="00D70472">
              <w:rPr>
                <w:sz w:val="16"/>
                <w:szCs w:val="16"/>
              </w:rPr>
              <w:t>2.7</w:t>
            </w:r>
          </w:p>
        </w:tc>
      </w:tr>
      <w:tr w:rsidR="00B53965" w14:paraId="1958DD85" w14:textId="77777777" w:rsidTr="00D70472">
        <w:tc>
          <w:tcPr>
            <w:tcW w:w="7366" w:type="dxa"/>
            <w:shd w:val="clear" w:color="auto" w:fill="FFFFFF" w:themeFill="background1"/>
          </w:tcPr>
          <w:p w14:paraId="3124F2C2" w14:textId="77777777" w:rsidR="00B53965" w:rsidRPr="00D70472" w:rsidRDefault="004E7777" w:rsidP="00631720">
            <w:pPr>
              <w:pStyle w:val="Textkrper"/>
              <w:rPr>
                <w:sz w:val="16"/>
                <w:szCs w:val="16"/>
              </w:rPr>
            </w:pPr>
            <w:r w:rsidRPr="00D70472">
              <w:rPr>
                <w:sz w:val="16"/>
                <w:szCs w:val="16"/>
              </w:rPr>
              <w:t xml:space="preserve">Fixed </w:t>
            </w:r>
            <w:r w:rsidRPr="00D70472">
              <w:rPr>
                <w:rFonts w:ascii="Courier New" w:hAnsi="Courier New" w:cs="Courier New"/>
                <w:sz w:val="16"/>
                <w:szCs w:val="16"/>
              </w:rPr>
              <w:t>displayUnit</w:t>
            </w:r>
            <w:r w:rsidRPr="00D70472">
              <w:rPr>
                <w:sz w:val="16"/>
                <w:szCs w:val="16"/>
              </w:rPr>
              <w:t xml:space="preserve"> formula</w:t>
            </w:r>
          </w:p>
        </w:tc>
        <w:tc>
          <w:tcPr>
            <w:tcW w:w="2098" w:type="dxa"/>
            <w:shd w:val="clear" w:color="auto" w:fill="FFFFFF" w:themeFill="background1"/>
          </w:tcPr>
          <w:p w14:paraId="7181BDBD" w14:textId="77777777" w:rsidR="00B53965" w:rsidRPr="00D70472" w:rsidRDefault="004E7777" w:rsidP="00631720">
            <w:pPr>
              <w:pStyle w:val="Textkrper"/>
              <w:rPr>
                <w:sz w:val="16"/>
                <w:szCs w:val="16"/>
              </w:rPr>
            </w:pPr>
            <w:r w:rsidRPr="00D70472">
              <w:rPr>
                <w:sz w:val="16"/>
                <w:szCs w:val="16"/>
              </w:rPr>
              <w:t>3.1</w:t>
            </w:r>
          </w:p>
        </w:tc>
      </w:tr>
      <w:tr w:rsidR="00B53965" w14:paraId="71A7C093" w14:textId="77777777" w:rsidTr="00D70472">
        <w:tc>
          <w:tcPr>
            <w:tcW w:w="7366" w:type="dxa"/>
            <w:shd w:val="clear" w:color="auto" w:fill="FFFFFF" w:themeFill="background1"/>
          </w:tcPr>
          <w:p w14:paraId="0136F37D" w14:textId="32053672" w:rsidR="00B53965" w:rsidRPr="0046643E" w:rsidRDefault="00B2775F" w:rsidP="00551EB7">
            <w:pPr>
              <w:pStyle w:val="Textkrper"/>
              <w:rPr>
                <w:sz w:val="16"/>
                <w:szCs w:val="16"/>
              </w:rPr>
            </w:pPr>
            <w:r>
              <w:rPr>
                <w:sz w:val="16"/>
                <w:szCs w:val="16"/>
              </w:rPr>
              <w:t xml:space="preserve">Specified </w:t>
            </w:r>
            <w:r w:rsidRPr="00D70472">
              <w:rPr>
                <w:rFonts w:ascii="Courier New" w:hAnsi="Courier New" w:cs="Courier New"/>
                <w:sz w:val="16"/>
                <w:szCs w:val="16"/>
              </w:rPr>
              <w:t>start</w:t>
            </w:r>
            <w:r>
              <w:rPr>
                <w:sz w:val="16"/>
                <w:szCs w:val="16"/>
              </w:rPr>
              <w:t xml:space="preserve"> attribute </w:t>
            </w:r>
            <w:r w:rsidR="00551EB7">
              <w:rPr>
                <w:sz w:val="16"/>
                <w:szCs w:val="16"/>
              </w:rPr>
              <w:t xml:space="preserve">must be equivalent for all variables of an </w:t>
            </w:r>
            <w:r w:rsidRPr="00D70472">
              <w:rPr>
                <w:rFonts w:ascii="Courier New" w:hAnsi="Courier New" w:cs="Courier New"/>
                <w:sz w:val="16"/>
                <w:szCs w:val="16"/>
              </w:rPr>
              <w:t>alias</w:t>
            </w:r>
            <w:r>
              <w:rPr>
                <w:sz w:val="16"/>
                <w:szCs w:val="16"/>
              </w:rPr>
              <w:t xml:space="preserve"> group</w:t>
            </w:r>
          </w:p>
        </w:tc>
        <w:tc>
          <w:tcPr>
            <w:tcW w:w="2098" w:type="dxa"/>
            <w:shd w:val="clear" w:color="auto" w:fill="FFFFFF" w:themeFill="background1"/>
          </w:tcPr>
          <w:p w14:paraId="3427B06B" w14:textId="77777777" w:rsidR="00B53965" w:rsidRPr="004E7777" w:rsidRDefault="00B2775F" w:rsidP="00631720">
            <w:pPr>
              <w:pStyle w:val="Textkrper"/>
              <w:rPr>
                <w:sz w:val="16"/>
                <w:szCs w:val="16"/>
                <w:rPrChange w:id="25" w:author="andreas" w:date="2017-01-26T14:45:00Z">
                  <w:rPr>
                    <w:b/>
                    <w:sz w:val="16"/>
                    <w:szCs w:val="16"/>
                  </w:rPr>
                </w:rPrChange>
              </w:rPr>
            </w:pPr>
            <w:r>
              <w:rPr>
                <w:sz w:val="16"/>
                <w:szCs w:val="16"/>
              </w:rPr>
              <w:t>3.</w:t>
            </w:r>
            <w:r w:rsidR="00CD18C2">
              <w:rPr>
                <w:sz w:val="16"/>
                <w:szCs w:val="16"/>
              </w:rPr>
              <w:t>3</w:t>
            </w:r>
          </w:p>
        </w:tc>
      </w:tr>
      <w:tr w:rsidR="00B53965" w14:paraId="602AA63C" w14:textId="77777777" w:rsidTr="00D70472">
        <w:tc>
          <w:tcPr>
            <w:tcW w:w="7366" w:type="dxa"/>
            <w:shd w:val="clear" w:color="auto" w:fill="FFFFFF" w:themeFill="background1"/>
          </w:tcPr>
          <w:p w14:paraId="4B93CC96" w14:textId="77777777" w:rsidR="00B53965" w:rsidRPr="004E7777" w:rsidRDefault="00CD18C2" w:rsidP="00631720">
            <w:pPr>
              <w:pStyle w:val="Textkrper"/>
              <w:rPr>
                <w:sz w:val="16"/>
                <w:szCs w:val="16"/>
                <w:rPrChange w:id="26" w:author="andreas" w:date="2017-01-26T14:45:00Z">
                  <w:rPr>
                    <w:b/>
                    <w:sz w:val="16"/>
                    <w:szCs w:val="16"/>
                  </w:rPr>
                </w:rPrChange>
              </w:rPr>
            </w:pPr>
            <w:r>
              <w:rPr>
                <w:sz w:val="16"/>
                <w:szCs w:val="16"/>
              </w:rPr>
              <w:t>Clarified location of additional libraries to be in binary platform directory</w:t>
            </w:r>
          </w:p>
        </w:tc>
        <w:tc>
          <w:tcPr>
            <w:tcW w:w="2098" w:type="dxa"/>
            <w:shd w:val="clear" w:color="auto" w:fill="FFFFFF" w:themeFill="background1"/>
          </w:tcPr>
          <w:p w14:paraId="001C7E6C" w14:textId="77777777" w:rsidR="00B53965" w:rsidRPr="004E7777" w:rsidRDefault="00CD18C2" w:rsidP="00631720">
            <w:pPr>
              <w:pStyle w:val="Textkrper"/>
              <w:rPr>
                <w:sz w:val="16"/>
                <w:szCs w:val="16"/>
                <w:rPrChange w:id="27" w:author="andreas" w:date="2017-01-26T14:45:00Z">
                  <w:rPr>
                    <w:b/>
                    <w:sz w:val="16"/>
                    <w:szCs w:val="16"/>
                  </w:rPr>
                </w:rPrChange>
              </w:rPr>
            </w:pPr>
            <w:r>
              <w:rPr>
                <w:sz w:val="16"/>
                <w:szCs w:val="16"/>
              </w:rPr>
              <w:t>4.0</w:t>
            </w:r>
          </w:p>
        </w:tc>
      </w:tr>
      <w:tr w:rsidR="00A86B6E" w14:paraId="3FC9E6A9" w14:textId="77777777" w:rsidTr="00D70472">
        <w:trPr>
          <w:ins w:id="28" w:author="andreas" w:date="2017-06-14T16:07:00Z"/>
        </w:trPr>
        <w:tc>
          <w:tcPr>
            <w:tcW w:w="7366" w:type="dxa"/>
            <w:shd w:val="clear" w:color="auto" w:fill="FFFFFF" w:themeFill="background1"/>
          </w:tcPr>
          <w:p w14:paraId="102640D4" w14:textId="3FA2BBC2" w:rsidR="00A86B6E" w:rsidRDefault="00A86B6E" w:rsidP="00631720">
            <w:pPr>
              <w:pStyle w:val="Textkrper"/>
              <w:rPr>
                <w:ins w:id="29" w:author="andreas" w:date="2017-06-14T16:07:00Z"/>
                <w:sz w:val="16"/>
                <w:szCs w:val="16"/>
              </w:rPr>
            </w:pPr>
            <w:ins w:id="30" w:author="andreas" w:date="2017-06-14T16:07:00Z">
              <w:r>
                <w:rPr>
                  <w:sz w:val="16"/>
                  <w:szCs w:val="16"/>
                </w:rPr>
                <w:t>Fixed state machine image to allow fmiGetINS access to only restricted set of variables (start value defined)</w:t>
              </w:r>
            </w:ins>
          </w:p>
        </w:tc>
        <w:tc>
          <w:tcPr>
            <w:tcW w:w="2098" w:type="dxa"/>
            <w:shd w:val="clear" w:color="auto" w:fill="FFFFFF" w:themeFill="background1"/>
          </w:tcPr>
          <w:p w14:paraId="2691BB44" w14:textId="6109DD90" w:rsidR="00A86B6E" w:rsidRDefault="00A86B6E" w:rsidP="00631720">
            <w:pPr>
              <w:pStyle w:val="Textkrper"/>
              <w:rPr>
                <w:ins w:id="31" w:author="andreas" w:date="2017-06-14T16:07:00Z"/>
                <w:sz w:val="16"/>
                <w:szCs w:val="16"/>
              </w:rPr>
            </w:pPr>
            <w:ins w:id="32" w:author="andreas" w:date="2017-06-14T16:08:00Z">
              <w:r>
                <w:rPr>
                  <w:sz w:val="16"/>
                  <w:szCs w:val="16"/>
                </w:rPr>
                <w:t>2.9</w:t>
              </w:r>
            </w:ins>
          </w:p>
        </w:tc>
      </w:tr>
    </w:tbl>
    <w:p w14:paraId="5F38440F" w14:textId="77777777" w:rsidR="00631720" w:rsidRPr="006F0EE0" w:rsidRDefault="00631720" w:rsidP="00631720">
      <w:pPr>
        <w:pStyle w:val="Textkrper"/>
        <w:rPr>
          <w:b/>
          <w:sz w:val="22"/>
          <w:szCs w:val="22"/>
        </w:rPr>
      </w:pPr>
    </w:p>
    <w:p w14:paraId="0C97C9C5" w14:textId="77777777" w:rsidR="00631720" w:rsidRDefault="00631720" w:rsidP="00B71EAF">
      <w:pPr>
        <w:pStyle w:val="Textkrper-Zeileneinzug"/>
        <w:spacing w:before="120"/>
        <w:ind w:firstLine="0"/>
      </w:pPr>
    </w:p>
    <w:p w14:paraId="362447A2" w14:textId="77777777" w:rsidR="006F0EE0" w:rsidRPr="00302010" w:rsidRDefault="006F0EE0" w:rsidP="006F0EE0">
      <w:pPr>
        <w:pStyle w:val="Textkrper"/>
      </w:pPr>
    </w:p>
    <w:p w14:paraId="28DCED1E" w14:textId="77777777" w:rsidR="00471821" w:rsidRPr="00471821" w:rsidRDefault="00471821" w:rsidP="006F0EE0">
      <w:pPr>
        <w:pStyle w:val="Textkrper"/>
      </w:pPr>
    </w:p>
    <w:p w14:paraId="3E815484" w14:textId="77777777" w:rsidR="00AC10D0" w:rsidRDefault="00882F43" w:rsidP="00F96458">
      <w:pPr>
        <w:pStyle w:val="Textkrper"/>
        <w:rPr>
          <w:noProof/>
        </w:rPr>
      </w:pPr>
      <w:r>
        <w:br w:type="page"/>
      </w:r>
      <w:bookmarkStart w:id="33" w:name="_Toc448903945"/>
      <w:bookmarkStart w:id="34" w:name="_Toc450645653"/>
      <w:r w:rsidR="00E04F7A" w:rsidRPr="00F96458">
        <w:rPr>
          <w:b/>
          <w:sz w:val="22"/>
          <w:szCs w:val="22"/>
        </w:rPr>
        <w:lastRenderedPageBreak/>
        <w:t>Contents</w:t>
      </w:r>
      <w:bookmarkStart w:id="35" w:name="_Toc240646361"/>
      <w:bookmarkStart w:id="36" w:name="_Toc471724423"/>
      <w:bookmarkStart w:id="37" w:name="_Toc471724556"/>
      <w:bookmarkStart w:id="38" w:name="_Toc471785676"/>
      <w:bookmarkStart w:id="39" w:name="_Toc497546652"/>
      <w:bookmarkStart w:id="40" w:name="_Toc497547108"/>
      <w:bookmarkStart w:id="41" w:name="_Toc153341732"/>
      <w:bookmarkEnd w:id="33"/>
      <w:bookmarkEnd w:id="34"/>
      <w:r w:rsidR="00F96458">
        <w:rPr>
          <w:b/>
          <w:spacing w:val="0"/>
          <w:sz w:val="22"/>
          <w:szCs w:val="22"/>
        </w:rPr>
        <w:fldChar w:fldCharType="begin"/>
      </w:r>
      <w:r w:rsidR="00F96458" w:rsidRPr="00F96458">
        <w:rPr>
          <w:b/>
          <w:spacing w:val="0"/>
          <w:sz w:val="22"/>
          <w:szCs w:val="22"/>
        </w:rPr>
        <w:instrText xml:space="preserve"> TOC \o "1-3" \t "Appendix2;2" </w:instrText>
      </w:r>
      <w:r w:rsidR="00F96458">
        <w:rPr>
          <w:b/>
          <w:spacing w:val="0"/>
          <w:sz w:val="22"/>
          <w:szCs w:val="22"/>
        </w:rPr>
        <w:fldChar w:fldCharType="separate"/>
      </w:r>
    </w:p>
    <w:p w14:paraId="029423C6" w14:textId="77777777" w:rsidR="00AC10D0" w:rsidRPr="00A40634" w:rsidRDefault="00AC10D0">
      <w:pPr>
        <w:pStyle w:val="Verzeichnis1"/>
        <w:rPr>
          <w:rFonts w:ascii="Times New Roman" w:hAnsi="Times New Roman"/>
          <w:b w:val="0"/>
          <w:bCs w:val="0"/>
          <w:spacing w:val="0"/>
          <w:sz w:val="24"/>
          <w:szCs w:val="24"/>
          <w:lang w:eastAsia="de-DE"/>
        </w:rPr>
      </w:pPr>
      <w:r>
        <w:t>1.</w:t>
      </w:r>
      <w:r w:rsidRPr="00A40634">
        <w:rPr>
          <w:rFonts w:ascii="Times New Roman" w:hAnsi="Times New Roman"/>
          <w:b w:val="0"/>
          <w:bCs w:val="0"/>
          <w:spacing w:val="0"/>
          <w:sz w:val="24"/>
          <w:szCs w:val="24"/>
          <w:lang w:eastAsia="de-DE"/>
        </w:rPr>
        <w:tab/>
      </w:r>
      <w:r>
        <w:t>Overview</w:t>
      </w:r>
      <w:r>
        <w:tab/>
      </w:r>
      <w:r>
        <w:fldChar w:fldCharType="begin"/>
      </w:r>
      <w:r>
        <w:instrText xml:space="preserve"> PAGEREF _Toc252111357 \h </w:instrText>
      </w:r>
      <w:r>
        <w:fldChar w:fldCharType="separate"/>
      </w:r>
      <w:r w:rsidR="0059498C">
        <w:t>5</w:t>
      </w:r>
      <w:r>
        <w:fldChar w:fldCharType="end"/>
      </w:r>
    </w:p>
    <w:p w14:paraId="082D11EA" w14:textId="77777777" w:rsidR="00AC10D0" w:rsidRPr="00A40634" w:rsidRDefault="00AC10D0">
      <w:pPr>
        <w:pStyle w:val="Verzeichnis2"/>
        <w:rPr>
          <w:rFonts w:ascii="Times New Roman" w:hAnsi="Times New Roman"/>
          <w:i w:val="0"/>
          <w:iCs w:val="0"/>
          <w:spacing w:val="0"/>
          <w:sz w:val="24"/>
          <w:szCs w:val="24"/>
          <w:lang w:eastAsia="de-DE"/>
        </w:rPr>
      </w:pPr>
      <w:r w:rsidRPr="00937690">
        <w:rPr>
          <w:rFonts w:eastAsia="MS Mincho"/>
        </w:rPr>
        <w:t>1.1.</w:t>
      </w:r>
      <w:r w:rsidRPr="00A40634">
        <w:rPr>
          <w:rFonts w:ascii="Times New Roman" w:hAnsi="Times New Roman"/>
          <w:i w:val="0"/>
          <w:iCs w:val="0"/>
          <w:spacing w:val="0"/>
          <w:sz w:val="24"/>
          <w:szCs w:val="24"/>
          <w:lang w:eastAsia="de-DE"/>
        </w:rPr>
        <w:tab/>
      </w:r>
      <w:r w:rsidRPr="00937690">
        <w:rPr>
          <w:rFonts w:eastAsia="MS Mincho"/>
        </w:rPr>
        <w:t>Properties and Guiding Ideas</w:t>
      </w:r>
      <w:r>
        <w:tab/>
      </w:r>
      <w:r>
        <w:fldChar w:fldCharType="begin"/>
      </w:r>
      <w:r>
        <w:instrText xml:space="preserve"> PAGEREF _Toc252111358 \h </w:instrText>
      </w:r>
      <w:r>
        <w:fldChar w:fldCharType="separate"/>
      </w:r>
      <w:r w:rsidR="0059498C">
        <w:t>6</w:t>
      </w:r>
      <w:r>
        <w:fldChar w:fldCharType="end"/>
      </w:r>
    </w:p>
    <w:p w14:paraId="4414ED37" w14:textId="77777777" w:rsidR="00AC10D0" w:rsidRPr="00A40634" w:rsidRDefault="00AC10D0">
      <w:pPr>
        <w:pStyle w:val="Verzeichnis2"/>
        <w:rPr>
          <w:rFonts w:ascii="Times New Roman" w:hAnsi="Times New Roman"/>
          <w:i w:val="0"/>
          <w:iCs w:val="0"/>
          <w:spacing w:val="0"/>
          <w:sz w:val="24"/>
          <w:szCs w:val="24"/>
          <w:lang w:eastAsia="de-DE"/>
        </w:rPr>
      </w:pPr>
      <w:r>
        <w:t>1.2.</w:t>
      </w:r>
      <w:r w:rsidRPr="00A40634">
        <w:rPr>
          <w:rFonts w:ascii="Times New Roman" w:hAnsi="Times New Roman"/>
          <w:i w:val="0"/>
          <w:iCs w:val="0"/>
          <w:spacing w:val="0"/>
          <w:sz w:val="24"/>
          <w:szCs w:val="24"/>
          <w:lang w:eastAsia="de-DE"/>
        </w:rPr>
        <w:tab/>
      </w:r>
      <w:r>
        <w:t>Acknowledgements</w:t>
      </w:r>
      <w:r>
        <w:tab/>
      </w:r>
      <w:r>
        <w:fldChar w:fldCharType="begin"/>
      </w:r>
      <w:r>
        <w:instrText xml:space="preserve"> PAGEREF _Toc252111359 \h </w:instrText>
      </w:r>
      <w:r>
        <w:fldChar w:fldCharType="separate"/>
      </w:r>
      <w:r w:rsidR="0059498C">
        <w:t>8</w:t>
      </w:r>
      <w:r>
        <w:fldChar w:fldCharType="end"/>
      </w:r>
    </w:p>
    <w:p w14:paraId="71DD3215" w14:textId="77777777" w:rsidR="00AC10D0" w:rsidRPr="00A40634" w:rsidRDefault="00AC10D0">
      <w:pPr>
        <w:pStyle w:val="Verzeichnis1"/>
        <w:rPr>
          <w:rFonts w:ascii="Times New Roman" w:hAnsi="Times New Roman"/>
          <w:b w:val="0"/>
          <w:bCs w:val="0"/>
          <w:spacing w:val="0"/>
          <w:sz w:val="24"/>
          <w:szCs w:val="24"/>
          <w:lang w:eastAsia="de-DE"/>
        </w:rPr>
      </w:pPr>
      <w:r>
        <w:t>2.</w:t>
      </w:r>
      <w:r w:rsidRPr="00A40634">
        <w:rPr>
          <w:rFonts w:ascii="Times New Roman" w:hAnsi="Times New Roman"/>
          <w:b w:val="0"/>
          <w:bCs w:val="0"/>
          <w:spacing w:val="0"/>
          <w:sz w:val="24"/>
          <w:szCs w:val="24"/>
          <w:lang w:eastAsia="de-DE"/>
        </w:rPr>
        <w:tab/>
      </w:r>
      <w:r>
        <w:t>Model Interface</w:t>
      </w:r>
      <w:r>
        <w:tab/>
      </w:r>
      <w:r>
        <w:fldChar w:fldCharType="begin"/>
      </w:r>
      <w:r>
        <w:instrText xml:space="preserve"> PAGEREF _Toc252111360 \h </w:instrText>
      </w:r>
      <w:r>
        <w:fldChar w:fldCharType="separate"/>
      </w:r>
      <w:r w:rsidR="0059498C">
        <w:t>9</w:t>
      </w:r>
      <w:r>
        <w:fldChar w:fldCharType="end"/>
      </w:r>
    </w:p>
    <w:p w14:paraId="4DD73BC0" w14:textId="77777777" w:rsidR="00AC10D0" w:rsidRPr="00A40634" w:rsidRDefault="00AC10D0">
      <w:pPr>
        <w:pStyle w:val="Verzeichnis2"/>
        <w:rPr>
          <w:rFonts w:ascii="Times New Roman" w:hAnsi="Times New Roman"/>
          <w:i w:val="0"/>
          <w:iCs w:val="0"/>
          <w:spacing w:val="0"/>
          <w:sz w:val="24"/>
          <w:szCs w:val="24"/>
          <w:lang w:eastAsia="de-DE"/>
        </w:rPr>
      </w:pPr>
      <w:r>
        <w:t>2.1.</w:t>
      </w:r>
      <w:r w:rsidRPr="00A40634">
        <w:rPr>
          <w:rFonts w:ascii="Times New Roman" w:hAnsi="Times New Roman"/>
          <w:i w:val="0"/>
          <w:iCs w:val="0"/>
          <w:spacing w:val="0"/>
          <w:sz w:val="24"/>
          <w:szCs w:val="24"/>
          <w:lang w:eastAsia="de-DE"/>
        </w:rPr>
        <w:tab/>
      </w:r>
      <w:r>
        <w:t>Mathematical Description</w:t>
      </w:r>
      <w:r>
        <w:tab/>
      </w:r>
      <w:r>
        <w:fldChar w:fldCharType="begin"/>
      </w:r>
      <w:r>
        <w:instrText xml:space="preserve"> PAGEREF _Toc252111361 \h </w:instrText>
      </w:r>
      <w:r>
        <w:fldChar w:fldCharType="separate"/>
      </w:r>
      <w:r w:rsidR="0059498C">
        <w:t>9</w:t>
      </w:r>
      <w:r>
        <w:fldChar w:fldCharType="end"/>
      </w:r>
    </w:p>
    <w:p w14:paraId="551C12C9" w14:textId="77777777" w:rsidR="00AC10D0" w:rsidRPr="00A40634" w:rsidRDefault="00AC10D0">
      <w:pPr>
        <w:pStyle w:val="Verzeichnis2"/>
        <w:rPr>
          <w:rFonts w:ascii="Times New Roman" w:hAnsi="Times New Roman"/>
          <w:i w:val="0"/>
          <w:iCs w:val="0"/>
          <w:spacing w:val="0"/>
          <w:sz w:val="24"/>
          <w:szCs w:val="24"/>
          <w:lang w:eastAsia="de-DE"/>
        </w:rPr>
      </w:pPr>
      <w:r>
        <w:t>2.2.</w:t>
      </w:r>
      <w:r w:rsidRPr="00A40634">
        <w:rPr>
          <w:rFonts w:ascii="Times New Roman" w:hAnsi="Times New Roman"/>
          <w:i w:val="0"/>
          <w:iCs w:val="0"/>
          <w:spacing w:val="0"/>
          <w:sz w:val="24"/>
          <w:szCs w:val="24"/>
          <w:lang w:eastAsia="de-DE"/>
        </w:rPr>
        <w:tab/>
      </w:r>
      <w:r>
        <w:t>Platform Dependent Definitions (fmiModelTypes.h)</w:t>
      </w:r>
      <w:r>
        <w:tab/>
      </w:r>
      <w:r>
        <w:fldChar w:fldCharType="begin"/>
      </w:r>
      <w:r>
        <w:instrText xml:space="preserve"> PAGEREF _Toc252111362 \h </w:instrText>
      </w:r>
      <w:r>
        <w:fldChar w:fldCharType="separate"/>
      </w:r>
      <w:r w:rsidR="0059498C">
        <w:t>12</w:t>
      </w:r>
      <w:r>
        <w:fldChar w:fldCharType="end"/>
      </w:r>
    </w:p>
    <w:p w14:paraId="31098149" w14:textId="77777777" w:rsidR="00AC10D0" w:rsidRPr="00A40634" w:rsidRDefault="00AC10D0">
      <w:pPr>
        <w:pStyle w:val="Verzeichnis2"/>
        <w:rPr>
          <w:rFonts w:ascii="Times New Roman" w:hAnsi="Times New Roman"/>
          <w:i w:val="0"/>
          <w:iCs w:val="0"/>
          <w:spacing w:val="0"/>
          <w:sz w:val="24"/>
          <w:szCs w:val="24"/>
          <w:lang w:eastAsia="de-DE"/>
        </w:rPr>
      </w:pPr>
      <w:r>
        <w:t>2.3.</w:t>
      </w:r>
      <w:r w:rsidRPr="00A40634">
        <w:rPr>
          <w:rFonts w:ascii="Times New Roman" w:hAnsi="Times New Roman"/>
          <w:i w:val="0"/>
          <w:iCs w:val="0"/>
          <w:spacing w:val="0"/>
          <w:sz w:val="24"/>
          <w:szCs w:val="24"/>
          <w:lang w:eastAsia="de-DE"/>
        </w:rPr>
        <w:tab/>
      </w:r>
      <w:r>
        <w:t>Status Returned by Functions</w:t>
      </w:r>
      <w:r>
        <w:tab/>
      </w:r>
      <w:r>
        <w:fldChar w:fldCharType="begin"/>
      </w:r>
      <w:r>
        <w:instrText xml:space="preserve"> PAGEREF _Toc252111363 \h </w:instrText>
      </w:r>
      <w:r>
        <w:fldChar w:fldCharType="separate"/>
      </w:r>
      <w:r w:rsidR="0059498C">
        <w:t>14</w:t>
      </w:r>
      <w:r>
        <w:fldChar w:fldCharType="end"/>
      </w:r>
    </w:p>
    <w:p w14:paraId="54B1A64F" w14:textId="77777777" w:rsidR="00AC10D0" w:rsidRPr="00A40634" w:rsidRDefault="00AC10D0">
      <w:pPr>
        <w:pStyle w:val="Verzeichnis2"/>
        <w:rPr>
          <w:rFonts w:ascii="Times New Roman" w:hAnsi="Times New Roman"/>
          <w:i w:val="0"/>
          <w:iCs w:val="0"/>
          <w:spacing w:val="0"/>
          <w:sz w:val="24"/>
          <w:szCs w:val="24"/>
          <w:lang w:eastAsia="de-DE"/>
        </w:rPr>
      </w:pPr>
      <w:r>
        <w:t>2.4.</w:t>
      </w:r>
      <w:r w:rsidRPr="00A40634">
        <w:rPr>
          <w:rFonts w:ascii="Times New Roman" w:hAnsi="Times New Roman"/>
          <w:i w:val="0"/>
          <w:iCs w:val="0"/>
          <w:spacing w:val="0"/>
          <w:sz w:val="24"/>
          <w:szCs w:val="24"/>
          <w:lang w:eastAsia="de-DE"/>
        </w:rPr>
        <w:tab/>
      </w:r>
      <w:r>
        <w:t>Inquire Platform and Version Number of Header Files</w:t>
      </w:r>
      <w:r>
        <w:tab/>
      </w:r>
      <w:r>
        <w:fldChar w:fldCharType="begin"/>
      </w:r>
      <w:r>
        <w:instrText xml:space="preserve"> PAGEREF _Toc252111364 \h </w:instrText>
      </w:r>
      <w:r>
        <w:fldChar w:fldCharType="separate"/>
      </w:r>
      <w:r w:rsidR="0059498C">
        <w:t>14</w:t>
      </w:r>
      <w:r>
        <w:fldChar w:fldCharType="end"/>
      </w:r>
    </w:p>
    <w:p w14:paraId="3E4607E8" w14:textId="77777777" w:rsidR="00AC10D0" w:rsidRPr="00A40634" w:rsidRDefault="00AC10D0">
      <w:pPr>
        <w:pStyle w:val="Verzeichnis2"/>
        <w:rPr>
          <w:rFonts w:ascii="Times New Roman" w:hAnsi="Times New Roman"/>
          <w:i w:val="0"/>
          <w:iCs w:val="0"/>
          <w:spacing w:val="0"/>
          <w:sz w:val="24"/>
          <w:szCs w:val="24"/>
          <w:lang w:eastAsia="de-DE"/>
        </w:rPr>
      </w:pPr>
      <w:r>
        <w:t>2.5.</w:t>
      </w:r>
      <w:r w:rsidRPr="00A40634">
        <w:rPr>
          <w:rFonts w:ascii="Times New Roman" w:hAnsi="Times New Roman"/>
          <w:i w:val="0"/>
          <w:iCs w:val="0"/>
          <w:spacing w:val="0"/>
          <w:sz w:val="24"/>
          <w:szCs w:val="24"/>
          <w:lang w:eastAsia="de-DE"/>
        </w:rPr>
        <w:tab/>
      </w:r>
      <w:r>
        <w:t>Creation and Destruction of Model Instances</w:t>
      </w:r>
      <w:r>
        <w:tab/>
      </w:r>
      <w:r>
        <w:fldChar w:fldCharType="begin"/>
      </w:r>
      <w:r>
        <w:instrText xml:space="preserve"> PAGEREF _Toc252111365 \h </w:instrText>
      </w:r>
      <w:r>
        <w:fldChar w:fldCharType="separate"/>
      </w:r>
      <w:r w:rsidR="0059498C">
        <w:t>15</w:t>
      </w:r>
      <w:r>
        <w:fldChar w:fldCharType="end"/>
      </w:r>
    </w:p>
    <w:p w14:paraId="1FAA15A4" w14:textId="77777777" w:rsidR="00AC10D0" w:rsidRPr="00A40634" w:rsidRDefault="00AC10D0">
      <w:pPr>
        <w:pStyle w:val="Verzeichnis2"/>
        <w:rPr>
          <w:rFonts w:ascii="Times New Roman" w:hAnsi="Times New Roman"/>
          <w:i w:val="0"/>
          <w:iCs w:val="0"/>
          <w:spacing w:val="0"/>
          <w:sz w:val="24"/>
          <w:szCs w:val="24"/>
          <w:lang w:eastAsia="de-DE"/>
        </w:rPr>
      </w:pPr>
      <w:r>
        <w:t>2.6.</w:t>
      </w:r>
      <w:r w:rsidRPr="00A40634">
        <w:rPr>
          <w:rFonts w:ascii="Times New Roman" w:hAnsi="Times New Roman"/>
          <w:i w:val="0"/>
          <w:iCs w:val="0"/>
          <w:spacing w:val="0"/>
          <w:sz w:val="24"/>
          <w:szCs w:val="24"/>
          <w:lang w:eastAsia="de-DE"/>
        </w:rPr>
        <w:tab/>
      </w:r>
      <w:r>
        <w:t>Providing Independent Variables and Re-initialization of Caching</w:t>
      </w:r>
      <w:r>
        <w:tab/>
      </w:r>
      <w:r>
        <w:fldChar w:fldCharType="begin"/>
      </w:r>
      <w:r>
        <w:instrText xml:space="preserve"> PAGEREF _Toc252111366 \h </w:instrText>
      </w:r>
      <w:r>
        <w:fldChar w:fldCharType="separate"/>
      </w:r>
      <w:r w:rsidR="0059498C">
        <w:t>16</w:t>
      </w:r>
      <w:r>
        <w:fldChar w:fldCharType="end"/>
      </w:r>
    </w:p>
    <w:p w14:paraId="5B0CFD8F" w14:textId="77777777" w:rsidR="00AC10D0" w:rsidRPr="00A40634" w:rsidRDefault="00AC10D0">
      <w:pPr>
        <w:pStyle w:val="Verzeichnis2"/>
        <w:rPr>
          <w:rFonts w:ascii="Times New Roman" w:hAnsi="Times New Roman"/>
          <w:i w:val="0"/>
          <w:iCs w:val="0"/>
          <w:spacing w:val="0"/>
          <w:sz w:val="24"/>
          <w:szCs w:val="24"/>
          <w:lang w:eastAsia="de-DE"/>
        </w:rPr>
      </w:pPr>
      <w:r>
        <w:t>2.7.</w:t>
      </w:r>
      <w:r w:rsidRPr="00A40634">
        <w:rPr>
          <w:rFonts w:ascii="Times New Roman" w:hAnsi="Times New Roman"/>
          <w:i w:val="0"/>
          <w:iCs w:val="0"/>
          <w:spacing w:val="0"/>
          <w:sz w:val="24"/>
          <w:szCs w:val="24"/>
          <w:lang w:eastAsia="de-DE"/>
        </w:rPr>
        <w:tab/>
      </w:r>
      <w:r>
        <w:t>Evaluation of Model Equations</w:t>
      </w:r>
      <w:r>
        <w:tab/>
      </w:r>
      <w:r>
        <w:fldChar w:fldCharType="begin"/>
      </w:r>
      <w:r>
        <w:instrText xml:space="preserve"> PAGEREF _Toc252111367 \h </w:instrText>
      </w:r>
      <w:r>
        <w:fldChar w:fldCharType="separate"/>
      </w:r>
      <w:r w:rsidR="0059498C">
        <w:t>18</w:t>
      </w:r>
      <w:r>
        <w:fldChar w:fldCharType="end"/>
      </w:r>
    </w:p>
    <w:p w14:paraId="1C682DA5" w14:textId="77777777" w:rsidR="00AC10D0" w:rsidRPr="00A40634" w:rsidRDefault="00AC10D0">
      <w:pPr>
        <w:pStyle w:val="Verzeichnis2"/>
        <w:rPr>
          <w:rFonts w:ascii="Times New Roman" w:hAnsi="Times New Roman"/>
          <w:i w:val="0"/>
          <w:iCs w:val="0"/>
          <w:spacing w:val="0"/>
          <w:sz w:val="24"/>
          <w:szCs w:val="24"/>
          <w:lang w:eastAsia="de-DE"/>
        </w:rPr>
      </w:pPr>
      <w:r>
        <w:t>2.8.</w:t>
      </w:r>
      <w:r w:rsidRPr="00A40634">
        <w:rPr>
          <w:rFonts w:ascii="Times New Roman" w:hAnsi="Times New Roman"/>
          <w:i w:val="0"/>
          <w:iCs w:val="0"/>
          <w:spacing w:val="0"/>
          <w:sz w:val="24"/>
          <w:szCs w:val="24"/>
          <w:lang w:eastAsia="de-DE"/>
        </w:rPr>
        <w:tab/>
      </w:r>
      <w:r>
        <w:t>External Models</w:t>
      </w:r>
      <w:r>
        <w:tab/>
      </w:r>
      <w:r>
        <w:fldChar w:fldCharType="begin"/>
      </w:r>
      <w:r>
        <w:instrText xml:space="preserve"> PAGEREF _Toc252111368 \h </w:instrText>
      </w:r>
      <w:r>
        <w:fldChar w:fldCharType="separate"/>
      </w:r>
      <w:r w:rsidR="0059498C">
        <w:t>21</w:t>
      </w:r>
      <w:r>
        <w:fldChar w:fldCharType="end"/>
      </w:r>
    </w:p>
    <w:p w14:paraId="63ABCC7C" w14:textId="77777777" w:rsidR="00AC10D0" w:rsidRPr="00A40634" w:rsidRDefault="00AC10D0">
      <w:pPr>
        <w:pStyle w:val="Verzeichnis2"/>
        <w:rPr>
          <w:rFonts w:ascii="Times New Roman" w:hAnsi="Times New Roman"/>
          <w:i w:val="0"/>
          <w:iCs w:val="0"/>
          <w:spacing w:val="0"/>
          <w:sz w:val="24"/>
          <w:szCs w:val="24"/>
          <w:lang w:eastAsia="de-DE"/>
        </w:rPr>
      </w:pPr>
      <w:r>
        <w:t>2.9.</w:t>
      </w:r>
      <w:r w:rsidRPr="00A40634">
        <w:rPr>
          <w:rFonts w:ascii="Times New Roman" w:hAnsi="Times New Roman"/>
          <w:i w:val="0"/>
          <w:iCs w:val="0"/>
          <w:spacing w:val="0"/>
          <w:sz w:val="24"/>
          <w:szCs w:val="24"/>
          <w:lang w:eastAsia="de-DE"/>
        </w:rPr>
        <w:tab/>
      </w:r>
      <w:r>
        <w:t>State Machine of Calling Sequence</w:t>
      </w:r>
      <w:r>
        <w:tab/>
      </w:r>
      <w:r>
        <w:fldChar w:fldCharType="begin"/>
      </w:r>
      <w:r>
        <w:instrText xml:space="preserve"> PAGEREF _Toc252111369 \h </w:instrText>
      </w:r>
      <w:r>
        <w:fldChar w:fldCharType="separate"/>
      </w:r>
      <w:r w:rsidR="0059498C">
        <w:t>22</w:t>
      </w:r>
      <w:r>
        <w:fldChar w:fldCharType="end"/>
      </w:r>
    </w:p>
    <w:p w14:paraId="50D09E11" w14:textId="77777777" w:rsidR="00AC10D0" w:rsidRPr="001E2B5B" w:rsidRDefault="00AC10D0">
      <w:pPr>
        <w:pStyle w:val="Verzeichnis2"/>
        <w:rPr>
          <w:rFonts w:ascii="Times New Roman" w:hAnsi="Times New Roman"/>
          <w:i w:val="0"/>
          <w:iCs w:val="0"/>
          <w:spacing w:val="0"/>
          <w:sz w:val="24"/>
          <w:szCs w:val="24"/>
          <w:lang w:val="en-CA" w:eastAsia="de-DE"/>
        </w:rPr>
      </w:pPr>
      <w:r>
        <w:t>2.10.</w:t>
      </w:r>
      <w:r w:rsidRPr="00B53965">
        <w:rPr>
          <w:rFonts w:ascii="Times New Roman" w:hAnsi="Times New Roman"/>
          <w:i w:val="0"/>
          <w:iCs w:val="0"/>
          <w:spacing w:val="0"/>
          <w:sz w:val="24"/>
          <w:szCs w:val="24"/>
          <w:lang w:val="en-CA" w:eastAsia="de-DE"/>
        </w:rPr>
        <w:tab/>
      </w:r>
      <w:r>
        <w:t>Example</w:t>
      </w:r>
      <w:r>
        <w:tab/>
      </w:r>
      <w:r>
        <w:fldChar w:fldCharType="begin"/>
      </w:r>
      <w:r>
        <w:instrText xml:space="preserve"> PAGEREF _Toc252111370 \h </w:instrText>
      </w:r>
      <w:r>
        <w:fldChar w:fldCharType="separate"/>
      </w:r>
      <w:r w:rsidR="0059498C">
        <w:t>23</w:t>
      </w:r>
      <w:r>
        <w:fldChar w:fldCharType="end"/>
      </w:r>
    </w:p>
    <w:p w14:paraId="6E4CD707" w14:textId="77777777" w:rsidR="00AC10D0" w:rsidRPr="001E2B5B" w:rsidRDefault="00AC10D0">
      <w:pPr>
        <w:pStyle w:val="Verzeichnis1"/>
        <w:rPr>
          <w:rFonts w:ascii="Times New Roman" w:hAnsi="Times New Roman"/>
          <w:b w:val="0"/>
          <w:bCs w:val="0"/>
          <w:spacing w:val="0"/>
          <w:sz w:val="24"/>
          <w:szCs w:val="24"/>
          <w:lang w:val="en-CA" w:eastAsia="de-DE"/>
        </w:rPr>
      </w:pPr>
      <w:r>
        <w:t>3.</w:t>
      </w:r>
      <w:r w:rsidRPr="001E2B5B">
        <w:rPr>
          <w:rFonts w:ascii="Times New Roman" w:hAnsi="Times New Roman"/>
          <w:b w:val="0"/>
          <w:bCs w:val="0"/>
          <w:spacing w:val="0"/>
          <w:sz w:val="24"/>
          <w:szCs w:val="24"/>
          <w:lang w:val="en-CA" w:eastAsia="de-DE"/>
        </w:rPr>
        <w:tab/>
      </w:r>
      <w:r>
        <w:t>Model Description Schema</w:t>
      </w:r>
      <w:r>
        <w:tab/>
      </w:r>
      <w:r>
        <w:fldChar w:fldCharType="begin"/>
      </w:r>
      <w:r>
        <w:instrText xml:space="preserve"> PAGEREF _Toc252111371 \h </w:instrText>
      </w:r>
      <w:r>
        <w:fldChar w:fldCharType="separate"/>
      </w:r>
      <w:r w:rsidR="0059498C">
        <w:t>26</w:t>
      </w:r>
      <w:r>
        <w:fldChar w:fldCharType="end"/>
      </w:r>
    </w:p>
    <w:p w14:paraId="14E2141E" w14:textId="77777777" w:rsidR="00AC10D0" w:rsidRPr="00A40634" w:rsidRDefault="00AC10D0">
      <w:pPr>
        <w:pStyle w:val="Verzeichnis2"/>
        <w:rPr>
          <w:rFonts w:ascii="Times New Roman" w:hAnsi="Times New Roman"/>
          <w:i w:val="0"/>
          <w:iCs w:val="0"/>
          <w:spacing w:val="0"/>
          <w:sz w:val="24"/>
          <w:szCs w:val="24"/>
          <w:lang w:eastAsia="de-DE"/>
        </w:rPr>
      </w:pPr>
      <w:r>
        <w:t>3.1.</w:t>
      </w:r>
      <w:r w:rsidRPr="00A40634">
        <w:rPr>
          <w:rFonts w:ascii="Times New Roman" w:hAnsi="Times New Roman"/>
          <w:i w:val="0"/>
          <w:iCs w:val="0"/>
          <w:spacing w:val="0"/>
          <w:sz w:val="24"/>
          <w:szCs w:val="24"/>
          <w:lang w:eastAsia="de-DE"/>
        </w:rPr>
        <w:tab/>
      </w:r>
      <w:r>
        <w:t>Description of a Model (fmiModelDescription)</w:t>
      </w:r>
      <w:r>
        <w:tab/>
      </w:r>
      <w:r>
        <w:fldChar w:fldCharType="begin"/>
      </w:r>
      <w:r>
        <w:instrText xml:space="preserve"> PAGEREF _Toc252111372 \h </w:instrText>
      </w:r>
      <w:r>
        <w:fldChar w:fldCharType="separate"/>
      </w:r>
      <w:r w:rsidR="0059498C">
        <w:t>27</w:t>
      </w:r>
      <w:r>
        <w:fldChar w:fldCharType="end"/>
      </w:r>
    </w:p>
    <w:p w14:paraId="402A7E04" w14:textId="77777777" w:rsidR="00AC10D0" w:rsidRPr="00A40634" w:rsidRDefault="00AC10D0">
      <w:pPr>
        <w:pStyle w:val="Verzeichnis2"/>
        <w:rPr>
          <w:rFonts w:ascii="Times New Roman" w:hAnsi="Times New Roman"/>
          <w:i w:val="0"/>
          <w:iCs w:val="0"/>
          <w:spacing w:val="0"/>
          <w:sz w:val="24"/>
          <w:szCs w:val="24"/>
          <w:lang w:eastAsia="de-DE"/>
        </w:rPr>
      </w:pPr>
      <w:r>
        <w:t>3.2.</w:t>
      </w:r>
      <w:r w:rsidRPr="00A40634">
        <w:rPr>
          <w:rFonts w:ascii="Times New Roman" w:hAnsi="Times New Roman"/>
          <w:i w:val="0"/>
          <w:iCs w:val="0"/>
          <w:spacing w:val="0"/>
          <w:sz w:val="24"/>
          <w:szCs w:val="24"/>
          <w:lang w:eastAsia="de-DE"/>
        </w:rPr>
        <w:tab/>
      </w:r>
      <w:r>
        <w:t>Definition of a Type (fmiType)</w:t>
      </w:r>
      <w:r>
        <w:tab/>
      </w:r>
      <w:r>
        <w:fldChar w:fldCharType="begin"/>
      </w:r>
      <w:r>
        <w:instrText xml:space="preserve"> PAGEREF _Toc252111373 \h </w:instrText>
      </w:r>
      <w:r>
        <w:fldChar w:fldCharType="separate"/>
      </w:r>
      <w:r w:rsidR="0059498C">
        <w:t>31</w:t>
      </w:r>
      <w:r>
        <w:fldChar w:fldCharType="end"/>
      </w:r>
    </w:p>
    <w:p w14:paraId="3931455B" w14:textId="77777777" w:rsidR="00AC10D0" w:rsidRPr="00A40634" w:rsidRDefault="00AC10D0">
      <w:pPr>
        <w:pStyle w:val="Verzeichnis2"/>
        <w:rPr>
          <w:rFonts w:ascii="Times New Roman" w:hAnsi="Times New Roman"/>
          <w:i w:val="0"/>
          <w:iCs w:val="0"/>
          <w:spacing w:val="0"/>
          <w:sz w:val="24"/>
          <w:szCs w:val="24"/>
          <w:lang w:eastAsia="de-DE"/>
        </w:rPr>
      </w:pPr>
      <w:r>
        <w:t>3.3.</w:t>
      </w:r>
      <w:r w:rsidRPr="00A40634">
        <w:rPr>
          <w:rFonts w:ascii="Times New Roman" w:hAnsi="Times New Roman"/>
          <w:i w:val="0"/>
          <w:iCs w:val="0"/>
          <w:spacing w:val="0"/>
          <w:sz w:val="24"/>
          <w:szCs w:val="24"/>
          <w:lang w:eastAsia="de-DE"/>
        </w:rPr>
        <w:tab/>
      </w:r>
      <w:r>
        <w:t>Definition of a Scalar Variable (fmiScalarVariable)</w:t>
      </w:r>
      <w:r>
        <w:tab/>
      </w:r>
      <w:r>
        <w:fldChar w:fldCharType="begin"/>
      </w:r>
      <w:r>
        <w:instrText xml:space="preserve"> PAGEREF _Toc252111374 \h </w:instrText>
      </w:r>
      <w:r>
        <w:fldChar w:fldCharType="separate"/>
      </w:r>
      <w:r w:rsidR="0059498C">
        <w:t>33</w:t>
      </w:r>
      <w:r>
        <w:fldChar w:fldCharType="end"/>
      </w:r>
    </w:p>
    <w:p w14:paraId="323E8F19" w14:textId="77777777" w:rsidR="00AC10D0" w:rsidRPr="00A40634" w:rsidRDefault="00AC10D0">
      <w:pPr>
        <w:pStyle w:val="Verzeichnis2"/>
        <w:rPr>
          <w:rFonts w:ascii="Times New Roman" w:hAnsi="Times New Roman"/>
          <w:i w:val="0"/>
          <w:iCs w:val="0"/>
          <w:spacing w:val="0"/>
          <w:sz w:val="24"/>
          <w:szCs w:val="24"/>
          <w:lang w:eastAsia="de-DE"/>
        </w:rPr>
      </w:pPr>
      <w:r>
        <w:t>3.4.</w:t>
      </w:r>
      <w:r w:rsidRPr="00A40634">
        <w:rPr>
          <w:rFonts w:ascii="Times New Roman" w:hAnsi="Times New Roman"/>
          <w:i w:val="0"/>
          <w:iCs w:val="0"/>
          <w:spacing w:val="0"/>
          <w:sz w:val="24"/>
          <w:szCs w:val="24"/>
          <w:lang w:eastAsia="de-DE"/>
        </w:rPr>
        <w:tab/>
      </w:r>
      <w:r>
        <w:t>Example</w:t>
      </w:r>
      <w:r>
        <w:tab/>
      </w:r>
      <w:r>
        <w:fldChar w:fldCharType="begin"/>
      </w:r>
      <w:r>
        <w:instrText xml:space="preserve"> PAGEREF _Toc252111375 \h </w:instrText>
      </w:r>
      <w:r>
        <w:fldChar w:fldCharType="separate"/>
      </w:r>
      <w:r w:rsidR="0059498C">
        <w:t>38</w:t>
      </w:r>
      <w:r>
        <w:fldChar w:fldCharType="end"/>
      </w:r>
    </w:p>
    <w:p w14:paraId="25048029" w14:textId="77777777" w:rsidR="00AC10D0" w:rsidRPr="00A40634" w:rsidRDefault="00AC10D0">
      <w:pPr>
        <w:pStyle w:val="Verzeichnis1"/>
        <w:rPr>
          <w:rFonts w:ascii="Times New Roman" w:hAnsi="Times New Roman"/>
          <w:b w:val="0"/>
          <w:bCs w:val="0"/>
          <w:spacing w:val="0"/>
          <w:sz w:val="24"/>
          <w:szCs w:val="24"/>
          <w:lang w:eastAsia="de-DE"/>
        </w:rPr>
      </w:pPr>
      <w:r>
        <w:t>4.</w:t>
      </w:r>
      <w:r w:rsidRPr="00A40634">
        <w:rPr>
          <w:rFonts w:ascii="Times New Roman" w:hAnsi="Times New Roman"/>
          <w:b w:val="0"/>
          <w:bCs w:val="0"/>
          <w:spacing w:val="0"/>
          <w:sz w:val="24"/>
          <w:szCs w:val="24"/>
          <w:lang w:eastAsia="de-DE"/>
        </w:rPr>
        <w:tab/>
      </w:r>
      <w:r>
        <w:t>Model Distribution</w:t>
      </w:r>
      <w:r>
        <w:tab/>
      </w:r>
      <w:r>
        <w:fldChar w:fldCharType="begin"/>
      </w:r>
      <w:r>
        <w:instrText xml:space="preserve"> PAGEREF _Toc252111376 \h </w:instrText>
      </w:r>
      <w:r>
        <w:fldChar w:fldCharType="separate"/>
      </w:r>
      <w:r w:rsidR="0059498C">
        <w:t>40</w:t>
      </w:r>
      <w:r>
        <w:fldChar w:fldCharType="end"/>
      </w:r>
    </w:p>
    <w:p w14:paraId="38B562B6" w14:textId="77777777" w:rsidR="00AC10D0" w:rsidRPr="00A40634" w:rsidRDefault="00AC10D0">
      <w:pPr>
        <w:pStyle w:val="Verzeichnis1"/>
        <w:rPr>
          <w:rFonts w:ascii="Times New Roman" w:hAnsi="Times New Roman"/>
          <w:b w:val="0"/>
          <w:bCs w:val="0"/>
          <w:spacing w:val="0"/>
          <w:sz w:val="24"/>
          <w:szCs w:val="24"/>
          <w:lang w:eastAsia="de-DE"/>
        </w:rPr>
      </w:pPr>
      <w:r>
        <w:t>5.</w:t>
      </w:r>
      <w:r w:rsidRPr="00A40634">
        <w:rPr>
          <w:rFonts w:ascii="Times New Roman" w:hAnsi="Times New Roman"/>
          <w:b w:val="0"/>
          <w:bCs w:val="0"/>
          <w:spacing w:val="0"/>
          <w:sz w:val="24"/>
          <w:szCs w:val="24"/>
          <w:lang w:eastAsia="de-DE"/>
        </w:rPr>
        <w:tab/>
      </w:r>
      <w:r>
        <w:t>Literature</w:t>
      </w:r>
      <w:r>
        <w:tab/>
      </w:r>
      <w:r>
        <w:fldChar w:fldCharType="begin"/>
      </w:r>
      <w:r>
        <w:instrText xml:space="preserve"> PAGEREF _Toc252111377 \h </w:instrText>
      </w:r>
      <w:r>
        <w:fldChar w:fldCharType="separate"/>
      </w:r>
      <w:r w:rsidR="0059498C">
        <w:t>42</w:t>
      </w:r>
      <w:r>
        <w:fldChar w:fldCharType="end"/>
      </w:r>
    </w:p>
    <w:p w14:paraId="2198B457" w14:textId="77777777" w:rsidR="00AC10D0" w:rsidRPr="00A40634" w:rsidRDefault="00AC10D0">
      <w:pPr>
        <w:pStyle w:val="Verzeichnis1"/>
        <w:tabs>
          <w:tab w:val="left" w:pos="1440"/>
        </w:tabs>
        <w:rPr>
          <w:rFonts w:ascii="Times New Roman" w:hAnsi="Times New Roman"/>
          <w:b w:val="0"/>
          <w:bCs w:val="0"/>
          <w:spacing w:val="0"/>
          <w:sz w:val="24"/>
          <w:szCs w:val="24"/>
          <w:lang w:eastAsia="de-DE"/>
        </w:rPr>
      </w:pPr>
      <w:r>
        <w:t>Appendix A</w:t>
      </w:r>
      <w:r w:rsidRPr="00A40634">
        <w:rPr>
          <w:rFonts w:ascii="Times New Roman" w:hAnsi="Times New Roman"/>
          <w:b w:val="0"/>
          <w:bCs w:val="0"/>
          <w:spacing w:val="0"/>
          <w:sz w:val="24"/>
          <w:szCs w:val="24"/>
          <w:lang w:eastAsia="de-DE"/>
        </w:rPr>
        <w:tab/>
      </w:r>
      <w:r>
        <w:t>Contributors</w:t>
      </w:r>
      <w:r>
        <w:tab/>
      </w:r>
      <w:r>
        <w:fldChar w:fldCharType="begin"/>
      </w:r>
      <w:r>
        <w:instrText xml:space="preserve"> PAGEREF _Toc252111378 \h </w:instrText>
      </w:r>
      <w:r>
        <w:fldChar w:fldCharType="separate"/>
      </w:r>
      <w:r w:rsidR="0059498C">
        <w:t>43</w:t>
      </w:r>
      <w:r>
        <w:fldChar w:fldCharType="end"/>
      </w:r>
    </w:p>
    <w:p w14:paraId="7A4B275F" w14:textId="77777777" w:rsidR="00AC10D0" w:rsidRPr="00A40634" w:rsidRDefault="00AC10D0">
      <w:pPr>
        <w:pStyle w:val="Verzeichnis2"/>
        <w:rPr>
          <w:rFonts w:ascii="Times New Roman" w:hAnsi="Times New Roman"/>
          <w:i w:val="0"/>
          <w:iCs w:val="0"/>
          <w:spacing w:val="0"/>
          <w:sz w:val="24"/>
          <w:szCs w:val="24"/>
          <w:lang w:eastAsia="de-DE"/>
        </w:rPr>
      </w:pPr>
      <w:r>
        <w:t>A.1</w:t>
      </w:r>
      <w:r w:rsidRPr="00A40634">
        <w:rPr>
          <w:rFonts w:ascii="Times New Roman" w:hAnsi="Times New Roman"/>
          <w:i w:val="0"/>
          <w:iCs w:val="0"/>
          <w:spacing w:val="0"/>
          <w:sz w:val="24"/>
          <w:szCs w:val="24"/>
          <w:lang w:eastAsia="de-DE"/>
        </w:rPr>
        <w:tab/>
      </w:r>
      <w:r>
        <w:t>Version 1.0</w:t>
      </w:r>
      <w:r>
        <w:tab/>
      </w:r>
      <w:r>
        <w:fldChar w:fldCharType="begin"/>
      </w:r>
      <w:r>
        <w:instrText xml:space="preserve"> PAGEREF _Toc252111379 \h </w:instrText>
      </w:r>
      <w:r>
        <w:fldChar w:fldCharType="separate"/>
      </w:r>
      <w:r w:rsidR="0059498C">
        <w:t>43</w:t>
      </w:r>
      <w:r>
        <w:fldChar w:fldCharType="end"/>
      </w:r>
    </w:p>
    <w:p w14:paraId="30326970" w14:textId="77777777" w:rsidR="00AC10D0" w:rsidRPr="00A40634" w:rsidRDefault="00AC10D0">
      <w:pPr>
        <w:pStyle w:val="Verzeichnis1"/>
        <w:tabs>
          <w:tab w:val="left" w:pos="1440"/>
        </w:tabs>
        <w:rPr>
          <w:rFonts w:ascii="Times New Roman" w:hAnsi="Times New Roman"/>
          <w:b w:val="0"/>
          <w:bCs w:val="0"/>
          <w:spacing w:val="0"/>
          <w:sz w:val="24"/>
          <w:szCs w:val="24"/>
          <w:lang w:eastAsia="de-DE"/>
        </w:rPr>
      </w:pPr>
      <w:r>
        <w:t>Appendix B</w:t>
      </w:r>
      <w:r w:rsidRPr="00A40634">
        <w:rPr>
          <w:rFonts w:ascii="Times New Roman" w:hAnsi="Times New Roman"/>
          <w:b w:val="0"/>
          <w:bCs w:val="0"/>
          <w:spacing w:val="0"/>
          <w:sz w:val="24"/>
          <w:szCs w:val="24"/>
          <w:lang w:eastAsia="de-DE"/>
        </w:rPr>
        <w:tab/>
      </w:r>
      <w:r>
        <w:t>Implementation Issues</w:t>
      </w:r>
      <w:r>
        <w:tab/>
      </w:r>
      <w:r>
        <w:fldChar w:fldCharType="begin"/>
      </w:r>
      <w:r>
        <w:instrText xml:space="preserve"> PAGEREF _Toc252111380 \h </w:instrText>
      </w:r>
      <w:r>
        <w:fldChar w:fldCharType="separate"/>
      </w:r>
      <w:r w:rsidR="0059498C">
        <w:t>44</w:t>
      </w:r>
      <w:r>
        <w:fldChar w:fldCharType="end"/>
      </w:r>
    </w:p>
    <w:p w14:paraId="1903C655" w14:textId="77777777" w:rsidR="00AC10D0" w:rsidRPr="00A40634" w:rsidRDefault="00AC10D0">
      <w:pPr>
        <w:pStyle w:val="Verzeichnis2"/>
        <w:rPr>
          <w:rFonts w:ascii="Times New Roman" w:hAnsi="Times New Roman"/>
          <w:i w:val="0"/>
          <w:iCs w:val="0"/>
          <w:spacing w:val="0"/>
          <w:sz w:val="24"/>
          <w:szCs w:val="24"/>
          <w:lang w:eastAsia="de-DE"/>
        </w:rPr>
      </w:pPr>
      <w:r>
        <w:t>B.1</w:t>
      </w:r>
      <w:r w:rsidRPr="00A40634">
        <w:rPr>
          <w:rFonts w:ascii="Times New Roman" w:hAnsi="Times New Roman"/>
          <w:i w:val="0"/>
          <w:iCs w:val="0"/>
          <w:spacing w:val="0"/>
          <w:sz w:val="24"/>
          <w:szCs w:val="24"/>
          <w:lang w:eastAsia="de-DE"/>
        </w:rPr>
        <w:tab/>
      </w:r>
      <w:r>
        <w:t>Variable Naming Conventions</w:t>
      </w:r>
      <w:r>
        <w:tab/>
      </w:r>
      <w:r>
        <w:fldChar w:fldCharType="begin"/>
      </w:r>
      <w:r>
        <w:instrText xml:space="preserve"> PAGEREF _Toc252111381 \h </w:instrText>
      </w:r>
      <w:r>
        <w:fldChar w:fldCharType="separate"/>
      </w:r>
      <w:r w:rsidR="0059498C">
        <w:t>44</w:t>
      </w:r>
      <w:r>
        <w:fldChar w:fldCharType="end"/>
      </w:r>
    </w:p>
    <w:p w14:paraId="40DC59C9" w14:textId="77777777" w:rsidR="00AC10D0" w:rsidRPr="00A40634" w:rsidRDefault="00AC10D0">
      <w:pPr>
        <w:pStyle w:val="Verzeichnis2"/>
        <w:rPr>
          <w:rFonts w:ascii="Times New Roman" w:hAnsi="Times New Roman"/>
          <w:i w:val="0"/>
          <w:iCs w:val="0"/>
          <w:spacing w:val="0"/>
          <w:sz w:val="24"/>
          <w:szCs w:val="24"/>
          <w:lang w:eastAsia="de-DE"/>
        </w:rPr>
      </w:pPr>
      <w:r>
        <w:t>B.2</w:t>
      </w:r>
      <w:r w:rsidRPr="00A40634">
        <w:rPr>
          <w:rFonts w:ascii="Times New Roman" w:hAnsi="Times New Roman"/>
          <w:i w:val="0"/>
          <w:iCs w:val="0"/>
          <w:spacing w:val="0"/>
          <w:sz w:val="24"/>
          <w:szCs w:val="24"/>
          <w:lang w:eastAsia="de-DE"/>
        </w:rPr>
        <w:tab/>
      </w:r>
      <w:r>
        <w:t>Event Detection</w:t>
      </w:r>
      <w:r>
        <w:tab/>
      </w:r>
      <w:r>
        <w:fldChar w:fldCharType="begin"/>
      </w:r>
      <w:r>
        <w:instrText xml:space="preserve"> PAGEREF _Toc252111382 \h </w:instrText>
      </w:r>
      <w:r>
        <w:fldChar w:fldCharType="separate"/>
      </w:r>
      <w:r w:rsidR="0059498C">
        <w:t>45</w:t>
      </w:r>
      <w:r>
        <w:fldChar w:fldCharType="end"/>
      </w:r>
    </w:p>
    <w:p w14:paraId="606D429E" w14:textId="77777777" w:rsidR="00AC10D0" w:rsidRPr="00A40634" w:rsidRDefault="00AC10D0">
      <w:pPr>
        <w:pStyle w:val="Verzeichnis2"/>
        <w:rPr>
          <w:rFonts w:ascii="Times New Roman" w:hAnsi="Times New Roman"/>
          <w:i w:val="0"/>
          <w:iCs w:val="0"/>
          <w:spacing w:val="0"/>
          <w:sz w:val="24"/>
          <w:szCs w:val="24"/>
          <w:lang w:eastAsia="de-DE"/>
        </w:rPr>
      </w:pPr>
      <w:r>
        <w:t>B.3</w:t>
      </w:r>
      <w:r w:rsidRPr="00A40634">
        <w:rPr>
          <w:rFonts w:ascii="Times New Roman" w:hAnsi="Times New Roman"/>
          <w:i w:val="0"/>
          <w:iCs w:val="0"/>
          <w:spacing w:val="0"/>
          <w:sz w:val="24"/>
          <w:szCs w:val="24"/>
          <w:lang w:eastAsia="de-DE"/>
        </w:rPr>
        <w:tab/>
      </w:r>
      <w:r>
        <w:t>Dynamic State Selection</w:t>
      </w:r>
      <w:r>
        <w:tab/>
      </w:r>
      <w:r>
        <w:fldChar w:fldCharType="begin"/>
      </w:r>
      <w:r>
        <w:instrText xml:space="preserve"> PAGEREF _Toc252111383 \h </w:instrText>
      </w:r>
      <w:r>
        <w:fldChar w:fldCharType="separate"/>
      </w:r>
      <w:r w:rsidR="0059498C">
        <w:t>47</w:t>
      </w:r>
      <w:r>
        <w:fldChar w:fldCharType="end"/>
      </w:r>
    </w:p>
    <w:p w14:paraId="5AA195FE" w14:textId="77777777" w:rsidR="00AC10D0" w:rsidRPr="00A40634" w:rsidRDefault="00AC10D0">
      <w:pPr>
        <w:pStyle w:val="Verzeichnis2"/>
        <w:rPr>
          <w:rFonts w:ascii="Times New Roman" w:hAnsi="Times New Roman"/>
          <w:i w:val="0"/>
          <w:iCs w:val="0"/>
          <w:spacing w:val="0"/>
          <w:sz w:val="24"/>
          <w:szCs w:val="24"/>
          <w:lang w:eastAsia="de-DE"/>
        </w:rPr>
      </w:pPr>
      <w:r>
        <w:t>B.4</w:t>
      </w:r>
      <w:r w:rsidRPr="00A40634">
        <w:rPr>
          <w:rFonts w:ascii="Times New Roman" w:hAnsi="Times New Roman"/>
          <w:i w:val="0"/>
          <w:iCs w:val="0"/>
          <w:spacing w:val="0"/>
          <w:sz w:val="24"/>
          <w:szCs w:val="24"/>
          <w:lang w:eastAsia="de-DE"/>
        </w:rPr>
        <w:tab/>
      </w:r>
      <w:r>
        <w:t>Variable Caching</w:t>
      </w:r>
      <w:r>
        <w:tab/>
      </w:r>
      <w:r>
        <w:fldChar w:fldCharType="begin"/>
      </w:r>
      <w:r>
        <w:instrText xml:space="preserve"> PAGEREF _Toc252111384 \h </w:instrText>
      </w:r>
      <w:r>
        <w:fldChar w:fldCharType="separate"/>
      </w:r>
      <w:r w:rsidR="0059498C">
        <w:t>47</w:t>
      </w:r>
      <w:r>
        <w:fldChar w:fldCharType="end"/>
      </w:r>
    </w:p>
    <w:p w14:paraId="04040F03" w14:textId="77777777" w:rsidR="00AC10D0" w:rsidRPr="00A40634" w:rsidRDefault="00AC10D0">
      <w:pPr>
        <w:pStyle w:val="Verzeichnis2"/>
        <w:rPr>
          <w:rFonts w:ascii="Times New Roman" w:hAnsi="Times New Roman"/>
          <w:i w:val="0"/>
          <w:iCs w:val="0"/>
          <w:spacing w:val="0"/>
          <w:sz w:val="24"/>
          <w:szCs w:val="24"/>
          <w:lang w:eastAsia="de-DE"/>
        </w:rPr>
      </w:pPr>
      <w:r>
        <w:t>B.5</w:t>
      </w:r>
      <w:r w:rsidRPr="00A40634">
        <w:rPr>
          <w:rFonts w:ascii="Times New Roman" w:hAnsi="Times New Roman"/>
          <w:i w:val="0"/>
          <w:iCs w:val="0"/>
          <w:spacing w:val="0"/>
          <w:sz w:val="24"/>
          <w:szCs w:val="24"/>
          <w:lang w:eastAsia="de-DE"/>
        </w:rPr>
        <w:tab/>
      </w:r>
      <w:r>
        <w:t>Connecting FMUs together</w:t>
      </w:r>
      <w:r>
        <w:tab/>
      </w:r>
      <w:r>
        <w:fldChar w:fldCharType="begin"/>
      </w:r>
      <w:r>
        <w:instrText xml:space="preserve"> PAGEREF _Toc252111385 \h </w:instrText>
      </w:r>
      <w:r>
        <w:fldChar w:fldCharType="separate"/>
      </w:r>
      <w:r w:rsidR="0059498C">
        <w:t>48</w:t>
      </w:r>
      <w:r>
        <w:fldChar w:fldCharType="end"/>
      </w:r>
    </w:p>
    <w:p w14:paraId="2AC0A27C" w14:textId="77777777" w:rsidR="00AC10D0" w:rsidRPr="00A40634" w:rsidRDefault="00AC10D0">
      <w:pPr>
        <w:pStyle w:val="Verzeichnis1"/>
        <w:tabs>
          <w:tab w:val="left" w:pos="1440"/>
        </w:tabs>
        <w:rPr>
          <w:rFonts w:ascii="Times New Roman" w:hAnsi="Times New Roman"/>
          <w:b w:val="0"/>
          <w:bCs w:val="0"/>
          <w:spacing w:val="0"/>
          <w:sz w:val="24"/>
          <w:szCs w:val="24"/>
          <w:lang w:eastAsia="de-DE"/>
        </w:rPr>
      </w:pPr>
      <w:r>
        <w:t>Appendix C</w:t>
      </w:r>
      <w:r w:rsidRPr="00A40634">
        <w:rPr>
          <w:rFonts w:ascii="Times New Roman" w:hAnsi="Times New Roman"/>
          <w:b w:val="0"/>
          <w:bCs w:val="0"/>
          <w:spacing w:val="0"/>
          <w:sz w:val="24"/>
          <w:szCs w:val="24"/>
          <w:lang w:eastAsia="de-DE"/>
        </w:rPr>
        <w:tab/>
      </w:r>
      <w:r>
        <w:t>Features for Future Versions</w:t>
      </w:r>
      <w:r>
        <w:tab/>
      </w:r>
      <w:r>
        <w:fldChar w:fldCharType="begin"/>
      </w:r>
      <w:r>
        <w:instrText xml:space="preserve"> PAGEREF _Toc252111386 \h </w:instrText>
      </w:r>
      <w:r>
        <w:fldChar w:fldCharType="separate"/>
      </w:r>
      <w:r w:rsidR="0059498C">
        <w:t>52</w:t>
      </w:r>
      <w:r>
        <w:fldChar w:fldCharType="end"/>
      </w:r>
    </w:p>
    <w:p w14:paraId="3B2631F5" w14:textId="77777777" w:rsidR="00AC10D0" w:rsidRDefault="00AC10D0">
      <w:pPr>
        <w:pStyle w:val="Verzeichnis1"/>
        <w:tabs>
          <w:tab w:val="left" w:pos="1440"/>
        </w:tabs>
        <w:rPr>
          <w:rFonts w:ascii="Times New Roman" w:hAnsi="Times New Roman"/>
          <w:b w:val="0"/>
          <w:bCs w:val="0"/>
          <w:spacing w:val="0"/>
          <w:sz w:val="24"/>
          <w:szCs w:val="24"/>
          <w:lang w:val="de-DE" w:eastAsia="de-DE"/>
        </w:rPr>
      </w:pPr>
      <w:r>
        <w:t>Appendix D</w:t>
      </w:r>
      <w:r>
        <w:rPr>
          <w:rFonts w:ascii="Times New Roman" w:hAnsi="Times New Roman"/>
          <w:b w:val="0"/>
          <w:bCs w:val="0"/>
          <w:spacing w:val="0"/>
          <w:sz w:val="24"/>
          <w:szCs w:val="24"/>
          <w:lang w:val="de-DE" w:eastAsia="de-DE"/>
        </w:rPr>
        <w:tab/>
      </w:r>
      <w:r>
        <w:t>Glossary</w:t>
      </w:r>
      <w:r>
        <w:tab/>
      </w:r>
      <w:r>
        <w:fldChar w:fldCharType="begin"/>
      </w:r>
      <w:r>
        <w:instrText xml:space="preserve"> PAGEREF _Toc252111387 \h </w:instrText>
      </w:r>
      <w:r>
        <w:fldChar w:fldCharType="separate"/>
      </w:r>
      <w:r w:rsidR="0059498C">
        <w:t>55</w:t>
      </w:r>
      <w:r>
        <w:fldChar w:fldCharType="end"/>
      </w:r>
    </w:p>
    <w:p w14:paraId="435765B6" w14:textId="77777777" w:rsidR="00990EFE" w:rsidRPr="00432F04" w:rsidRDefault="00F96458" w:rsidP="00990EFE">
      <w:pPr>
        <w:pStyle w:val="berschrift1"/>
      </w:pPr>
      <w:r>
        <w:rPr>
          <w:spacing w:val="0"/>
          <w:sz w:val="20"/>
        </w:rPr>
        <w:lastRenderedPageBreak/>
        <w:fldChar w:fldCharType="end"/>
      </w:r>
      <w:bookmarkStart w:id="42" w:name="_Toc247884534"/>
      <w:bookmarkStart w:id="43" w:name="_Toc252111357"/>
      <w:r w:rsidR="00990EFE" w:rsidRPr="00432F04">
        <w:t>Overview</w:t>
      </w:r>
      <w:bookmarkEnd w:id="35"/>
      <w:bookmarkEnd w:id="42"/>
      <w:bookmarkEnd w:id="43"/>
    </w:p>
    <w:p w14:paraId="0AE5CB91" w14:textId="77777777" w:rsidR="00990EFE" w:rsidRPr="00432F04" w:rsidRDefault="00812D11" w:rsidP="00990EFE">
      <w:pPr>
        <w:pStyle w:val="Textkrper"/>
      </w:pPr>
      <w:r>
        <w:t xml:space="preserve">The FMI (Functional Mock-up </w:t>
      </w:r>
      <w:r w:rsidR="00990EFE" w:rsidRPr="00432F04">
        <w:t>Interface) defines an interface to be implemented by an executa</w:t>
      </w:r>
      <w:r>
        <w:t>ble called FMU (Functional Mock-up</w:t>
      </w:r>
      <w:r w:rsidR="00990EFE" w:rsidRPr="00432F04">
        <w:t xml:space="preserve"> Unit). The FMI functions are used (called) by a simulator to create one or more instances of the FMU, called models, and to run these models, typically together with other models. An FMU may either be self-integrating (co-simulation) or require the simulator to perform numerical integration. In this document, the interface for the latter case is defined</w:t>
      </w:r>
      <w:r w:rsidR="00FD5BB5">
        <w:rPr>
          <w:rStyle w:val="Funotenzeichen"/>
        </w:rPr>
        <w:footnoteReference w:id="1"/>
      </w:r>
      <w:r w:rsidR="00990EFE" w:rsidRPr="00432F04">
        <w:t>.</w:t>
      </w:r>
    </w:p>
    <w:p w14:paraId="2CBF21FD" w14:textId="77777777" w:rsidR="00990EFE" w:rsidRPr="00432F04" w:rsidRDefault="00990EFE" w:rsidP="000B030B">
      <w:pPr>
        <w:pStyle w:val="Textkrper-Zeileneinzug"/>
      </w:pPr>
      <w:r w:rsidRPr="00432F04">
        <w:t xml:space="preserve">The goal is to describe models of dynamic systems, i.e., models defined by </w:t>
      </w:r>
      <w:r w:rsidRPr="00432F04">
        <w:rPr>
          <w:u w:val="single"/>
        </w:rPr>
        <w:t>differential</w:t>
      </w:r>
      <w:r w:rsidRPr="00432F04">
        <w:t xml:space="preserve">, </w:t>
      </w:r>
      <w:r w:rsidRPr="00432F04">
        <w:rPr>
          <w:u w:val="single"/>
        </w:rPr>
        <w:t>algebraic</w:t>
      </w:r>
      <w:r w:rsidRPr="00432F04">
        <w:t xml:space="preserve"> and </w:t>
      </w:r>
      <w:r w:rsidRPr="00432F04">
        <w:rPr>
          <w:u w:val="single"/>
        </w:rPr>
        <w:t>discrete</w:t>
      </w:r>
      <w:r w:rsidRPr="00432F04">
        <w:t xml:space="preserve"> equations and to provide an interface to evaluate these equations as needed in different </w:t>
      </w:r>
      <w:r w:rsidRPr="00432F04">
        <w:rPr>
          <w:u w:val="single"/>
        </w:rPr>
        <w:t>simulation environments</w:t>
      </w:r>
      <w:r w:rsidRPr="00432F04">
        <w:t xml:space="preserve">, as well as in </w:t>
      </w:r>
      <w:r w:rsidRPr="00432F04">
        <w:rPr>
          <w:u w:val="single"/>
        </w:rPr>
        <w:t>embedded control systems,</w:t>
      </w:r>
      <w:r w:rsidRPr="00432F04">
        <w:t xml:space="preserve"> with explicit or implicit integrators and fixed or variable step-size. The</w:t>
      </w:r>
      <w:r w:rsidR="002E0485">
        <w:t xml:space="preserve"> </w:t>
      </w:r>
      <w:r w:rsidRPr="00432F04">
        <w:t>interface is designed so that large models can be described and consists of the following parts:</w:t>
      </w:r>
    </w:p>
    <w:p w14:paraId="3B87B61C" w14:textId="77777777" w:rsidR="00990EFE" w:rsidRPr="00432F04" w:rsidRDefault="00C71768" w:rsidP="00990EFE">
      <w:pPr>
        <w:pStyle w:val="Textkrper"/>
        <w:numPr>
          <w:ilvl w:val="0"/>
          <w:numId w:val="21"/>
        </w:numPr>
        <w:rPr>
          <w:u w:val="single"/>
        </w:rPr>
      </w:pPr>
      <w:r>
        <w:rPr>
          <w:u w:val="single"/>
        </w:rPr>
        <w:t xml:space="preserve">Model </w:t>
      </w:r>
      <w:r w:rsidR="00990EFE" w:rsidRPr="00432F04">
        <w:rPr>
          <w:u w:val="single"/>
        </w:rPr>
        <w:t>Interface</w:t>
      </w:r>
      <w:r w:rsidR="00990EFE" w:rsidRPr="00432F04">
        <w:br/>
        <w:t xml:space="preserve">All needed equations are evaluated by calling standardized </w:t>
      </w:r>
      <w:r w:rsidR="00990EFE" w:rsidRPr="00432F04">
        <w:rPr>
          <w:u w:val="single"/>
        </w:rPr>
        <w:t>“C” functions</w:t>
      </w:r>
      <w:r w:rsidR="00990EFE" w:rsidRPr="00432F04">
        <w:t>. “C” is used, because it is the most portable programming language today and is the only programming language that can be utilized in all embedded control systems.</w:t>
      </w:r>
    </w:p>
    <w:p w14:paraId="606229C9" w14:textId="77777777" w:rsidR="00990EFE" w:rsidRPr="00432F04" w:rsidRDefault="00C71768" w:rsidP="00990EFE">
      <w:pPr>
        <w:pStyle w:val="Textkrper"/>
        <w:numPr>
          <w:ilvl w:val="0"/>
          <w:numId w:val="21"/>
        </w:numPr>
        <w:rPr>
          <w:u w:val="single"/>
        </w:rPr>
      </w:pPr>
      <w:r>
        <w:rPr>
          <w:u w:val="single"/>
        </w:rPr>
        <w:t xml:space="preserve">Model </w:t>
      </w:r>
      <w:r w:rsidR="000B030B">
        <w:rPr>
          <w:u w:val="single"/>
        </w:rPr>
        <w:t>Description Schema</w:t>
      </w:r>
      <w:r w:rsidR="00990EFE" w:rsidRPr="00432F04">
        <w:br/>
      </w:r>
      <w:r w:rsidR="00084573">
        <w:t>The schema defines the structure and content of an xml-file generated by a modelling environment. This xml-file c</w:t>
      </w:r>
      <w:r w:rsidR="00990EFE" w:rsidRPr="00432F04">
        <w:t>ontains the definition of all variables in the model in a standardized way. It is then possible to run the C-code in an embedded system without the overhead of the variable definition (the alternative would be to store this information in the C-code and access it via function calls</w:t>
      </w:r>
      <w:r w:rsidR="000B030B">
        <w:t>,</w:t>
      </w:r>
      <w:r w:rsidR="00990EFE" w:rsidRPr="00432F04">
        <w:t xml:space="preserve"> but this is not practical for embedded systems and not for large models). Furthermore, the variable definition is a complex data structure and tools should be free how to represent this data structure in their programs. The selected approach allows a tool to store and access the variable definitions (without any memory or efficiency overhead of standardized access functions) in the programming language of the simulation environment, usually C++, C# or Java. Note, there are many free and commercial libraries in different programming languages to read xml-files in to an appropriate data structure, see, e.g., </w:t>
      </w:r>
      <w:hyperlink r:id="rId14" w:anchor="Parsers" w:history="1">
        <w:r w:rsidR="00990EFE" w:rsidRPr="00432F04">
          <w:rPr>
            <w:rStyle w:val="Hyperlink"/>
          </w:rPr>
          <w:t>http://en.wikipedia.org/wiki/Xml#Parsers</w:t>
        </w:r>
      </w:hyperlink>
      <w:r w:rsidR="00990EFE" w:rsidRPr="00432F04">
        <w:t>.</w:t>
      </w:r>
    </w:p>
    <w:p w14:paraId="30E9E727" w14:textId="77777777" w:rsidR="00990EFE" w:rsidRPr="00432F04" w:rsidRDefault="00990EFE" w:rsidP="00990EFE">
      <w:pPr>
        <w:pStyle w:val="Textkrper"/>
      </w:pPr>
      <w:r w:rsidRPr="00432F04">
        <w:t>A model is distributed in one zip-file. The zip-file contains (more details are given in</w:t>
      </w:r>
      <w:r w:rsidR="000B030B">
        <w:t xml:space="preserve"> section </w:t>
      </w:r>
      <w:r w:rsidR="000B030B">
        <w:fldChar w:fldCharType="begin"/>
      </w:r>
      <w:r w:rsidR="000B030B">
        <w:instrText xml:space="preserve"> REF _Ref247682469 \r \h </w:instrText>
      </w:r>
      <w:r w:rsidR="000B030B">
        <w:fldChar w:fldCharType="separate"/>
      </w:r>
      <w:r w:rsidR="0059498C">
        <w:t>4</w:t>
      </w:r>
      <w:r w:rsidR="000B030B">
        <w:fldChar w:fldCharType="end"/>
      </w:r>
      <w:r w:rsidRPr="00432F04">
        <w:t>):</w:t>
      </w:r>
    </w:p>
    <w:p w14:paraId="1855828F" w14:textId="77777777" w:rsidR="00990EFE" w:rsidRPr="00432F04" w:rsidRDefault="00990EFE" w:rsidP="00990EFE">
      <w:pPr>
        <w:pStyle w:val="Textkrper"/>
        <w:numPr>
          <w:ilvl w:val="0"/>
          <w:numId w:val="23"/>
        </w:numPr>
      </w:pPr>
      <w:r w:rsidRPr="00432F04">
        <w:t xml:space="preserve">The Model Description File (xml format). </w:t>
      </w:r>
    </w:p>
    <w:p w14:paraId="237E750D" w14:textId="77777777" w:rsidR="00990EFE" w:rsidRPr="00432F04" w:rsidRDefault="00990EFE" w:rsidP="00990EFE">
      <w:pPr>
        <w:pStyle w:val="Textkrper"/>
        <w:numPr>
          <w:ilvl w:val="0"/>
          <w:numId w:val="23"/>
        </w:numPr>
      </w:pPr>
      <w:r w:rsidRPr="00432F04">
        <w:t xml:space="preserve">The C sources of the </w:t>
      </w:r>
      <w:r w:rsidR="00C71768">
        <w:t xml:space="preserve">Model </w:t>
      </w:r>
      <w:r w:rsidRPr="00432F04">
        <w:t>Interface (including the needed run-time libraries used in the model) and/or</w:t>
      </w:r>
      <w:r w:rsidR="00FD5BB5">
        <w:br/>
      </w:r>
      <w:r w:rsidRPr="00432F04">
        <w:t>Dynamic link libraries (DLL) for one or several target machines</w:t>
      </w:r>
      <w:r w:rsidR="00FD5BB5">
        <w:t>.</w:t>
      </w:r>
      <w:r w:rsidRPr="00432F04">
        <w:t xml:space="preserve"> This solution is especially used, if the model provider wants to hide the model source code to secure the contained know-how. A model may contain physical parameters or geometrical dimensions, which should not be open. On the other hand, some functionality requires source code.</w:t>
      </w:r>
    </w:p>
    <w:p w14:paraId="455D4A0A" w14:textId="77777777" w:rsidR="00990EFE" w:rsidRPr="00432F04" w:rsidRDefault="00990EFE" w:rsidP="00990EFE">
      <w:pPr>
        <w:pStyle w:val="Textkrper"/>
        <w:numPr>
          <w:ilvl w:val="0"/>
          <w:numId w:val="23"/>
        </w:numPr>
      </w:pPr>
      <w:r w:rsidRPr="00432F04">
        <w:t>Additional model data (like tables, maps) in model specific file formats.</w:t>
      </w:r>
    </w:p>
    <w:p w14:paraId="26EE4511" w14:textId="77777777" w:rsidR="00990EFE" w:rsidRPr="00432F04" w:rsidRDefault="00990EFE" w:rsidP="00990EFE">
      <w:pPr>
        <w:pStyle w:val="Textkrper"/>
      </w:pPr>
    </w:p>
    <w:p w14:paraId="1DDC5214" w14:textId="77777777" w:rsidR="00990EFE" w:rsidRPr="00432F04" w:rsidRDefault="00990EFE" w:rsidP="00990EFE">
      <w:pPr>
        <w:pStyle w:val="Textkrper-Zeileneinzug"/>
      </w:pPr>
      <w:r w:rsidRPr="00432F04">
        <w:t xml:space="preserve">A schematic view of a model in </w:t>
      </w:r>
      <w:r w:rsidR="002E0485">
        <w:t>“</w:t>
      </w:r>
      <w:r w:rsidR="009C7BF5">
        <w:t>FMI</w:t>
      </w:r>
      <w:r w:rsidR="002E0485">
        <w:t xml:space="preserve"> for Model Exchange” </w:t>
      </w:r>
      <w:r w:rsidRPr="00432F04">
        <w:t>format is shown in the next figure:</w:t>
      </w:r>
    </w:p>
    <w:p w14:paraId="284585E2" w14:textId="77777777" w:rsidR="00990EFE" w:rsidRPr="00432F04" w:rsidRDefault="006F6E22" w:rsidP="00990EFE">
      <w:pPr>
        <w:pStyle w:val="Bild"/>
        <w:rPr>
          <w:lang w:val="en-GB"/>
        </w:rPr>
      </w:pPr>
      <w:r>
        <w:rPr>
          <w:lang w:val="en-GB"/>
        </w:rPr>
      </w:r>
      <w:r>
        <w:rPr>
          <w:lang w:val="en-GB"/>
        </w:rPr>
        <w:pict w14:anchorId="55651E88">
          <v:group id="_x0000_s1113" editas="canvas" style="width:483.3pt;height:271.85pt;mso-position-horizontal-relative:char;mso-position-vertical-relative:line" coordorigin="1134,327" coordsize="9666,5437">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4" type="#_x0000_t75" style="position:absolute;left:1134;top:327;width:9666;height:5437" o:preferrelative="f">
              <v:fill o:detectmouseclick="t"/>
              <v:path o:extrusionok="t" o:connecttype="none"/>
              <o:lock v:ext="edit" text="t"/>
            </v:shape>
            <v:shapetype id="_x0000_t202" coordsize="21600,21600" o:spt="202" path="m,l,21600r21600,l21600,xe">
              <v:stroke joinstyle="miter"/>
              <v:path gradientshapeok="t" o:connecttype="rect"/>
            </v:shapetype>
            <v:shape id="_x0000_s1115" type="#_x0000_t202" style="position:absolute;left:2792;top:5259;width:6408;height:505" fillcolor="#ff9" strokecolor="green" strokeweight="1.5pt">
              <v:fill rotate="t" angle="-135" type="gradient"/>
              <v:shadow opacity=".5" offset="3pt,3pt" offset2="2pt,2pt"/>
              <v:textbox style="mso-next-textbox:#_x0000_s1115;mso-fit-shape-to-text:t">
                <w:txbxContent>
                  <w:p w14:paraId="67EE08D1" w14:textId="77777777" w:rsidR="0091186F" w:rsidRDefault="0091186F" w:rsidP="00990EFE">
                    <w:pPr>
                      <w:autoSpaceDE w:val="0"/>
                      <w:autoSpaceDN w:val="0"/>
                      <w:adjustRightInd w:val="0"/>
                      <w:jc w:val="center"/>
                      <w:rPr>
                        <w:color w:val="000000"/>
                        <w:sz w:val="24"/>
                      </w:rPr>
                    </w:pPr>
                    <w:r>
                      <w:rPr>
                        <w:color w:val="000000"/>
                        <w:sz w:val="24"/>
                      </w:rPr>
                      <w:t>Solver</w:t>
                    </w:r>
                  </w:p>
                </w:txbxContent>
              </v:textbox>
            </v:shape>
            <v:rect id="_x0000_s1116" style="position:absolute;left:2792;top:1234;width:6408;height:3515;mso-wrap-style:none;v-text-anchor:middle" fillcolor="#eaeaea" strokeweight="1.5pt">
              <v:fill rotate="t" angle="-135" type="gradient"/>
            </v:rect>
            <v:line id="_x0000_s1117" style="position:absolute;v-text-anchor:middle" from="6632,722" to="6633,1623" strokecolor="red" strokeweight="2.25pt">
              <v:stroke endarrow="block" endarrowlength="long"/>
            </v:line>
            <v:rect id="_x0000_s1118" style="position:absolute;left:3588;top:1629;width:4887;height:2780;mso-wrap-style:none;v-text-anchor:middle" fillcolor="#bbe0e3" strokecolor="#339" strokeweight="1.5pt">
              <v:fill rotate="t" angle="-135" type="gradient"/>
              <v:shadow on="t" opacity=".5" offset="3pt,3pt" offset2="2pt,2pt"/>
            </v:rect>
            <v:shape id="_x0000_s1119" type="#_x0000_t202" style="position:absolute;left:3077;top:2479;width:363;height:448" filled="f" fillcolor="#bbe0e3" stroked="f">
              <v:textbox style="mso-next-textbox:#_x0000_s1119;mso-fit-shape-to-text:t">
                <w:txbxContent>
                  <w:p w14:paraId="5A972781"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u</w:t>
                    </w:r>
                  </w:p>
                </w:txbxContent>
              </v:textbox>
            </v:shape>
            <v:shape id="_x0000_s1120" type="#_x0000_t202" style="position:absolute;left:8520;top:2537;width:362;height:448" filled="f" fillcolor="#bbe0e3" stroked="f">
              <v:textbox style="mso-next-textbox:#_x0000_s1120;mso-fit-shape-to-text:t">
                <w:txbxContent>
                  <w:p w14:paraId="12D0EA44"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y</w:t>
                    </w:r>
                  </w:p>
                </w:txbxContent>
              </v:textbox>
            </v:shape>
            <v:shape id="_x0000_s1121" type="#_x0000_t202" style="position:absolute;left:2733;top:1182;width:3286;height:475" filled="f" fillcolor="#bbe0e3" stroked="f">
              <v:textbox style="mso-next-textbox:#_x0000_s1121;mso-fit-shape-to-text:t">
                <w:txbxContent>
                  <w:p w14:paraId="72C6B035" w14:textId="77777777" w:rsidR="0091186F" w:rsidRDefault="0091186F" w:rsidP="00990EFE">
                    <w:pPr>
                      <w:autoSpaceDE w:val="0"/>
                      <w:autoSpaceDN w:val="0"/>
                      <w:adjustRightInd w:val="0"/>
                      <w:rPr>
                        <w:color w:val="000000"/>
                        <w:sz w:val="24"/>
                      </w:rPr>
                    </w:pPr>
                    <w:r>
                      <w:rPr>
                        <w:color w:val="000000"/>
                        <w:sz w:val="24"/>
                      </w:rPr>
                      <w:t>Enclosing Model</w:t>
                    </w:r>
                  </w:p>
                </w:txbxContent>
              </v:textbox>
            </v:shape>
            <v:line id="_x0000_s1122" style="position:absolute;v-text-anchor:middle" from="3020,2992" to="3585,2992" strokecolor="red" strokeweight="2.25pt">
              <v:stroke endarrow="block" endarrowlength="long"/>
            </v:line>
            <v:line id="_x0000_s1123" style="position:absolute;flip:y;v-text-anchor:middle" from="8475,3045" to="9061,3046" strokecolor="#339" strokeweight="2.25pt">
              <v:stroke endarrow="block" endarrowlength="long"/>
            </v:line>
            <v:shape id="_x0000_s1124" type="#_x0000_t202" style="position:absolute;left:5260;top:4839;width:123;height:304;mso-wrap-style:none" filled="f" fillcolor="#bbe0e3" stroked="f">
              <v:textbox style="mso-next-textbox:#_x0000_s1124;mso-fit-shape-to-text:t" inset="0,0,0,0">
                <w:txbxContent>
                  <w:p w14:paraId="270949F3" w14:textId="77777777" w:rsidR="0091186F" w:rsidRDefault="0091186F" w:rsidP="00990EFE">
                    <w:pPr>
                      <w:autoSpaceDE w:val="0"/>
                      <w:autoSpaceDN w:val="0"/>
                      <w:adjustRightInd w:val="0"/>
                      <w:rPr>
                        <w:b/>
                        <w:bCs/>
                        <w:color w:val="000000"/>
                        <w:sz w:val="22"/>
                        <w:szCs w:val="22"/>
                      </w:rPr>
                    </w:pPr>
                    <w:r>
                      <w:rPr>
                        <w:b/>
                        <w:bCs/>
                        <w:color w:val="000000"/>
                        <w:sz w:val="22"/>
                        <w:szCs w:val="22"/>
                      </w:rPr>
                      <w:t>x</w:t>
                    </w:r>
                  </w:p>
                </w:txbxContent>
              </v:textbox>
            </v:shape>
            <v:line id="_x0000_s1125" style="position:absolute;flip:y;v-text-anchor:middle" from="5511,4409" to="5512,5259" strokecolor="red" strokeweight="2.25pt">
              <v:stroke endarrow="block" endarrowlength="long"/>
            </v:line>
            <v:line id="_x0000_s1126" style="position:absolute;v-text-anchor:middle" from="5680,4409" to="5681,5259" strokecolor="#339" strokeweight="2.25pt">
              <v:stroke endarrow="block" endarrowlength="long"/>
            </v:line>
            <v:line id="_x0000_s1127" style="position:absolute;v-text-anchor:middle" from="6688,4409" to="6689,5259" strokecolor="#339" strokeweight="2.25pt">
              <v:stroke endarrow="block" endarrowlength="long"/>
            </v:line>
            <v:line id="_x0000_s1128" style="position:absolute;flip:y;v-text-anchor:middle" from="4405,4394" to="4406,5244" strokecolor="red" strokeweight="2.25pt">
              <v:stroke endarrow="block" endarrowlength="long"/>
            </v:line>
            <v:shape id="_x0000_s1129" type="#_x0000_t202" style="position:absolute;left:4200;top:4864;width:153;height:304;mso-wrap-style:none" filled="f" fillcolor="#bbe0e3" stroked="f">
              <v:textbox style="mso-next-textbox:#_x0000_s1129;mso-fit-shape-to-text:t" inset="0,0,2pt,0">
                <w:txbxContent>
                  <w:p w14:paraId="4019A54B" w14:textId="77777777" w:rsidR="0091186F" w:rsidRDefault="0091186F" w:rsidP="00990EFE">
                    <w:pPr>
                      <w:autoSpaceDE w:val="0"/>
                      <w:autoSpaceDN w:val="0"/>
                      <w:adjustRightInd w:val="0"/>
                      <w:rPr>
                        <w:i/>
                        <w:iCs/>
                        <w:color w:val="000000"/>
                        <w:sz w:val="22"/>
                        <w:szCs w:val="22"/>
                      </w:rPr>
                    </w:pPr>
                    <w:r>
                      <w:rPr>
                        <w:i/>
                        <w:iCs/>
                        <w:color w:val="000000"/>
                        <w:sz w:val="22"/>
                        <w:szCs w:val="22"/>
                      </w:rPr>
                      <w:t>t</w:t>
                    </w:r>
                  </w:p>
                </w:txbxContent>
              </v:textbox>
            </v:shape>
            <v:shape id="_x0000_s1130" type="#_x0000_t75" style="position:absolute;left:6797;top:4845;width:640;height:280">
              <v:imagedata r:id="rId15" o:title=""/>
            </v:shape>
            <v:line id="_x0000_s1131" style="position:absolute;v-text-anchor:middle" from="7598,722" to="7599,1617" strokecolor="#339" strokeweight="2.25pt">
              <v:stroke startarrow="block" endarrowlength="long"/>
            </v:line>
            <v:shape id="_x0000_s1132" type="#_x0000_t202" style="position:absolute;left:7738;top:651;width:362;height:448" filled="f" fillcolor="#bbe0e3" stroked="f">
              <v:textbox style="mso-next-textbox:#_x0000_s1132;mso-fit-shape-to-text:t">
                <w:txbxContent>
                  <w:p w14:paraId="6208FE5D" w14:textId="77777777" w:rsidR="0091186F" w:rsidRDefault="0091186F" w:rsidP="00990EFE">
                    <w:pPr>
                      <w:autoSpaceDE w:val="0"/>
                      <w:autoSpaceDN w:val="0"/>
                      <w:adjustRightInd w:val="0"/>
                      <w:jc w:val="center"/>
                      <w:rPr>
                        <w:b/>
                        <w:bCs/>
                        <w:color w:val="000000"/>
                        <w:sz w:val="22"/>
                        <w:szCs w:val="22"/>
                      </w:rPr>
                    </w:pPr>
                    <w:r>
                      <w:rPr>
                        <w:b/>
                        <w:bCs/>
                        <w:color w:val="000000"/>
                        <w:sz w:val="22"/>
                        <w:szCs w:val="22"/>
                      </w:rPr>
                      <w:t>v</w:t>
                    </w:r>
                  </w:p>
                </w:txbxContent>
              </v:textbox>
            </v:shape>
            <v:shape id="_x0000_s1133" type="#_x0000_t75" style="position:absolute;left:2199;top:774;width:4380;height:321">
              <v:imagedata r:id="rId16" o:title=""/>
            </v:shape>
            <v:shape id="_x0000_s1134" type="#_x0000_t202" style="position:absolute;left:3601;top:1650;width:4830;height:2715" stroked="f">
              <v:fill color2="#bbe0e3" rotate="t" focus="100%" type="gradient"/>
              <v:textbox style="mso-next-textbox:#_x0000_s1134">
                <w:txbxContent>
                  <w:tbl>
                    <w:tblPr>
                      <w:tblW w:w="4847" w:type="dxa"/>
                      <w:tblInd w:w="-50" w:type="dxa"/>
                      <w:tblLayout w:type="fixed"/>
                      <w:tblCellMar>
                        <w:left w:w="70" w:type="dxa"/>
                        <w:right w:w="70" w:type="dxa"/>
                      </w:tblCellMar>
                      <w:tblLook w:val="0000" w:firstRow="0" w:lastRow="0" w:firstColumn="0" w:lastColumn="0" w:noHBand="0" w:noVBand="0"/>
                    </w:tblPr>
                    <w:tblGrid>
                      <w:gridCol w:w="348"/>
                      <w:gridCol w:w="4499"/>
                    </w:tblGrid>
                    <w:tr w:rsidR="0091186F" w14:paraId="37D6AE3E" w14:textId="77777777" w:rsidTr="00965B2D">
                      <w:tc>
                        <w:tcPr>
                          <w:tcW w:w="348" w:type="dxa"/>
                        </w:tcPr>
                        <w:p w14:paraId="0F33BD4E" w14:textId="77777777" w:rsidR="0091186F" w:rsidRPr="00BD4780" w:rsidRDefault="0091186F">
                          <w:pPr>
                            <w:rPr>
                              <w:i/>
                            </w:rPr>
                          </w:pPr>
                          <w:r w:rsidRPr="00BD4780">
                            <w:rPr>
                              <w:i/>
                            </w:rPr>
                            <w:t>t</w:t>
                          </w:r>
                        </w:p>
                      </w:tc>
                      <w:tc>
                        <w:tcPr>
                          <w:tcW w:w="4499" w:type="dxa"/>
                        </w:tcPr>
                        <w:p w14:paraId="4EF2132E" w14:textId="77777777" w:rsidR="0091186F" w:rsidRDefault="0091186F">
                          <w:r>
                            <w:t>time</w:t>
                          </w:r>
                        </w:p>
                      </w:tc>
                    </w:tr>
                    <w:tr w:rsidR="0091186F" w14:paraId="2C7FF6E0" w14:textId="77777777" w:rsidTr="00965B2D">
                      <w:tc>
                        <w:tcPr>
                          <w:tcW w:w="348" w:type="dxa"/>
                        </w:tcPr>
                        <w:p w14:paraId="41E754E5" w14:textId="77777777" w:rsidR="0091186F" w:rsidRPr="00BD4780" w:rsidRDefault="0091186F">
                          <w:pPr>
                            <w:rPr>
                              <w:b/>
                            </w:rPr>
                          </w:pPr>
                          <w:r w:rsidRPr="00BD4780">
                            <w:rPr>
                              <w:b/>
                            </w:rPr>
                            <w:t>m</w:t>
                          </w:r>
                        </w:p>
                      </w:tc>
                      <w:tc>
                        <w:tcPr>
                          <w:tcW w:w="4499" w:type="dxa"/>
                        </w:tcPr>
                        <w:p w14:paraId="62B09CE5" w14:textId="77777777" w:rsidR="0091186F" w:rsidRDefault="0091186F">
                          <w:r>
                            <w:t>discrete states (constant between events)</w:t>
                          </w:r>
                        </w:p>
                      </w:tc>
                    </w:tr>
                    <w:tr w:rsidR="0091186F" w14:paraId="29F3D4EF" w14:textId="77777777" w:rsidTr="00965B2D">
                      <w:tc>
                        <w:tcPr>
                          <w:tcW w:w="348" w:type="dxa"/>
                        </w:tcPr>
                        <w:p w14:paraId="442EC89D" w14:textId="77777777" w:rsidR="0091186F" w:rsidRPr="00BD4780" w:rsidRDefault="0091186F">
                          <w:pPr>
                            <w:rPr>
                              <w:b/>
                            </w:rPr>
                          </w:pPr>
                          <w:r>
                            <w:rPr>
                              <w:b/>
                            </w:rPr>
                            <w:t>p</w:t>
                          </w:r>
                        </w:p>
                      </w:tc>
                      <w:tc>
                        <w:tcPr>
                          <w:tcW w:w="4499" w:type="dxa"/>
                        </w:tcPr>
                        <w:p w14:paraId="51D315B0" w14:textId="77777777" w:rsidR="0091186F" w:rsidRDefault="0091186F">
                          <w:r>
                            <w:t>parameters of type Real, Integer, Boolean, String</w:t>
                          </w:r>
                        </w:p>
                      </w:tc>
                    </w:tr>
                    <w:tr w:rsidR="0091186F" w14:paraId="4FA089AC" w14:textId="77777777" w:rsidTr="00965B2D">
                      <w:tc>
                        <w:tcPr>
                          <w:tcW w:w="348" w:type="dxa"/>
                        </w:tcPr>
                        <w:p w14:paraId="0A3CA00E" w14:textId="77777777" w:rsidR="0091186F" w:rsidRPr="00BD4780" w:rsidRDefault="0091186F">
                          <w:pPr>
                            <w:rPr>
                              <w:b/>
                            </w:rPr>
                          </w:pPr>
                          <w:r w:rsidRPr="00BD4780">
                            <w:rPr>
                              <w:b/>
                            </w:rPr>
                            <w:t>u</w:t>
                          </w:r>
                        </w:p>
                      </w:tc>
                      <w:tc>
                        <w:tcPr>
                          <w:tcW w:w="4499" w:type="dxa"/>
                        </w:tcPr>
                        <w:p w14:paraId="52D4FAA6" w14:textId="77777777" w:rsidR="0091186F" w:rsidRDefault="0091186F">
                          <w:r>
                            <w:t>inputs of type Real, Integer, Boolean, String</w:t>
                          </w:r>
                        </w:p>
                      </w:tc>
                    </w:tr>
                    <w:tr w:rsidR="0091186F" w14:paraId="237589A2" w14:textId="77777777" w:rsidTr="00965B2D">
                      <w:tc>
                        <w:tcPr>
                          <w:tcW w:w="348" w:type="dxa"/>
                        </w:tcPr>
                        <w:p w14:paraId="5CCE5D61" w14:textId="77777777" w:rsidR="0091186F" w:rsidRPr="00BD4780" w:rsidRDefault="0091186F" w:rsidP="00CA4345">
                          <w:pPr>
                            <w:rPr>
                              <w:b/>
                            </w:rPr>
                          </w:pPr>
                          <w:r w:rsidRPr="00BD4780">
                            <w:rPr>
                              <w:b/>
                            </w:rPr>
                            <w:t>v</w:t>
                          </w:r>
                        </w:p>
                      </w:tc>
                      <w:tc>
                        <w:tcPr>
                          <w:tcW w:w="4499" w:type="dxa"/>
                        </w:tcPr>
                        <w:p w14:paraId="73E14088" w14:textId="77777777" w:rsidR="0091186F" w:rsidRDefault="0091186F" w:rsidP="00CA4345">
                          <w:r>
                            <w:t>all exposed variables</w:t>
                          </w:r>
                        </w:p>
                      </w:tc>
                    </w:tr>
                    <w:tr w:rsidR="0091186F" w14:paraId="40316CCD" w14:textId="77777777" w:rsidTr="00965B2D">
                      <w:tc>
                        <w:tcPr>
                          <w:tcW w:w="348" w:type="dxa"/>
                        </w:tcPr>
                        <w:p w14:paraId="6F2DD8CD" w14:textId="77777777" w:rsidR="0091186F" w:rsidRPr="00BD4780" w:rsidRDefault="0091186F" w:rsidP="00CA4345">
                          <w:pPr>
                            <w:rPr>
                              <w:b/>
                            </w:rPr>
                          </w:pPr>
                          <w:r w:rsidRPr="00BD4780">
                            <w:rPr>
                              <w:b/>
                            </w:rPr>
                            <w:t>x</w:t>
                          </w:r>
                        </w:p>
                      </w:tc>
                      <w:tc>
                        <w:tcPr>
                          <w:tcW w:w="4499" w:type="dxa"/>
                        </w:tcPr>
                        <w:p w14:paraId="4CE31F37" w14:textId="77777777" w:rsidR="0091186F" w:rsidRDefault="0091186F" w:rsidP="00CA4345">
                          <w:r>
                            <w:t>continuous states (continuous between events)</w:t>
                          </w:r>
                        </w:p>
                      </w:tc>
                    </w:tr>
                    <w:tr w:rsidR="0091186F" w14:paraId="70B9425D" w14:textId="77777777" w:rsidTr="00965B2D">
                      <w:tc>
                        <w:tcPr>
                          <w:tcW w:w="348" w:type="dxa"/>
                        </w:tcPr>
                        <w:p w14:paraId="4327DCEC" w14:textId="77777777" w:rsidR="0091186F" w:rsidRPr="00BD4780" w:rsidRDefault="0091186F">
                          <w:pPr>
                            <w:rPr>
                              <w:b/>
                            </w:rPr>
                          </w:pPr>
                          <w:r w:rsidRPr="00BD4780">
                            <w:rPr>
                              <w:b/>
                            </w:rPr>
                            <w:t>y</w:t>
                          </w:r>
                        </w:p>
                      </w:tc>
                      <w:tc>
                        <w:tcPr>
                          <w:tcW w:w="4499" w:type="dxa"/>
                        </w:tcPr>
                        <w:p w14:paraId="6B532B83" w14:textId="77777777" w:rsidR="0091186F" w:rsidRDefault="0091186F">
                          <w:r>
                            <w:t>outputs of type Real, Integer, Boolean, String</w:t>
                          </w:r>
                        </w:p>
                      </w:tc>
                    </w:tr>
                    <w:tr w:rsidR="0091186F" w14:paraId="75008BB1" w14:textId="77777777" w:rsidTr="00965B2D">
                      <w:trPr>
                        <w:trHeight w:val="80"/>
                      </w:trPr>
                      <w:tc>
                        <w:tcPr>
                          <w:tcW w:w="348" w:type="dxa"/>
                        </w:tcPr>
                        <w:p w14:paraId="0E33DAB5" w14:textId="77777777" w:rsidR="0091186F" w:rsidRPr="00BD4780" w:rsidRDefault="0091186F">
                          <w:pPr>
                            <w:rPr>
                              <w:b/>
                            </w:rPr>
                          </w:pPr>
                          <w:r w:rsidRPr="00BD4780">
                            <w:rPr>
                              <w:b/>
                            </w:rPr>
                            <w:t>z</w:t>
                          </w:r>
                        </w:p>
                      </w:tc>
                      <w:tc>
                        <w:tcPr>
                          <w:tcW w:w="4499" w:type="dxa"/>
                        </w:tcPr>
                        <w:p w14:paraId="7659FB09" w14:textId="77777777" w:rsidR="0091186F" w:rsidRDefault="0091186F">
                          <w:r>
                            <w:t>event indicators</w:t>
                          </w:r>
                        </w:p>
                      </w:tc>
                    </w:tr>
                  </w:tbl>
                  <w:p w14:paraId="30FBF638" w14:textId="77777777" w:rsidR="0091186F" w:rsidRDefault="0091186F"/>
                </w:txbxContent>
              </v:textbox>
            </v:shape>
            <v:shape id="_x0000_s1135" type="#_x0000_t202" style="position:absolute;left:3663;top:3936;width:4762;height:475" filled="f" fillcolor="#bbe0e3" stroked="f">
              <v:textbox style="mso-next-textbox:#_x0000_s1135;mso-fit-shape-to-text:t">
                <w:txbxContent>
                  <w:p w14:paraId="1BEA9A56" w14:textId="77777777" w:rsidR="0091186F" w:rsidRDefault="0091186F" w:rsidP="00990EFE">
                    <w:pPr>
                      <w:autoSpaceDE w:val="0"/>
                      <w:autoSpaceDN w:val="0"/>
                      <w:adjustRightInd w:val="0"/>
                      <w:jc w:val="center"/>
                      <w:rPr>
                        <w:color w:val="000000"/>
                        <w:sz w:val="24"/>
                      </w:rPr>
                    </w:pPr>
                    <w:r>
                      <w:rPr>
                        <w:color w:val="000000"/>
                        <w:sz w:val="24"/>
                      </w:rPr>
                      <w:t>External Model (FMU instance)</w:t>
                    </w:r>
                  </w:p>
                </w:txbxContent>
              </v:textbox>
            </v:shape>
            <w10:wrap type="none"/>
            <w10:anchorlock/>
          </v:group>
          <o:OLEObject Type="Embed" ProgID="Equation.DSMT4" ShapeID="_x0000_s1130" DrawAspect="Content" ObjectID="_1561365907" r:id="rId17"/>
          <o:OLEObject Type="Embed" ProgID="Equation.DSMT4" ShapeID="_x0000_s1133" DrawAspect="Content" ObjectID="_1561365908" r:id="rId18"/>
        </w:pict>
      </w:r>
    </w:p>
    <w:p w14:paraId="0E2E06EC" w14:textId="77777777" w:rsidR="00990EFE" w:rsidRPr="00432F04" w:rsidRDefault="00990EFE" w:rsidP="00990EFE">
      <w:pPr>
        <w:rPr>
          <w:lang w:eastAsia="de-DE"/>
        </w:rPr>
      </w:pPr>
    </w:p>
    <w:p w14:paraId="16CC3AB8" w14:textId="77777777" w:rsidR="00990EFE" w:rsidRPr="000D0261" w:rsidRDefault="000D0261" w:rsidP="000D0261">
      <w:pPr>
        <w:pStyle w:val="Beschriftung"/>
        <w:ind w:left="1164" w:hanging="880"/>
        <w:rPr>
          <w:b w:val="0"/>
        </w:rPr>
      </w:pPr>
      <w:bookmarkStart w:id="44" w:name="OLE_LINK5"/>
      <w:r>
        <w:t xml:space="preserve">Figure </w:t>
      </w:r>
      <w:r>
        <w:fldChar w:fldCharType="begin"/>
      </w:r>
      <w:r>
        <w:instrText xml:space="preserve"> SEQ Figure \* ARABIC </w:instrText>
      </w:r>
      <w:r>
        <w:fldChar w:fldCharType="separate"/>
      </w:r>
      <w:r w:rsidR="0059498C">
        <w:rPr>
          <w:noProof/>
        </w:rPr>
        <w:t>1</w:t>
      </w:r>
      <w:r>
        <w:fldChar w:fldCharType="end"/>
      </w:r>
      <w:r w:rsidR="00990EFE" w:rsidRPr="00432F04">
        <w:rPr>
          <w:b w:val="0"/>
        </w:rPr>
        <w:t xml:space="preserve">: </w:t>
      </w:r>
      <w:r w:rsidR="00990EFE" w:rsidRPr="000D0261">
        <w:rPr>
          <w:b w:val="0"/>
        </w:rPr>
        <w:t>Data flow between the components</w:t>
      </w:r>
      <w:r w:rsidR="00191FE0">
        <w:rPr>
          <w:b w:val="0"/>
        </w:rPr>
        <w:t xml:space="preserve">, for details see section </w:t>
      </w:r>
      <w:r w:rsidR="00191FE0">
        <w:rPr>
          <w:b w:val="0"/>
        </w:rPr>
        <w:fldChar w:fldCharType="begin"/>
      </w:r>
      <w:r w:rsidR="00191FE0">
        <w:rPr>
          <w:b w:val="0"/>
        </w:rPr>
        <w:instrText xml:space="preserve"> REF _Ref240464802 \r \h </w:instrText>
      </w:r>
      <w:r w:rsidR="00191FE0">
        <w:rPr>
          <w:b w:val="0"/>
        </w:rPr>
      </w:r>
      <w:r w:rsidR="00191FE0">
        <w:rPr>
          <w:b w:val="0"/>
        </w:rPr>
        <w:fldChar w:fldCharType="separate"/>
      </w:r>
      <w:r w:rsidR="0059498C">
        <w:rPr>
          <w:b w:val="0"/>
        </w:rPr>
        <w:t>2.1</w:t>
      </w:r>
      <w:r w:rsidR="00191FE0">
        <w:rPr>
          <w:b w:val="0"/>
        </w:rPr>
        <w:fldChar w:fldCharType="end"/>
      </w:r>
      <w:r w:rsidR="00990EFE" w:rsidRPr="000D0261">
        <w:rPr>
          <w:b w:val="0"/>
        </w:rPr>
        <w:t xml:space="preserve">. </w:t>
      </w:r>
      <w:r>
        <w:rPr>
          <w:b w:val="0"/>
        </w:rPr>
        <w:br/>
      </w:r>
      <w:r w:rsidR="00990EFE" w:rsidRPr="00432F04">
        <w:rPr>
          <w:b w:val="0"/>
          <w:color w:val="000080"/>
        </w:rPr>
        <w:t>Blue</w:t>
      </w:r>
      <w:r w:rsidR="00FD5BB5">
        <w:rPr>
          <w:b w:val="0"/>
        </w:rPr>
        <w:t xml:space="preserve"> arrows: Information provided by the FMU</w:t>
      </w:r>
      <w:r w:rsidR="00990EFE" w:rsidRPr="000D0261">
        <w:rPr>
          <w:b w:val="0"/>
        </w:rPr>
        <w:t>.</w:t>
      </w:r>
      <w:r>
        <w:rPr>
          <w:b w:val="0"/>
        </w:rPr>
        <w:br/>
      </w:r>
      <w:r w:rsidR="00990EFE" w:rsidRPr="000D0261">
        <w:rPr>
          <w:b w:val="0"/>
          <w:color w:val="FF0000"/>
        </w:rPr>
        <w:t>Red</w:t>
      </w:r>
      <w:r w:rsidR="00990EFE" w:rsidRPr="000D0261">
        <w:rPr>
          <w:b w:val="0"/>
        </w:rPr>
        <w:t xml:space="preserve"> arrows: informatio</w:t>
      </w:r>
      <w:r w:rsidR="00FD5BB5">
        <w:rPr>
          <w:b w:val="0"/>
        </w:rPr>
        <w:t>n provided to the FMU</w:t>
      </w:r>
      <w:r w:rsidR="00990EFE" w:rsidRPr="000D0261">
        <w:rPr>
          <w:b w:val="0"/>
        </w:rPr>
        <w:t>.</w:t>
      </w:r>
      <w:bookmarkEnd w:id="44"/>
    </w:p>
    <w:p w14:paraId="33F5540D" w14:textId="77777777" w:rsidR="00990EFE" w:rsidRPr="00432F04" w:rsidRDefault="00990EFE" w:rsidP="00990EFE">
      <w:pPr>
        <w:pStyle w:val="berschrift2"/>
        <w:rPr>
          <w:rFonts w:eastAsia="MS Mincho"/>
        </w:rPr>
      </w:pPr>
      <w:bookmarkStart w:id="45" w:name="_Toc240646362"/>
      <w:bookmarkStart w:id="46" w:name="_Toc247884535"/>
      <w:bookmarkStart w:id="47" w:name="_Toc252111358"/>
      <w:r w:rsidRPr="00432F04">
        <w:rPr>
          <w:rFonts w:eastAsia="MS Mincho"/>
        </w:rPr>
        <w:t>Properties and Guiding Ideas</w:t>
      </w:r>
      <w:bookmarkEnd w:id="45"/>
      <w:bookmarkEnd w:id="46"/>
      <w:bookmarkEnd w:id="47"/>
    </w:p>
    <w:p w14:paraId="65A63AD5" w14:textId="77777777" w:rsidR="00990EFE" w:rsidRPr="00432F04" w:rsidRDefault="00990EFE" w:rsidP="00990EFE">
      <w:pPr>
        <w:pStyle w:val="Textkrper"/>
        <w:rPr>
          <w:lang w:eastAsia="ar-SA"/>
        </w:rPr>
      </w:pPr>
      <w:r w:rsidRPr="00432F04">
        <w:rPr>
          <w:lang w:eastAsia="ar-SA"/>
        </w:rPr>
        <w:t xml:space="preserve">In this section, properties are listed and some principles are defined that guided the low-level design of the </w:t>
      </w:r>
      <w:r w:rsidR="00C71768">
        <w:rPr>
          <w:lang w:eastAsia="ar-SA"/>
        </w:rPr>
        <w:t>Model Exchange</w:t>
      </w:r>
      <w:r w:rsidRPr="00432F04">
        <w:rPr>
          <w:lang w:eastAsia="ar-SA"/>
        </w:rPr>
        <w:t xml:space="preserve"> interface. This shall increase self consistency of the interface functions. The listed issues are sorted, starting from high-level properties to low-level implementation issues. </w:t>
      </w:r>
    </w:p>
    <w:p w14:paraId="352BDB7D" w14:textId="77777777" w:rsidR="00990EFE" w:rsidRPr="00432F04" w:rsidRDefault="00990EFE" w:rsidP="00990EFE">
      <w:pPr>
        <w:pStyle w:val="Textkrper"/>
        <w:ind w:left="720" w:hanging="720"/>
        <w:rPr>
          <w:rFonts w:eastAsia="Lucida Sans Unicode"/>
          <w:lang w:bidi="en-US"/>
        </w:rPr>
      </w:pPr>
      <w:r w:rsidRPr="00432F04">
        <w:rPr>
          <w:rFonts w:eastAsia="Lucida Sans Unicode"/>
          <w:i/>
          <w:iCs/>
          <w:lang w:bidi="en-US"/>
        </w:rPr>
        <w:t>Expressivity</w:t>
      </w:r>
      <w:r w:rsidRPr="00432F04">
        <w:rPr>
          <w:rFonts w:eastAsia="Lucida Sans Unicode"/>
          <w:lang w:bidi="en-US"/>
        </w:rPr>
        <w:t>: The FMI provide</w:t>
      </w:r>
      <w:r w:rsidR="000F539D">
        <w:rPr>
          <w:rFonts w:eastAsia="Lucida Sans Unicode"/>
          <w:lang w:bidi="en-US"/>
        </w:rPr>
        <w:t>s</w:t>
      </w:r>
      <w:r w:rsidRPr="00432F04">
        <w:rPr>
          <w:rFonts w:eastAsia="Lucida Sans Unicode"/>
          <w:lang w:bidi="en-US"/>
        </w:rPr>
        <w:t xml:space="preserve"> the necessary features that Modelica</w:t>
      </w:r>
      <w:r w:rsidR="00FD5BB5" w:rsidRPr="00FD5BB5">
        <w:rPr>
          <w:rFonts w:eastAsia="Lucida Sans Unicode" w:cs="Arial"/>
          <w:vertAlign w:val="superscript"/>
          <w:lang w:bidi="en-US"/>
        </w:rPr>
        <w:t>®</w:t>
      </w:r>
      <w:r w:rsidR="00FD5BB5">
        <w:rPr>
          <w:rFonts w:eastAsia="Lucida Sans Unicode"/>
          <w:lang w:bidi="en-US"/>
        </w:rPr>
        <w:t xml:space="preserve">, </w:t>
      </w:r>
      <w:r w:rsidRPr="00432F04">
        <w:rPr>
          <w:rFonts w:eastAsia="Lucida Sans Unicode"/>
          <w:lang w:bidi="en-US"/>
        </w:rPr>
        <w:t>Simulink</w:t>
      </w:r>
      <w:r w:rsidR="00FD5BB5" w:rsidRPr="00FD5BB5">
        <w:rPr>
          <w:rFonts w:eastAsia="Lucida Sans Unicode" w:cs="Arial"/>
          <w:vertAlign w:val="superscript"/>
          <w:lang w:bidi="en-US"/>
        </w:rPr>
        <w:t>®</w:t>
      </w:r>
      <w:r w:rsidR="00FD5BB5">
        <w:rPr>
          <w:rFonts w:eastAsia="Lucida Sans Unicode"/>
          <w:lang w:bidi="en-US"/>
        </w:rPr>
        <w:t xml:space="preserve"> </w:t>
      </w:r>
      <w:r w:rsidRPr="00432F04">
        <w:rPr>
          <w:rFonts w:eastAsia="Lucida Sans Unicode"/>
          <w:lang w:bidi="en-US"/>
        </w:rPr>
        <w:t>and SIMPACK model</w:t>
      </w:r>
      <w:r w:rsidR="000F539D">
        <w:rPr>
          <w:rFonts w:eastAsia="Lucida Sans Unicode"/>
          <w:lang w:bidi="en-US"/>
        </w:rPr>
        <w:t>s</w:t>
      </w:r>
      <w:r w:rsidR="00FD5BB5">
        <w:rPr>
          <w:rStyle w:val="Funotenzeichen"/>
          <w:rFonts w:eastAsia="Lucida Sans Unicode"/>
          <w:lang w:bidi="en-US"/>
        </w:rPr>
        <w:footnoteReference w:id="2"/>
      </w:r>
      <w:r w:rsidRPr="00432F04">
        <w:rPr>
          <w:rFonts w:eastAsia="Lucida Sans Unicode"/>
          <w:lang w:bidi="en-US"/>
        </w:rPr>
        <w:t xml:space="preserve"> can be transformed to a</w:t>
      </w:r>
      <w:r w:rsidR="000F539D">
        <w:rPr>
          <w:rFonts w:eastAsia="Lucida Sans Unicode"/>
          <w:lang w:bidi="en-US"/>
        </w:rPr>
        <w:t>n</w:t>
      </w:r>
      <w:r w:rsidRPr="00432F04">
        <w:rPr>
          <w:rFonts w:eastAsia="Lucida Sans Unicode"/>
          <w:lang w:bidi="en-US"/>
        </w:rPr>
        <w:t xml:space="preserve"> FM</w:t>
      </w:r>
      <w:r w:rsidR="000F539D">
        <w:rPr>
          <w:rFonts w:eastAsia="Lucida Sans Unicode"/>
          <w:lang w:bidi="en-US"/>
        </w:rPr>
        <w:t>U</w:t>
      </w:r>
      <w:r w:rsidRPr="00432F04">
        <w:rPr>
          <w:rFonts w:eastAsia="Lucida Sans Unicode"/>
          <w:lang w:bidi="en-US"/>
        </w:rPr>
        <w:t>.</w:t>
      </w:r>
    </w:p>
    <w:p w14:paraId="6E9029A4" w14:textId="77777777" w:rsidR="00990EFE" w:rsidRPr="00432F04" w:rsidRDefault="00990EFE" w:rsidP="00990EFE">
      <w:pPr>
        <w:pStyle w:val="Textkrper"/>
        <w:ind w:left="720" w:hanging="720"/>
        <w:rPr>
          <w:rFonts w:eastAsia="Lucida Sans Unicode"/>
          <w:lang w:bidi="en-US"/>
        </w:rPr>
      </w:pPr>
      <w:r w:rsidRPr="00432F04">
        <w:rPr>
          <w:rFonts w:eastAsia="Lucida Sans Unicode"/>
          <w:i/>
          <w:iCs/>
          <w:lang w:bidi="en-US"/>
        </w:rPr>
        <w:t>Implementation</w:t>
      </w:r>
      <w:r w:rsidRPr="00432F04">
        <w:rPr>
          <w:rFonts w:eastAsia="Lucida Sans Unicode"/>
          <w:lang w:bidi="en-US"/>
        </w:rPr>
        <w:t xml:space="preserve">: FMUs can be written manually or can be generated automatically from a </w:t>
      </w:r>
      <w:r w:rsidR="006F0EE0">
        <w:rPr>
          <w:rFonts w:eastAsia="Lucida Sans Unicode"/>
          <w:lang w:bidi="en-US"/>
        </w:rPr>
        <w:t>modelling</w:t>
      </w:r>
      <w:r w:rsidRPr="00432F04">
        <w:rPr>
          <w:rFonts w:eastAsia="Lucida Sans Unicode"/>
          <w:lang w:bidi="en-US"/>
        </w:rPr>
        <w:t xml:space="preserve"> environment. Existing manually coded models can be transformed manually to a model according to the FMI standard.</w:t>
      </w:r>
    </w:p>
    <w:p w14:paraId="2B9A739D" w14:textId="77777777" w:rsidR="00990EFE" w:rsidRPr="00432F04" w:rsidRDefault="00990EFE" w:rsidP="00990EFE">
      <w:pPr>
        <w:pStyle w:val="Textkrper"/>
        <w:ind w:left="720" w:hanging="720"/>
        <w:rPr>
          <w:lang w:eastAsia="ar-SA"/>
        </w:rPr>
      </w:pPr>
      <w:r w:rsidRPr="00432F04">
        <w:rPr>
          <w:i/>
          <w:iCs/>
          <w:lang w:eastAsia="ar-SA"/>
        </w:rPr>
        <w:t>Processor independence</w:t>
      </w:r>
      <w:r w:rsidRPr="00432F04">
        <w:rPr>
          <w:lang w:eastAsia="ar-SA"/>
        </w:rPr>
        <w:t>: It is possible to distribute</w:t>
      </w:r>
      <w:r w:rsidR="00E458DE">
        <w:rPr>
          <w:lang w:eastAsia="ar-SA"/>
        </w:rPr>
        <w:t xml:space="preserve"> an FMU</w:t>
      </w:r>
      <w:r w:rsidRPr="00432F04">
        <w:rPr>
          <w:lang w:eastAsia="ar-SA"/>
        </w:rPr>
        <w:t xml:space="preserve"> without knowing the target processor. This allows to run an FMU on a PC, a </w:t>
      </w:r>
      <w:r w:rsidR="000F539D">
        <w:rPr>
          <w:lang w:eastAsia="ar-SA"/>
        </w:rPr>
        <w:t>Hardware-in-the-Loop Simulation</w:t>
      </w:r>
      <w:r w:rsidRPr="00432F04">
        <w:rPr>
          <w:lang w:eastAsia="ar-SA"/>
        </w:rPr>
        <w:t xml:space="preserve"> </w:t>
      </w:r>
      <w:r w:rsidR="000F539D">
        <w:rPr>
          <w:lang w:eastAsia="ar-SA"/>
        </w:rPr>
        <w:t>platform</w:t>
      </w:r>
      <w:r w:rsidRPr="00432F04">
        <w:rPr>
          <w:lang w:eastAsia="ar-SA"/>
        </w:rPr>
        <w:t xml:space="preserve"> or as part of the controller software of an ECU, e. g. as part of an AUTOSAR SW-C. Keeping the FMU independent of the target processor increases the usability of the FMU and is even required by the AUTOSAR software component model. Implementation: using a textual FMU (distribute the C source of the FMU).</w:t>
      </w:r>
    </w:p>
    <w:p w14:paraId="5F520B66" w14:textId="77777777" w:rsidR="00990EFE" w:rsidRPr="00432F04" w:rsidRDefault="00990EFE" w:rsidP="00990EFE">
      <w:pPr>
        <w:pStyle w:val="Textkrper"/>
        <w:ind w:left="720" w:hanging="720"/>
        <w:rPr>
          <w:lang w:eastAsia="ar-SA"/>
        </w:rPr>
      </w:pPr>
      <w:r w:rsidRPr="00432F04">
        <w:rPr>
          <w:i/>
          <w:iCs/>
          <w:lang w:eastAsia="ar-SA"/>
        </w:rPr>
        <w:t>Simulator independence</w:t>
      </w:r>
      <w:r w:rsidRPr="00432F04">
        <w:rPr>
          <w:lang w:eastAsia="ar-SA"/>
        </w:rPr>
        <w:t>: It is possible to compile, link and distribute</w:t>
      </w:r>
      <w:r w:rsidR="00E458DE">
        <w:rPr>
          <w:lang w:eastAsia="ar-SA"/>
        </w:rPr>
        <w:t xml:space="preserve"> an FMU</w:t>
      </w:r>
      <w:r w:rsidRPr="00432F04">
        <w:rPr>
          <w:lang w:eastAsia="ar-SA"/>
        </w:rPr>
        <w:t xml:space="preserve"> without knowing the target simulator. Reason: The standard would be much less attractive otherwise, unnecessarily restricting the later use of an FMU at compile time and forcing users to maintain simulator specific variants of an FMU. Implementation: using a binary FMU. When generating a binary </w:t>
      </w:r>
      <w:r w:rsidRPr="00432F04">
        <w:rPr>
          <w:lang w:eastAsia="ar-SA"/>
        </w:rPr>
        <w:lastRenderedPageBreak/>
        <w:t xml:space="preserve">FMU, e. g. a Windows dynamic link library (.dll) or a Linux shared object library (.so), the target operating system and eventually the target processor must be known. However, no run-time libraries, source files or header files of the target simulator are needed to generate the binary FMU. As a result, the binary FMU can be executed by any simulator running on the target platform (provided the necessary licenses are available, if required from the model or from the used run-time libraries). </w:t>
      </w:r>
    </w:p>
    <w:p w14:paraId="698C3F30" w14:textId="77777777" w:rsidR="00990EFE" w:rsidRPr="00432F04" w:rsidRDefault="00990EFE" w:rsidP="00990EFE">
      <w:pPr>
        <w:pStyle w:val="Textkrper"/>
        <w:ind w:left="720" w:hanging="720"/>
        <w:rPr>
          <w:lang w:eastAsia="ar-SA"/>
        </w:rPr>
      </w:pPr>
      <w:r w:rsidRPr="00432F04">
        <w:rPr>
          <w:i/>
          <w:iCs/>
          <w:lang w:eastAsia="ar-SA"/>
        </w:rPr>
        <w:t xml:space="preserve">Small run-time overhead </w:t>
      </w:r>
      <w:r w:rsidRPr="00432F04">
        <w:rPr>
          <w:lang w:eastAsia="ar-SA"/>
        </w:rPr>
        <w:t>: Communication between an FMU and a target simulator through the FMI does not introduce significant run time overhead. This is achieved by a new caching technique (to avoid to compute the same variables several time) and by exchanging vectors instead of scalar quantities.</w:t>
      </w:r>
    </w:p>
    <w:p w14:paraId="44610D4C" w14:textId="77777777" w:rsidR="00990EFE" w:rsidRPr="00432F04" w:rsidRDefault="00990EFE" w:rsidP="00990EFE">
      <w:pPr>
        <w:pStyle w:val="Textkrper"/>
        <w:ind w:left="720" w:hanging="720"/>
        <w:rPr>
          <w:lang w:eastAsia="ar-SA"/>
        </w:rPr>
      </w:pPr>
      <w:r w:rsidRPr="00432F04">
        <w:rPr>
          <w:i/>
          <w:iCs/>
          <w:lang w:eastAsia="ar-SA"/>
        </w:rPr>
        <w:t>Small footprint</w:t>
      </w:r>
      <w:r w:rsidRPr="00432F04">
        <w:rPr>
          <w:lang w:eastAsia="ar-SA"/>
        </w:rPr>
        <w:t xml:space="preserve">: A compiled FMU (the executable) is small. Reason: An FMU may run on an ECU (Electronic Control Unit, e.g., a micro processor), and ECUs have strong memory limitations. This is achieved by storing signal attributes (names, units, etc.) and all other information not needed for model evaluation in a separate text file (= </w:t>
      </w:r>
      <w:r w:rsidR="00553952">
        <w:rPr>
          <w:lang w:eastAsia="ar-SA"/>
        </w:rPr>
        <w:t>Model Description File</w:t>
      </w:r>
      <w:r w:rsidRPr="00432F04">
        <w:rPr>
          <w:lang w:eastAsia="ar-SA"/>
        </w:rPr>
        <w:t>) that is not needed on the micro processor where the executable might run.</w:t>
      </w:r>
    </w:p>
    <w:p w14:paraId="5A47F5EC" w14:textId="77777777" w:rsidR="00990EFE" w:rsidRPr="00432F04" w:rsidRDefault="00990EFE" w:rsidP="00990EFE">
      <w:pPr>
        <w:pStyle w:val="Textkrper"/>
        <w:ind w:left="720" w:hanging="720"/>
        <w:rPr>
          <w:lang w:eastAsia="ar-SA"/>
        </w:rPr>
      </w:pPr>
      <w:r w:rsidRPr="00432F04">
        <w:rPr>
          <w:i/>
          <w:iCs/>
          <w:lang w:eastAsia="ar-SA"/>
        </w:rPr>
        <w:t>Hide data structure</w:t>
      </w:r>
      <w:r w:rsidRPr="00432F04">
        <w:rPr>
          <w:lang w:eastAsia="ar-SA"/>
        </w:rPr>
        <w:t>: The FMI</w:t>
      </w:r>
      <w:r w:rsidR="000F539D">
        <w:rPr>
          <w:lang w:eastAsia="ar-SA"/>
        </w:rPr>
        <w:t xml:space="preserve"> for </w:t>
      </w:r>
      <w:r w:rsidR="00C71768">
        <w:rPr>
          <w:lang w:eastAsia="ar-SA"/>
        </w:rPr>
        <w:t>Model Exchange</w:t>
      </w:r>
      <w:r w:rsidRPr="00432F04">
        <w:rPr>
          <w:lang w:eastAsia="ar-SA"/>
        </w:rPr>
        <w:t xml:space="preserve"> does not prescribe a data structure (a C struct) to represent a model</w:t>
      </w:r>
      <w:r w:rsidR="000F539D">
        <w:rPr>
          <w:lang w:eastAsia="ar-SA"/>
        </w:rPr>
        <w:t>.</w:t>
      </w:r>
      <w:r w:rsidRPr="00432F04">
        <w:rPr>
          <w:lang w:eastAsia="ar-SA"/>
        </w:rPr>
        <w:t xml:space="preserve"> Reason: the FMI standard shall not unnecessarily restrict or prescribe a certain implementation of FMUs or simulators (whoever holds the model data), to ease implementation by different tool vendors.</w:t>
      </w:r>
    </w:p>
    <w:p w14:paraId="15B24C5B" w14:textId="77777777" w:rsidR="00990EFE" w:rsidRPr="00432F04" w:rsidRDefault="00990EFE" w:rsidP="00990EFE">
      <w:pPr>
        <w:pStyle w:val="Textkrper"/>
        <w:ind w:left="720" w:hanging="720"/>
        <w:rPr>
          <w:lang w:eastAsia="ar-SA"/>
        </w:rPr>
      </w:pPr>
      <w:r w:rsidRPr="00432F04">
        <w:rPr>
          <w:i/>
          <w:iCs/>
          <w:lang w:eastAsia="ar-SA"/>
        </w:rPr>
        <w:t>Support many and nested FMUs</w:t>
      </w:r>
      <w:r w:rsidRPr="00432F04">
        <w:rPr>
          <w:lang w:eastAsia="ar-SA"/>
        </w:rPr>
        <w:t xml:space="preserve">: A simulator can run many FMUs in a single simulation run. The inputs and outputs of these FMUs can be connected with direct feed through. Moreover, an FMU may contain nested FMUs. </w:t>
      </w:r>
    </w:p>
    <w:p w14:paraId="74280EEE" w14:textId="77777777" w:rsidR="00990EFE" w:rsidRPr="00432F04" w:rsidRDefault="00990EFE" w:rsidP="00990EFE">
      <w:pPr>
        <w:pStyle w:val="Textkrper"/>
        <w:ind w:left="720" w:hanging="720"/>
        <w:rPr>
          <w:lang w:eastAsia="ar-SA"/>
        </w:rPr>
      </w:pPr>
      <w:r w:rsidRPr="00432F04">
        <w:rPr>
          <w:rFonts w:eastAsia="Lucida Sans Unicode"/>
          <w:i/>
          <w:iCs/>
          <w:lang w:bidi="en-US"/>
        </w:rPr>
        <w:t>Numerical Robustness</w:t>
      </w:r>
      <w:r w:rsidRPr="00432F04">
        <w:rPr>
          <w:rFonts w:eastAsia="Lucida Sans Unicode"/>
          <w:lang w:bidi="en-US"/>
        </w:rPr>
        <w:t xml:space="preserve">: The FMI standard </w:t>
      </w:r>
      <w:r w:rsidR="000F539D">
        <w:rPr>
          <w:rFonts w:eastAsia="Lucida Sans Unicode"/>
          <w:lang w:bidi="en-US"/>
        </w:rPr>
        <w:t>allows</w:t>
      </w:r>
      <w:r w:rsidRPr="00432F04">
        <w:rPr>
          <w:rFonts w:eastAsia="Lucida Sans Unicode"/>
          <w:lang w:bidi="en-US"/>
        </w:rPr>
        <w:t xml:space="preserve"> that problems which are numerically critical (e.g. time and state events, multiple sample rates, stiff problems) can be treated in a robust way.</w:t>
      </w:r>
    </w:p>
    <w:p w14:paraId="3FD1B26D" w14:textId="77777777" w:rsidR="00990EFE" w:rsidRPr="00432F04" w:rsidRDefault="00990EFE" w:rsidP="00990EFE">
      <w:pPr>
        <w:pStyle w:val="Textkrper"/>
        <w:ind w:left="720" w:hanging="720"/>
        <w:rPr>
          <w:rFonts w:eastAsia="Lucida Sans Unicode" w:cs="Tahoma"/>
          <w:color w:val="000000"/>
          <w:lang w:bidi="en-US"/>
        </w:rPr>
      </w:pPr>
      <w:r w:rsidRPr="00432F04">
        <w:rPr>
          <w:i/>
          <w:lang w:eastAsia="ar-SA"/>
        </w:rPr>
        <w:t>H</w:t>
      </w:r>
      <w:r w:rsidRPr="00432F04">
        <w:rPr>
          <w:rFonts w:eastAsia="Lucida Sans Unicode" w:cs="Tahoma"/>
          <w:i/>
          <w:iCs/>
          <w:color w:val="000000"/>
          <w:lang w:bidi="en-US"/>
        </w:rPr>
        <w:t xml:space="preserve">ide cache: </w:t>
      </w:r>
      <w:r w:rsidRPr="00432F04">
        <w:rPr>
          <w:rFonts w:eastAsia="Lucida Sans Unicode" w:cs="Tahoma"/>
          <w:color w:val="000000"/>
          <w:lang w:bidi="en-US"/>
        </w:rPr>
        <w:t>A typ</w:t>
      </w:r>
      <w:r w:rsidR="00F82BB9">
        <w:rPr>
          <w:rFonts w:eastAsia="Lucida Sans Unicode" w:cs="Tahoma"/>
          <w:color w:val="000000"/>
          <w:lang w:bidi="en-US"/>
        </w:rPr>
        <w:t>ical FMU will cache computed</w:t>
      </w:r>
      <w:r w:rsidRPr="00432F04">
        <w:rPr>
          <w:rFonts w:eastAsia="Lucida Sans Unicode" w:cs="Tahoma"/>
          <w:color w:val="000000"/>
          <w:lang w:bidi="en-US"/>
        </w:rPr>
        <w:t xml:space="preserve"> results for later reuse. To simplify usage and to reduce error possibilities by a simulator, the caching mechanism is hidden from the FMI. Reason: First, the FMI should not force an FMU to implement a certain caching policy. Second, this helps to keep the FMI simple. Implementation: The FMI provides explicit methods (called by the simulator) for setting properties that invalidate cached data. An FMU that chooses to implement a cache may maintain a set of 'dirty' flags, hidden from the simulator. A get method, e. g. to a state, will then either trigger a computation, or return cached data, depending on the value of these flags.</w:t>
      </w:r>
    </w:p>
    <w:p w14:paraId="6AB6E413" w14:textId="77777777" w:rsidR="00990EFE" w:rsidRPr="00432F04" w:rsidRDefault="00990EFE" w:rsidP="00990EFE">
      <w:pPr>
        <w:pStyle w:val="Textkrper"/>
        <w:ind w:left="720" w:hanging="720"/>
        <w:rPr>
          <w:lang w:eastAsia="ar-SA"/>
        </w:rPr>
      </w:pPr>
      <w:r w:rsidRPr="00432F04">
        <w:rPr>
          <w:i/>
          <w:iCs/>
          <w:lang w:eastAsia="ar-SA"/>
        </w:rPr>
        <w:t>Support numerical solvers</w:t>
      </w:r>
      <w:r w:rsidRPr="00432F04">
        <w:rPr>
          <w:lang w:eastAsia="ar-SA"/>
        </w:rPr>
        <w:t xml:space="preserve">: A typical </w:t>
      </w:r>
      <w:r w:rsidRPr="00432F04">
        <w:rPr>
          <w:rFonts w:eastAsia="Lucida Sans Unicode" w:cs="Tahoma"/>
          <w:color w:val="000000"/>
          <w:lang w:bidi="en-US"/>
        </w:rPr>
        <w:t xml:space="preserve">target </w:t>
      </w:r>
      <w:r w:rsidRPr="00432F04">
        <w:rPr>
          <w:lang w:eastAsia="ar-SA"/>
        </w:rPr>
        <w:t>simulator will use numerical solvers. These solvers require vectors for states, derivatives and zero-crossing functions. The FMU directly fills the values of such vectors provided by the solvers. Reason: minimize execution time. The exposure of these vectors conflicts somewhat with the 'hide data structure' requirement, but the efficiency gain justifies this.</w:t>
      </w:r>
    </w:p>
    <w:p w14:paraId="05589D00" w14:textId="77777777" w:rsidR="00990EFE" w:rsidRPr="00432F04" w:rsidRDefault="00990EFE" w:rsidP="00990EFE">
      <w:pPr>
        <w:pStyle w:val="Textkrper"/>
        <w:ind w:left="720" w:hanging="720"/>
        <w:rPr>
          <w:lang w:eastAsia="ar-SA"/>
        </w:rPr>
      </w:pPr>
      <w:r w:rsidRPr="00432F04">
        <w:rPr>
          <w:i/>
          <w:iCs/>
          <w:lang w:eastAsia="ar-SA"/>
        </w:rPr>
        <w:t>Explicit signature</w:t>
      </w:r>
      <w:r w:rsidRPr="00432F04">
        <w:rPr>
          <w:lang w:eastAsia="ar-SA"/>
        </w:rPr>
        <w:t>: The intended operations, argument types and return values are made explicit in the signature. For example, an operator (such as 'compute_derivatives') is not passed as an int argument but a special function is called for this. The 'const' prefix is used for any pointer that should not be changed, including 'const char*' instead of 'char*'. Reason: the correct use of the FMI can be checked at compile time and allow calling of the C code in a C++ environment (which is much stricter on ‘const’ as C is). This will help to develop FMUs that use the FMI in the intended way.</w:t>
      </w:r>
    </w:p>
    <w:p w14:paraId="338BB249" w14:textId="77777777" w:rsidR="00990EFE" w:rsidRPr="00432F04" w:rsidRDefault="00990EFE" w:rsidP="00990EFE">
      <w:pPr>
        <w:pStyle w:val="Textkrper"/>
        <w:ind w:left="720" w:hanging="720"/>
        <w:rPr>
          <w:lang w:eastAsia="ar-SA"/>
        </w:rPr>
      </w:pPr>
      <w:r w:rsidRPr="00432F04">
        <w:rPr>
          <w:i/>
          <w:iCs/>
          <w:lang w:eastAsia="ar-SA"/>
        </w:rPr>
        <w:lastRenderedPageBreak/>
        <w:t>Few functions</w:t>
      </w:r>
      <w:r w:rsidRPr="00432F04">
        <w:rPr>
          <w:lang w:eastAsia="ar-SA"/>
        </w:rPr>
        <w:t>: The FMI consists of a few, 'orthogonal' functions, avoiding redundant functions, that could be defined in terms of others. Reason: This leads to a compact, easy to use, and hence attractive API with a compact documentation (</w:t>
      </w:r>
      <w:r w:rsidR="00FD5BB5">
        <w:rPr>
          <w:lang w:eastAsia="ar-SA"/>
        </w:rPr>
        <w:t xml:space="preserve">the essential part is less than </w:t>
      </w:r>
      <w:r w:rsidRPr="00432F04">
        <w:rPr>
          <w:lang w:eastAsia="ar-SA"/>
        </w:rPr>
        <w:t>30 pages).</w:t>
      </w:r>
    </w:p>
    <w:p w14:paraId="11437795" w14:textId="77777777" w:rsidR="00990EFE" w:rsidRPr="00432F04" w:rsidRDefault="00990EFE" w:rsidP="00990EFE">
      <w:pPr>
        <w:pStyle w:val="Textkrper"/>
        <w:ind w:left="720" w:hanging="720"/>
        <w:rPr>
          <w:lang w:eastAsia="ar-SA"/>
        </w:rPr>
      </w:pPr>
      <w:r w:rsidRPr="00432F04">
        <w:rPr>
          <w:i/>
          <w:iCs/>
          <w:lang w:eastAsia="ar-SA"/>
        </w:rPr>
        <w:t>Error handling</w:t>
      </w:r>
      <w:r w:rsidRPr="00432F04">
        <w:rPr>
          <w:lang w:eastAsia="ar-SA"/>
        </w:rPr>
        <w:t>: All FMI methods use a common set of methods to communicate errors.</w:t>
      </w:r>
    </w:p>
    <w:p w14:paraId="644F5988" w14:textId="77777777" w:rsidR="00990EFE" w:rsidRPr="00432F04" w:rsidRDefault="00990EFE" w:rsidP="00990EFE">
      <w:pPr>
        <w:pStyle w:val="Textkrper"/>
        <w:ind w:left="720" w:hanging="720"/>
        <w:rPr>
          <w:lang w:eastAsia="ar-SA"/>
        </w:rPr>
      </w:pPr>
      <w:r w:rsidRPr="00432F04">
        <w:rPr>
          <w:i/>
          <w:iCs/>
          <w:lang w:eastAsia="ar-SA"/>
        </w:rPr>
        <w:t>Allocator must free</w:t>
      </w:r>
      <w:r w:rsidRPr="00432F04">
        <w:rPr>
          <w:lang w:eastAsia="ar-SA"/>
        </w:rPr>
        <w:t>: All memory (and other resources) allocated by the FMU are freed (released) by the FMU. Likewise, resources allocated by the simulator are released by the simulator. Reason: this helps to prevent memory leaks.</w:t>
      </w:r>
    </w:p>
    <w:p w14:paraId="532A9E68" w14:textId="77777777" w:rsidR="00990EFE" w:rsidRPr="00432F04" w:rsidRDefault="00990EFE" w:rsidP="00990EFE">
      <w:pPr>
        <w:pStyle w:val="Textkrper"/>
        <w:ind w:left="720" w:hanging="720"/>
        <w:rPr>
          <w:lang w:eastAsia="ar-SA"/>
        </w:rPr>
      </w:pPr>
      <w:r w:rsidRPr="00432F04">
        <w:rPr>
          <w:i/>
          <w:iCs/>
          <w:lang w:eastAsia="ar-SA"/>
        </w:rPr>
        <w:t>Immutable strings</w:t>
      </w:r>
      <w:r w:rsidRPr="00432F04">
        <w:rPr>
          <w:lang w:eastAsia="ar-SA"/>
        </w:rPr>
        <w:t>: All strings passed as arguments or returned are read-only and must not be modified by the receiver. Reason: This eases the reuse of strings.</w:t>
      </w:r>
    </w:p>
    <w:p w14:paraId="250BDA1E" w14:textId="77777777" w:rsidR="00990EFE" w:rsidRPr="00432F04" w:rsidRDefault="00990EFE" w:rsidP="00990EFE">
      <w:pPr>
        <w:pStyle w:val="Textkrper"/>
        <w:ind w:left="720" w:hanging="720"/>
        <w:rPr>
          <w:lang w:eastAsia="ar-SA"/>
        </w:rPr>
      </w:pPr>
      <w:r w:rsidRPr="00432F04">
        <w:rPr>
          <w:i/>
          <w:lang w:eastAsia="ar-SA"/>
        </w:rPr>
        <w:t>U</w:t>
      </w:r>
      <w:r w:rsidRPr="00432F04">
        <w:rPr>
          <w:i/>
          <w:iCs/>
          <w:lang w:eastAsia="ar-SA"/>
        </w:rPr>
        <w:t>se C</w:t>
      </w:r>
      <w:r w:rsidRPr="00432F04">
        <w:rPr>
          <w:lang w:eastAsia="ar-SA"/>
        </w:rPr>
        <w:t>: The FMI is encoded using C, not C++. Inheritance of sub-interfaces can be implemented using #include. Reason: Avoid problems with compiler and linker dependent behavior. Run FMU on embedded target.</w:t>
      </w:r>
    </w:p>
    <w:p w14:paraId="52BB7EAC" w14:textId="77777777" w:rsidR="00990EFE" w:rsidRPr="00432F04" w:rsidRDefault="00990EFE" w:rsidP="00990EFE">
      <w:pPr>
        <w:pStyle w:val="Textkrper"/>
        <w:spacing w:before="240"/>
        <w:rPr>
          <w:lang w:eastAsia="ar-SA"/>
        </w:rPr>
      </w:pPr>
      <w:r w:rsidRPr="00432F04">
        <w:rPr>
          <w:lang w:eastAsia="ar-SA"/>
        </w:rPr>
        <w:t>This</w:t>
      </w:r>
      <w:r w:rsidR="00812D11">
        <w:rPr>
          <w:lang w:eastAsia="ar-SA"/>
        </w:rPr>
        <w:t xml:space="preserve"> version of the functional mock-up</w:t>
      </w:r>
      <w:r w:rsidRPr="00432F04">
        <w:rPr>
          <w:lang w:eastAsia="ar-SA"/>
        </w:rPr>
        <w:t xml:space="preserve"> interface does </w:t>
      </w:r>
      <w:r w:rsidRPr="00432F04">
        <w:rPr>
          <w:u w:val="single"/>
          <w:lang w:eastAsia="ar-SA"/>
        </w:rPr>
        <w:t>not</w:t>
      </w:r>
      <w:r w:rsidRPr="00432F04">
        <w:rPr>
          <w:lang w:eastAsia="ar-SA"/>
        </w:rPr>
        <w:t xml:space="preserve"> have the following desirable properties. They might be added in a future version: </w:t>
      </w:r>
    </w:p>
    <w:p w14:paraId="7DF77B26" w14:textId="77777777" w:rsidR="00990EFE" w:rsidRPr="00432F04" w:rsidRDefault="00990EFE" w:rsidP="009C7BF5">
      <w:pPr>
        <w:pStyle w:val="Textkrper"/>
        <w:widowControl w:val="0"/>
        <w:numPr>
          <w:ilvl w:val="0"/>
          <w:numId w:val="29"/>
        </w:numPr>
        <w:suppressAutoHyphens/>
      </w:pPr>
      <w:r w:rsidRPr="00432F04">
        <w:t>The interface is for ordinary differential equations in state space form (ODE). It is not for a general differential-algebraic equation system.</w:t>
      </w:r>
    </w:p>
    <w:p w14:paraId="1A3C6BE0" w14:textId="77777777" w:rsidR="00990EFE" w:rsidRPr="00432F04" w:rsidRDefault="00990EFE" w:rsidP="009C7BF5">
      <w:pPr>
        <w:pStyle w:val="Textkrper-Zeileneinzug"/>
        <w:numPr>
          <w:ilvl w:val="0"/>
          <w:numId w:val="29"/>
        </w:numPr>
        <w:spacing w:before="120"/>
      </w:pPr>
      <w:r w:rsidRPr="00432F04">
        <w:t>Special features as might be useful for multi-body system programs, like SIMPACK, are not included.</w:t>
      </w:r>
    </w:p>
    <w:p w14:paraId="1B0328A6" w14:textId="77777777" w:rsidR="00990EFE" w:rsidRPr="00432F04" w:rsidRDefault="00990EFE" w:rsidP="009C7BF5">
      <w:pPr>
        <w:pStyle w:val="Textkrper"/>
        <w:widowControl w:val="0"/>
        <w:numPr>
          <w:ilvl w:val="0"/>
          <w:numId w:val="29"/>
        </w:numPr>
        <w:suppressAutoHyphens/>
      </w:pPr>
      <w:r w:rsidRPr="00432F04">
        <w:t>The interface is for simulation</w:t>
      </w:r>
      <w:r w:rsidR="000F539D">
        <w:t xml:space="preserve"> and for embedded systems</w:t>
      </w:r>
      <w:r w:rsidRPr="00432F04">
        <w:t>. Properties that might be additionally needed for optimization are not included.</w:t>
      </w:r>
    </w:p>
    <w:p w14:paraId="633B2B97" w14:textId="77777777" w:rsidR="00990EFE" w:rsidRPr="00432F04" w:rsidRDefault="00990EFE" w:rsidP="009C7BF5">
      <w:pPr>
        <w:pStyle w:val="Textkrper"/>
        <w:widowControl w:val="0"/>
        <w:numPr>
          <w:ilvl w:val="0"/>
          <w:numId w:val="29"/>
        </w:numPr>
        <w:suppressAutoHyphens/>
      </w:pPr>
      <w:r w:rsidRPr="00432F04">
        <w:t>No Jacobian matrix (neither dense nor sparse; tools have to derive this matrix</w:t>
      </w:r>
      <w:r w:rsidR="001649E6" w:rsidRPr="001649E6">
        <w:t xml:space="preserve"> </w:t>
      </w:r>
      <w:r w:rsidR="001649E6" w:rsidRPr="00432F04">
        <w:t>numerically</w:t>
      </w:r>
      <w:r w:rsidRPr="00432F04">
        <w:t xml:space="preserve">). The goal for the future is that large models, </w:t>
      </w:r>
      <w:r w:rsidRPr="00432F04">
        <w:rPr>
          <w:rFonts w:eastAsia="Lucida Sans Unicode"/>
          <w:lang w:bidi="en-US"/>
        </w:rPr>
        <w:t>i. e., models with up to 10</w:t>
      </w:r>
      <w:r w:rsidRPr="00432F04">
        <w:rPr>
          <w:rFonts w:eastAsia="Lucida Sans Unicode"/>
          <w:vertAlign w:val="superscript"/>
          <w:lang w:bidi="en-US"/>
        </w:rPr>
        <w:t>4</w:t>
      </w:r>
      <w:r w:rsidRPr="00432F04">
        <w:rPr>
          <w:rFonts w:eastAsia="Lucida Sans Unicode"/>
          <w:lang w:bidi="en-US"/>
        </w:rPr>
        <w:t xml:space="preserve"> continuous states and up to 10</w:t>
      </w:r>
      <w:r w:rsidRPr="00432F04">
        <w:rPr>
          <w:rFonts w:eastAsia="Lucida Sans Unicode"/>
          <w:vertAlign w:val="superscript"/>
          <w:lang w:bidi="en-US"/>
        </w:rPr>
        <w:t>6</w:t>
      </w:r>
      <w:r w:rsidRPr="00432F04">
        <w:rPr>
          <w:rFonts w:eastAsia="Lucida Sans Unicode"/>
          <w:lang w:bidi="en-US"/>
        </w:rPr>
        <w:t xml:space="preserve"> variables, can be handled.</w:t>
      </w:r>
    </w:p>
    <w:p w14:paraId="70041E0A" w14:textId="77777777" w:rsidR="00990EFE" w:rsidRPr="00432F04" w:rsidRDefault="00990EFE" w:rsidP="009C7BF5">
      <w:pPr>
        <w:pStyle w:val="Textkrper-Zeileneinzug"/>
        <w:numPr>
          <w:ilvl w:val="0"/>
          <w:numId w:val="29"/>
        </w:numPr>
        <w:spacing w:before="120"/>
      </w:pPr>
      <w:r w:rsidRPr="00432F04">
        <w:t>No linearization data (A,B,C,D matrices of linearized model)</w:t>
      </w:r>
    </w:p>
    <w:p w14:paraId="69014BD5" w14:textId="77777777" w:rsidR="00990EFE" w:rsidRPr="00432F04" w:rsidRDefault="00990EFE" w:rsidP="009C7BF5">
      <w:pPr>
        <w:pStyle w:val="Textkrper"/>
        <w:widowControl w:val="0"/>
        <w:numPr>
          <w:ilvl w:val="0"/>
          <w:numId w:val="29"/>
        </w:numPr>
        <w:suppressAutoHyphens/>
      </w:pPr>
      <w:r w:rsidRPr="00432F04">
        <w:t>No explicit definition of the variable hierarchy in the xml file.</w:t>
      </w:r>
    </w:p>
    <w:p w14:paraId="71C7214A" w14:textId="77777777" w:rsidR="00990EFE" w:rsidRPr="00432F04" w:rsidRDefault="00990EFE" w:rsidP="009C7BF5">
      <w:pPr>
        <w:pStyle w:val="Textkrper-Zeileneinzug"/>
        <w:numPr>
          <w:ilvl w:val="0"/>
          <w:numId w:val="29"/>
        </w:numPr>
        <w:spacing w:before="120"/>
      </w:pPr>
      <w:r w:rsidRPr="00432F04">
        <w:t>The number of states and number of event indicators are fixed and cannot be changed.</w:t>
      </w:r>
    </w:p>
    <w:p w14:paraId="7F54F7D5" w14:textId="77777777" w:rsidR="00990EFE" w:rsidRPr="00432F04" w:rsidRDefault="00990EFE" w:rsidP="001649E6">
      <w:pPr>
        <w:pStyle w:val="Textkrper-Zeileneinzug"/>
        <w:numPr>
          <w:ilvl w:val="0"/>
          <w:numId w:val="29"/>
        </w:numPr>
        <w:spacing w:before="120"/>
      </w:pPr>
      <w:r w:rsidRPr="00432F04">
        <w:t>P</w:t>
      </w:r>
      <w:r w:rsidR="001961B4">
        <w:t xml:space="preserve">arameters are constant although </w:t>
      </w:r>
      <w:r w:rsidRPr="00432F04">
        <w:t>it would be useful to change them online, e.g., for real-time training simulators.</w:t>
      </w:r>
    </w:p>
    <w:p w14:paraId="79B4B291" w14:textId="77777777" w:rsidR="00990EFE" w:rsidRPr="00432F04" w:rsidRDefault="00990EFE" w:rsidP="00990EFE">
      <w:pPr>
        <w:pStyle w:val="berschrift2"/>
      </w:pPr>
      <w:bookmarkStart w:id="48" w:name="_Toc240646363"/>
      <w:bookmarkStart w:id="49" w:name="_Toc247884536"/>
      <w:bookmarkStart w:id="50" w:name="_Toc252111359"/>
      <w:r w:rsidRPr="00432F04">
        <w:t>Acknowledgements</w:t>
      </w:r>
      <w:bookmarkEnd w:id="48"/>
      <w:bookmarkEnd w:id="49"/>
      <w:bookmarkEnd w:id="50"/>
    </w:p>
    <w:p w14:paraId="24335F30" w14:textId="77777777" w:rsidR="00990EFE" w:rsidRPr="00432F04" w:rsidRDefault="00990EFE" w:rsidP="00990EFE">
      <w:pPr>
        <w:pStyle w:val="Textkrper"/>
      </w:pPr>
      <w:r w:rsidRPr="00432F04">
        <w:rPr>
          <w:szCs w:val="21"/>
        </w:rPr>
        <w:t xml:space="preserve">This work was carried out within the ITEA2 MODELISAR project (project number: </w:t>
      </w:r>
      <w:r w:rsidRPr="00432F04">
        <w:rPr>
          <w:szCs w:val="21"/>
          <w:lang w:eastAsia="de-DE"/>
        </w:rPr>
        <w:t xml:space="preserve">ITEA 2 – 07006, </w:t>
      </w:r>
      <w:hyperlink r:id="rId19" w:history="1">
        <w:r w:rsidRPr="00432F04">
          <w:rPr>
            <w:rStyle w:val="Hyperlink"/>
            <w:szCs w:val="21"/>
          </w:rPr>
          <w:t>www.itea2.org/public/project_leaflets/MODELISAR_profile_oct-08.pdf</w:t>
        </w:r>
      </w:hyperlink>
      <w:r w:rsidRPr="00432F04">
        <w:rPr>
          <w:szCs w:val="21"/>
        </w:rPr>
        <w:t>).</w:t>
      </w:r>
      <w:r w:rsidRPr="00432F04">
        <w:t xml:space="preserve"> </w:t>
      </w:r>
    </w:p>
    <w:p w14:paraId="61D76750" w14:textId="77777777" w:rsidR="00990EFE" w:rsidRPr="00432F04" w:rsidRDefault="00990EFE" w:rsidP="00990EFE">
      <w:pPr>
        <w:pStyle w:val="Textkrper-Zeileneinzug"/>
      </w:pPr>
      <w:r w:rsidRPr="00432F04">
        <w:t>Daimler</w:t>
      </w:r>
      <w:r w:rsidR="000F539D">
        <w:t xml:space="preserve"> AG</w:t>
      </w:r>
      <w:r w:rsidRPr="00432F04">
        <w:t xml:space="preserve">, DLR, </w:t>
      </w:r>
      <w:r w:rsidR="000F539D">
        <w:t xml:space="preserve">ITI GmbH, </w:t>
      </w:r>
      <w:r w:rsidRPr="00432F04">
        <w:t>QTronic</w:t>
      </w:r>
      <w:r w:rsidR="000F539D">
        <w:t xml:space="preserve"> GmbH</w:t>
      </w:r>
      <w:r w:rsidRPr="00432F04">
        <w:t xml:space="preserve"> and </w:t>
      </w:r>
      <w:r w:rsidR="00FD5BB5">
        <w:t>SIMPACK</w:t>
      </w:r>
      <w:r w:rsidR="000F539D">
        <w:t xml:space="preserve"> AG</w:t>
      </w:r>
      <w:r w:rsidRPr="00432F04">
        <w:t xml:space="preserve"> thank BMBF for partial funding of this work within MODELISAR (</w:t>
      </w:r>
      <w:r w:rsidRPr="003651C4">
        <w:t xml:space="preserve">BMBF </w:t>
      </w:r>
      <w:r w:rsidRPr="00A40634">
        <w:t>Förderkennzeichen</w:t>
      </w:r>
      <w:r w:rsidRPr="003651C4">
        <w:t xml:space="preserve">: </w:t>
      </w:r>
      <w:r w:rsidR="003651C4" w:rsidRPr="003651C4">
        <w:t>01lS08002</w:t>
      </w:r>
      <w:r w:rsidRPr="00432F04">
        <w:t>).</w:t>
      </w:r>
    </w:p>
    <w:p w14:paraId="1FA34EB7" w14:textId="77777777" w:rsidR="00990EFE" w:rsidRDefault="00990EFE" w:rsidP="00990EFE">
      <w:pPr>
        <w:pStyle w:val="Textkrper-Zeileneinzug"/>
      </w:pPr>
      <w:r w:rsidRPr="00432F04">
        <w:t>Dynasim</w:t>
      </w:r>
      <w:r w:rsidR="000F539D">
        <w:t xml:space="preserve"> AB</w:t>
      </w:r>
      <w:r w:rsidRPr="00432F04">
        <w:t xml:space="preserve"> thanks the Swedish funding agency VINNOVA (2008-02291) for partial funding of this work within MODELISAR.</w:t>
      </w:r>
    </w:p>
    <w:p w14:paraId="570F9679" w14:textId="77777777" w:rsidR="000F539D" w:rsidRPr="00432F04" w:rsidRDefault="000F539D" w:rsidP="00990EFE">
      <w:pPr>
        <w:pStyle w:val="Textkrper-Zeileneinzug"/>
        <w:rPr>
          <w:szCs w:val="21"/>
        </w:rPr>
      </w:pPr>
      <w:r>
        <w:t>LMS Imagine thanks DGCIS for partial funding of this work within MODELISAR.</w:t>
      </w:r>
    </w:p>
    <w:p w14:paraId="0C0C918D" w14:textId="77777777" w:rsidR="00990EFE" w:rsidRPr="00432F04" w:rsidRDefault="00C71768" w:rsidP="00990EFE">
      <w:pPr>
        <w:pStyle w:val="berschrift1"/>
      </w:pPr>
      <w:bookmarkStart w:id="51" w:name="_Ref240515678"/>
      <w:bookmarkStart w:id="52" w:name="_Ref240515685"/>
      <w:bookmarkStart w:id="53" w:name="_Toc240646364"/>
      <w:bookmarkStart w:id="54" w:name="_Toc247884537"/>
      <w:bookmarkStart w:id="55" w:name="_Toc252111360"/>
      <w:r>
        <w:lastRenderedPageBreak/>
        <w:t>Model</w:t>
      </w:r>
      <w:r w:rsidR="001153E0">
        <w:t xml:space="preserve"> </w:t>
      </w:r>
      <w:r w:rsidR="00990EFE" w:rsidRPr="00432F04">
        <w:t>Interface</w:t>
      </w:r>
      <w:bookmarkEnd w:id="51"/>
      <w:bookmarkEnd w:id="52"/>
      <w:bookmarkEnd w:id="53"/>
      <w:bookmarkEnd w:id="54"/>
      <w:bookmarkEnd w:id="55"/>
    </w:p>
    <w:p w14:paraId="59388FC9" w14:textId="77777777" w:rsidR="00990EFE" w:rsidRPr="00432F04" w:rsidRDefault="00990EFE" w:rsidP="00990EFE">
      <w:pPr>
        <w:pStyle w:val="Textkrper"/>
      </w:pPr>
      <w:r w:rsidRPr="00432F04">
        <w:t>This chapter contains the interface description to access the equations of a dynamic system from a C program. Two header files are provided that define the interface. In both header files the convention is used that all C-functions and type definitions start with the prefix “</w:t>
      </w:r>
      <w:r w:rsidR="00216ACF">
        <w:rPr>
          <w:u w:val="single"/>
        </w:rPr>
        <w:t>fmi</w:t>
      </w:r>
      <w:r w:rsidR="00216ACF">
        <w:t>”</w:t>
      </w:r>
      <w:r w:rsidRPr="00432F04">
        <w:t>:</w:t>
      </w:r>
    </w:p>
    <w:p w14:paraId="69F0E962" w14:textId="77777777" w:rsidR="00990EFE" w:rsidRPr="00432F04" w:rsidRDefault="00990EFE" w:rsidP="00990EFE">
      <w:pPr>
        <w:pStyle w:val="Textkrper-Zeileneinzug"/>
        <w:numPr>
          <w:ilvl w:val="0"/>
          <w:numId w:val="22"/>
        </w:numPr>
        <w:spacing w:before="120"/>
      </w:pPr>
      <w:r w:rsidRPr="00432F04">
        <w:t>“</w:t>
      </w:r>
      <w:r w:rsidR="009A2A5E">
        <w:rPr>
          <w:rStyle w:val="CODE"/>
        </w:rPr>
        <w:t>fmiModelTypes</w:t>
      </w:r>
      <w:r w:rsidRPr="00432F04">
        <w:rPr>
          <w:rStyle w:val="CODE"/>
        </w:rPr>
        <w:t>.h</w:t>
      </w:r>
      <w:r w:rsidRPr="00432F04">
        <w:t>”</w:t>
      </w:r>
      <w:r w:rsidRPr="00432F04">
        <w:tab/>
      </w:r>
      <w:r w:rsidRPr="00432F04">
        <w:br/>
        <w:t>contains the type definitions for the input and output arguments of the functions. This header file must be used both by the model and by the target simulator. If the target simulator has different definitions in the header file (e.g., “</w:t>
      </w:r>
      <w:r w:rsidRPr="00432F04">
        <w:rPr>
          <w:rStyle w:val="CODE"/>
          <w:b/>
        </w:rPr>
        <w:t>typedef float</w:t>
      </w:r>
      <w:r w:rsidRPr="00432F04">
        <w:rPr>
          <w:rStyle w:val="CODE"/>
        </w:rPr>
        <w:t xml:space="preserve"> </w:t>
      </w:r>
      <w:r w:rsidR="009236DE">
        <w:rPr>
          <w:rStyle w:val="CODE"/>
        </w:rPr>
        <w:t>fmiReal</w:t>
      </w:r>
      <w:r w:rsidRPr="00432F04">
        <w:t>” instead of “</w:t>
      </w:r>
      <w:r w:rsidRPr="00432F04">
        <w:rPr>
          <w:rStyle w:val="CODE"/>
          <w:b/>
        </w:rPr>
        <w:t>typedef double</w:t>
      </w:r>
      <w:r w:rsidRPr="00432F04">
        <w:rPr>
          <w:rStyle w:val="CODE"/>
        </w:rPr>
        <w:t xml:space="preserve"> </w:t>
      </w:r>
      <w:r w:rsidR="009236DE">
        <w:rPr>
          <w:rStyle w:val="CODE"/>
        </w:rPr>
        <w:t>fmiReal</w:t>
      </w:r>
      <w:r w:rsidRPr="00432F04">
        <w:t xml:space="preserve">”), then the </w:t>
      </w:r>
      <w:r w:rsidRPr="00432F04">
        <w:rPr>
          <w:u w:val="single"/>
        </w:rPr>
        <w:t>model</w:t>
      </w:r>
      <w:r w:rsidRPr="00432F04">
        <w:t xml:space="preserve"> needs to be </w:t>
      </w:r>
      <w:r w:rsidRPr="00432F04">
        <w:rPr>
          <w:u w:val="single"/>
        </w:rPr>
        <w:t>re-compiled</w:t>
      </w:r>
      <w:r w:rsidRPr="00DE61E6">
        <w:t xml:space="preserve"> </w:t>
      </w:r>
      <w:r w:rsidRPr="00432F04">
        <w:t xml:space="preserve">with the header file used by the </w:t>
      </w:r>
      <w:r w:rsidRPr="00432F04">
        <w:rPr>
          <w:u w:val="single"/>
        </w:rPr>
        <w:t>target simulator</w:t>
      </w:r>
      <w:r w:rsidRPr="00432F04">
        <w:t>.</w:t>
      </w:r>
      <w:r w:rsidR="00DE61E6">
        <w:t xml:space="preserve"> Note, the header file platform for which the model was compiled can be inquired in the target simulator with function </w:t>
      </w:r>
      <w:r w:rsidR="00DE61E6">
        <w:rPr>
          <w:rStyle w:val="CODE"/>
          <w:rFonts w:cs="Courier New"/>
        </w:rPr>
        <w:t>fmiGetModelTypesPlatform</w:t>
      </w:r>
      <w:r w:rsidR="00DE61E6" w:rsidRPr="00432F04">
        <w:rPr>
          <w:rStyle w:val="CODE"/>
          <w:rFonts w:cs="Courier New"/>
        </w:rPr>
        <w:t>()</w:t>
      </w:r>
      <w:r w:rsidR="00DE61E6">
        <w:t xml:space="preserve">, see section </w:t>
      </w:r>
      <w:r w:rsidR="00DE61E6">
        <w:fldChar w:fldCharType="begin"/>
      </w:r>
      <w:r w:rsidR="00DE61E6">
        <w:instrText xml:space="preserve"> REF _Ref251783342 \r \h </w:instrText>
      </w:r>
      <w:r w:rsidR="00DE61E6">
        <w:fldChar w:fldCharType="separate"/>
      </w:r>
      <w:r w:rsidR="0059498C">
        <w:t>2.4</w:t>
      </w:r>
      <w:r w:rsidR="00DE61E6">
        <w:fldChar w:fldCharType="end"/>
      </w:r>
      <w:r w:rsidR="00DE61E6">
        <w:t>.</w:t>
      </w:r>
    </w:p>
    <w:p w14:paraId="5A364CDC" w14:textId="77777777" w:rsidR="00990EFE" w:rsidRPr="00432F04" w:rsidRDefault="00990EFE" w:rsidP="00DE61E6">
      <w:pPr>
        <w:pStyle w:val="Textkrper-Zeileneinzug"/>
        <w:numPr>
          <w:ilvl w:val="0"/>
          <w:numId w:val="22"/>
        </w:numPr>
        <w:spacing w:before="120"/>
      </w:pPr>
      <w:r w:rsidRPr="00432F04">
        <w:t>“</w:t>
      </w:r>
      <w:r w:rsidR="009A2A5E">
        <w:rPr>
          <w:rStyle w:val="CODE"/>
        </w:rPr>
        <w:t>fmiModelFunctions</w:t>
      </w:r>
      <w:r w:rsidRPr="00432F04">
        <w:rPr>
          <w:rStyle w:val="CODE"/>
        </w:rPr>
        <w:t>.h</w:t>
      </w:r>
      <w:r w:rsidRPr="00432F04">
        <w:t>”</w:t>
      </w:r>
      <w:r w:rsidRPr="00432F04">
        <w:br/>
        <w:t>contains the function prototypes that can be accessed in simulation environments and that are defined in this chapter. This header file, includes “</w:t>
      </w:r>
      <w:r w:rsidR="009A2A5E">
        <w:rPr>
          <w:rStyle w:val="CODE"/>
        </w:rPr>
        <w:t>fmiModelTypes</w:t>
      </w:r>
      <w:r w:rsidRPr="00432F04">
        <w:rPr>
          <w:rStyle w:val="CODE"/>
        </w:rPr>
        <w:t>.h</w:t>
      </w:r>
      <w:r w:rsidRPr="00432F04">
        <w:t>”.</w:t>
      </w:r>
      <w:r w:rsidR="00DE61E6">
        <w:t xml:space="preserve"> Note, the header file version number for which the model was compiled, can be inquired in the target simulator with function </w:t>
      </w:r>
      <w:r w:rsidR="00DE61E6">
        <w:rPr>
          <w:rStyle w:val="CODE"/>
          <w:rFonts w:cs="Courier New"/>
        </w:rPr>
        <w:t>fmiGetVersion</w:t>
      </w:r>
      <w:r w:rsidR="00DE61E6" w:rsidRPr="00432F04">
        <w:rPr>
          <w:rStyle w:val="CODE"/>
          <w:rFonts w:cs="Courier New"/>
        </w:rPr>
        <w:t>()</w:t>
      </w:r>
      <w:r w:rsidR="00DE61E6">
        <w:t xml:space="preserve">, see section </w:t>
      </w:r>
      <w:r w:rsidR="00DE61E6">
        <w:fldChar w:fldCharType="begin"/>
      </w:r>
      <w:r w:rsidR="00DE61E6">
        <w:instrText xml:space="preserve"> REF _Ref251783342 \r \h </w:instrText>
      </w:r>
      <w:r w:rsidR="00DE61E6">
        <w:fldChar w:fldCharType="separate"/>
      </w:r>
      <w:r w:rsidR="0059498C">
        <w:t>2.4</w:t>
      </w:r>
      <w:r w:rsidR="00DE61E6">
        <w:fldChar w:fldCharType="end"/>
      </w:r>
      <w:r w:rsidR="00DE61E6">
        <w:t>.</w:t>
      </w:r>
    </w:p>
    <w:p w14:paraId="702F8237" w14:textId="77777777" w:rsidR="00990EFE" w:rsidRPr="00432F04" w:rsidRDefault="00990EFE" w:rsidP="00990EFE">
      <w:pPr>
        <w:pStyle w:val="Textkrper"/>
      </w:pPr>
      <w:r w:rsidRPr="00432F04">
        <w:t>The goal is that both textual and binary representations of models are supported and that several models might be present at the same time in an executable (e.g., model A may use a model B). In order that this is possible, the names of the functions in different models must be different or function pointers must be used. For simplicity, the first variant is utilized here by providing macros in “</w:t>
      </w:r>
      <w:r w:rsidR="009A2A5E">
        <w:rPr>
          <w:rStyle w:val="CODE"/>
        </w:rPr>
        <w:t>fmiModelFunctions</w:t>
      </w:r>
      <w:r w:rsidRPr="00432F04">
        <w:rPr>
          <w:rStyle w:val="CODE"/>
        </w:rPr>
        <w:t>.h</w:t>
      </w:r>
      <w:r w:rsidRPr="00432F04">
        <w:t xml:space="preserve">” to build the actual function names. A typical implementation of the </w:t>
      </w:r>
      <w:r w:rsidR="00C71768">
        <w:t>Model Exchange</w:t>
      </w:r>
      <w:r w:rsidRPr="00432F04">
        <w:t xml:space="preserve"> functions is as follows:</w:t>
      </w:r>
    </w:p>
    <w:p w14:paraId="69A36034" w14:textId="77777777" w:rsidR="00990EFE" w:rsidRPr="00432F04" w:rsidRDefault="00990EFE" w:rsidP="00990EFE">
      <w:pPr>
        <w:pStyle w:val="CODEF"/>
      </w:pPr>
      <w:r w:rsidRPr="00432F04">
        <w:rPr>
          <w:b/>
        </w:rPr>
        <w:t>#define</w:t>
      </w:r>
      <w:r w:rsidRPr="00432F04">
        <w:t xml:space="preserve">  MODEL_IDENTIFIER MyModel</w:t>
      </w:r>
    </w:p>
    <w:p w14:paraId="3BAE9E35" w14:textId="77777777" w:rsidR="00990EFE" w:rsidRPr="00432F04" w:rsidRDefault="00990EFE" w:rsidP="00990EFE">
      <w:pPr>
        <w:pStyle w:val="CODE1"/>
      </w:pPr>
      <w:r w:rsidRPr="00432F04">
        <w:rPr>
          <w:b/>
        </w:rPr>
        <w:t>#include</w:t>
      </w:r>
      <w:r w:rsidRPr="00432F04">
        <w:t xml:space="preserve"> "</w:t>
      </w:r>
      <w:r w:rsidR="009A2A5E">
        <w:t>fmiModelFunctions</w:t>
      </w:r>
      <w:r w:rsidRPr="00432F04">
        <w:t>.h"</w:t>
      </w:r>
    </w:p>
    <w:p w14:paraId="34F81FA3" w14:textId="77777777" w:rsidR="00990EFE" w:rsidRPr="00432F04" w:rsidRDefault="00990EFE" w:rsidP="00990EFE">
      <w:pPr>
        <w:pStyle w:val="CODE1"/>
      </w:pPr>
      <w:r w:rsidRPr="00432F04">
        <w:t xml:space="preserve">&lt; implementation of the </w:t>
      </w:r>
      <w:r w:rsidR="00C71768">
        <w:t>Model Exchange</w:t>
      </w:r>
      <w:r w:rsidRPr="00432F04">
        <w:t xml:space="preserve"> functions &gt;</w:t>
      </w:r>
    </w:p>
    <w:p w14:paraId="2DE27586" w14:textId="77777777" w:rsidR="00990EFE" w:rsidRPr="00432F04" w:rsidRDefault="00990EFE" w:rsidP="00990EFE">
      <w:pPr>
        <w:pStyle w:val="Textkrper"/>
      </w:pPr>
      <w:r w:rsidRPr="00432F04">
        <w:t>A function that is defined as “</w:t>
      </w:r>
      <w:r w:rsidR="009236DE">
        <w:rPr>
          <w:rStyle w:val="CODE"/>
        </w:rPr>
        <w:t>fmiGet</w:t>
      </w:r>
      <w:r w:rsidRPr="00432F04">
        <w:rPr>
          <w:rStyle w:val="CODE"/>
        </w:rPr>
        <w:t>Derivatives</w:t>
      </w:r>
      <w:r w:rsidRPr="00432F04">
        <w:t>” is changed by the macros to the actual function name “</w:t>
      </w:r>
      <w:r w:rsidRPr="00432F04">
        <w:rPr>
          <w:rStyle w:val="CODE"/>
        </w:rPr>
        <w:t>MyModel</w:t>
      </w:r>
      <w:r w:rsidRPr="000F539D">
        <w:rPr>
          <w:rStyle w:val="CODE"/>
        </w:rPr>
        <w:t>_</w:t>
      </w:r>
      <w:r w:rsidR="009236DE">
        <w:rPr>
          <w:rStyle w:val="CODE"/>
        </w:rPr>
        <w:t>fmiGet</w:t>
      </w:r>
      <w:r w:rsidRPr="00432F04">
        <w:rPr>
          <w:rStyle w:val="CODE"/>
        </w:rPr>
        <w:t>Derivatives</w:t>
      </w:r>
      <w:r w:rsidRPr="00432F04">
        <w:t>”, i.e., the function name is prefixed with the model name and an “_”. The “</w:t>
      </w:r>
      <w:r w:rsidRPr="000F539D">
        <w:rPr>
          <w:rStyle w:val="CODE"/>
        </w:rPr>
        <w:t>MODEL_IDENTIFIER</w:t>
      </w:r>
      <w:r w:rsidR="00221157">
        <w:t xml:space="preserve">” is </w:t>
      </w:r>
      <w:r w:rsidRPr="00432F04">
        <w:t xml:space="preserve">defined in the </w:t>
      </w:r>
      <w:r w:rsidR="00553952">
        <w:t>Model Description File</w:t>
      </w:r>
      <w:r w:rsidR="00221157">
        <w:t xml:space="preserve"> as attribute “</w:t>
      </w:r>
      <w:r w:rsidR="00221157" w:rsidRPr="00221157">
        <w:rPr>
          <w:rStyle w:val="CODE"/>
        </w:rPr>
        <w:t>modelIndentifier</w:t>
      </w:r>
      <w:r w:rsidR="00221157">
        <w:t xml:space="preserve">”, see section </w:t>
      </w:r>
      <w:r w:rsidR="00221157">
        <w:fldChar w:fldCharType="begin"/>
      </w:r>
      <w:r w:rsidR="00221157">
        <w:instrText xml:space="preserve"> REF _Ref251789138 \r \h </w:instrText>
      </w:r>
      <w:r w:rsidR="00221157">
        <w:fldChar w:fldCharType="separate"/>
      </w:r>
      <w:r w:rsidR="0059498C">
        <w:t>3.1</w:t>
      </w:r>
      <w:r w:rsidR="00221157">
        <w:fldChar w:fldCharType="end"/>
      </w:r>
      <w:r w:rsidR="00221157">
        <w:t>.</w:t>
      </w:r>
      <w:r w:rsidRPr="00432F04">
        <w:t xml:space="preserve"> A simulation environment can therefore construct the relevant function names by (a) generating code for the actual function call or (b) by dynamically loading a dynamic link library and explicitly importing the function symbols by providing the “real” function names as strings.</w:t>
      </w:r>
    </w:p>
    <w:p w14:paraId="63C37031" w14:textId="77777777" w:rsidR="00990EFE" w:rsidRPr="00432F04" w:rsidRDefault="00990EFE" w:rsidP="00990EFE">
      <w:pPr>
        <w:pStyle w:val="Textkrper"/>
      </w:pPr>
      <w:r w:rsidRPr="00432F04">
        <w:t xml:space="preserve">In the following sections, the types and the functions of the </w:t>
      </w:r>
      <w:r w:rsidR="00C71768">
        <w:t>Model Exchange</w:t>
      </w:r>
      <w:r w:rsidRPr="00432F04">
        <w:t xml:space="preserve"> </w:t>
      </w:r>
      <w:r w:rsidR="000F539D">
        <w:t>C-</w:t>
      </w:r>
      <w:r w:rsidRPr="00432F04">
        <w:t>Interface as defined in the two header files are discussed in detail.</w:t>
      </w:r>
    </w:p>
    <w:p w14:paraId="5BB3F1D3" w14:textId="77777777" w:rsidR="00990EFE" w:rsidRPr="00432F04" w:rsidRDefault="00990EFE" w:rsidP="00990EFE">
      <w:pPr>
        <w:pStyle w:val="berschrift2"/>
      </w:pPr>
      <w:bookmarkStart w:id="56" w:name="_Ref240464802"/>
      <w:bookmarkStart w:id="57" w:name="_Toc240646365"/>
      <w:bookmarkStart w:id="58" w:name="_Toc247884538"/>
      <w:bookmarkStart w:id="59" w:name="_Toc252111361"/>
      <w:r w:rsidRPr="00432F04">
        <w:t>Mathematical Description</w:t>
      </w:r>
      <w:bookmarkEnd w:id="56"/>
      <w:bookmarkEnd w:id="57"/>
      <w:bookmarkEnd w:id="58"/>
      <w:bookmarkEnd w:id="59"/>
    </w:p>
    <w:p w14:paraId="21510651" w14:textId="77777777" w:rsidR="00990EFE" w:rsidRPr="00432F04" w:rsidRDefault="00990EFE" w:rsidP="00990EFE">
      <w:pPr>
        <w:pStyle w:val="Textkrper"/>
      </w:pPr>
      <w:r w:rsidRPr="00432F04">
        <w:t xml:space="preserve">The goal of the </w:t>
      </w:r>
      <w:r w:rsidR="00C71768">
        <w:t>Model Exchange</w:t>
      </w:r>
      <w:r w:rsidRPr="00432F04">
        <w:t xml:space="preserve"> interface is to numerically solve a system of differential, algebraic and discrete equations. In this version of the interface, ordinary differential equations in state space form with events are handled (abbreviated as “hybrid ODE”).</w:t>
      </w:r>
    </w:p>
    <w:p w14:paraId="3C6C2306" w14:textId="77777777" w:rsidR="00990EFE" w:rsidRPr="00432F04" w:rsidRDefault="00990EFE" w:rsidP="00990EFE">
      <w:pPr>
        <w:pStyle w:val="Textkrper-Zeileneinzug"/>
      </w:pPr>
      <w:r w:rsidRPr="00432F04">
        <w:t xml:space="preserve">This type of system is described as a </w:t>
      </w:r>
      <w:r w:rsidRPr="00432F04">
        <w:rPr>
          <w:u w:val="single"/>
        </w:rPr>
        <w:t>piecewise continuous system</w:t>
      </w:r>
      <w:r w:rsidRPr="00432F04">
        <w:t>. Discontinuities can occur at time instants t</w:t>
      </w:r>
      <w:r w:rsidRPr="00432F04">
        <w:rPr>
          <w:vertAlign w:val="subscript"/>
        </w:rPr>
        <w:t>0</w:t>
      </w:r>
      <w:r w:rsidRPr="00432F04">
        <w:t>, t</w:t>
      </w:r>
      <w:r w:rsidRPr="00432F04">
        <w:rPr>
          <w:vertAlign w:val="subscript"/>
        </w:rPr>
        <w:t>1</w:t>
      </w:r>
      <w:r w:rsidRPr="00432F04">
        <w:t>, … t</w:t>
      </w:r>
      <w:r w:rsidRPr="00432F04">
        <w:rPr>
          <w:vertAlign w:val="subscript"/>
        </w:rPr>
        <w:t>n</w:t>
      </w:r>
      <w:r w:rsidRPr="00432F04">
        <w:t>, where t</w:t>
      </w:r>
      <w:r w:rsidRPr="00432F04">
        <w:rPr>
          <w:vertAlign w:val="subscript"/>
        </w:rPr>
        <w:t>i</w:t>
      </w:r>
      <w:r w:rsidRPr="00432F04">
        <w:t xml:space="preserve"> &lt; t</w:t>
      </w:r>
      <w:r w:rsidRPr="00432F04">
        <w:rPr>
          <w:vertAlign w:val="subscript"/>
        </w:rPr>
        <w:t>i+1</w:t>
      </w:r>
      <w:r w:rsidRPr="00432F04">
        <w:t xml:space="preserve">. These time instants are called “events”. Events can be known before hand (= time event), or are defined implicitly (= state </w:t>
      </w:r>
      <w:r w:rsidR="00F96458">
        <w:t xml:space="preserve">and step </w:t>
      </w:r>
      <w:r w:rsidRPr="00432F04">
        <w:t xml:space="preserve">events). </w:t>
      </w:r>
    </w:p>
    <w:p w14:paraId="1B886F9A" w14:textId="77777777" w:rsidR="00990EFE" w:rsidRPr="00432F04" w:rsidRDefault="00990EFE" w:rsidP="00990EFE">
      <w:pPr>
        <w:pStyle w:val="Textkrper"/>
      </w:pPr>
      <w:r w:rsidRPr="00432F04">
        <w:t xml:space="preserve">The “state” of a hybrid ODE is represented by a </w:t>
      </w:r>
      <w:r w:rsidRPr="00432F04">
        <w:rPr>
          <w:u w:val="single"/>
        </w:rPr>
        <w:t>continuous state</w:t>
      </w:r>
      <w:r w:rsidRPr="00432F04">
        <w:t xml:space="preserve"> </w:t>
      </w:r>
      <w:r w:rsidRPr="00432F04">
        <w:rPr>
          <w:b/>
        </w:rPr>
        <w:t>x</w:t>
      </w:r>
      <w:r w:rsidRPr="00432F04">
        <w:t>(</w:t>
      </w:r>
      <w:r w:rsidRPr="00432F04">
        <w:rPr>
          <w:i/>
        </w:rPr>
        <w:t>t</w:t>
      </w:r>
      <w:r w:rsidRPr="00432F04">
        <w:t xml:space="preserve">) and by a </w:t>
      </w:r>
      <w:r w:rsidRPr="00432F04">
        <w:rPr>
          <w:u w:val="single"/>
        </w:rPr>
        <w:t>time-discrete state</w:t>
      </w:r>
      <w:r w:rsidRPr="00432F04">
        <w:t xml:space="preserve"> </w:t>
      </w:r>
      <w:r w:rsidRPr="00432F04">
        <w:rPr>
          <w:b/>
        </w:rPr>
        <w:t>m</w:t>
      </w:r>
      <w:r w:rsidRPr="00432F04">
        <w:t>(</w:t>
      </w:r>
      <w:r w:rsidRPr="00432F04">
        <w:rPr>
          <w:i/>
        </w:rPr>
        <w:t>t</w:t>
      </w:r>
      <w:r w:rsidRPr="00432F04">
        <w:t>) that have the following properties:</w:t>
      </w:r>
    </w:p>
    <w:p w14:paraId="5C2E394A" w14:textId="77777777" w:rsidR="00990EFE" w:rsidRPr="00432F04" w:rsidRDefault="00990EFE" w:rsidP="00990EFE">
      <w:pPr>
        <w:pStyle w:val="BulletItemFirst"/>
        <w:tabs>
          <w:tab w:val="clear" w:pos="240"/>
          <w:tab w:val="num" w:pos="524"/>
        </w:tabs>
        <w:spacing w:before="120"/>
        <w:ind w:left="524"/>
        <w:jc w:val="both"/>
      </w:pPr>
      <w:r w:rsidRPr="00432F04">
        <w:rPr>
          <w:b/>
        </w:rPr>
        <w:lastRenderedPageBreak/>
        <w:t>x</w:t>
      </w:r>
      <w:r w:rsidRPr="00432F04">
        <w:t>(</w:t>
      </w:r>
      <w:r w:rsidRPr="00432F04">
        <w:rPr>
          <w:i/>
        </w:rPr>
        <w:t>t</w:t>
      </w:r>
      <w:r w:rsidRPr="00432F04">
        <w:t>) is a vector of real numbers (=</w:t>
      </w:r>
      <w:r w:rsidRPr="00432F04">
        <w:rPr>
          <w:u w:val="single"/>
        </w:rPr>
        <w:t xml:space="preserve"> </w:t>
      </w:r>
      <w:r w:rsidR="00F96458">
        <w:rPr>
          <w:u w:val="single"/>
        </w:rPr>
        <w:t>time-</w:t>
      </w:r>
      <w:r w:rsidRPr="00432F04">
        <w:rPr>
          <w:u w:val="single"/>
        </w:rPr>
        <w:t>continuous states</w:t>
      </w:r>
      <w:r w:rsidRPr="00432F04">
        <w:t xml:space="preserve">) and is a </w:t>
      </w:r>
      <w:r w:rsidRPr="00432F04">
        <w:rPr>
          <w:u w:val="single"/>
        </w:rPr>
        <w:t>continuous function</w:t>
      </w:r>
      <w:r w:rsidRPr="00432F04">
        <w:t xml:space="preserve"> of time inside each interval</w:t>
      </w:r>
      <w:r w:rsidR="001F74AD">
        <w:t xml:space="preserve"> </w:t>
      </w:r>
      <w:r w:rsidR="001F74AD" w:rsidRPr="001F74AD">
        <w:rPr>
          <w:i/>
        </w:rPr>
        <w:t>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del w:id="60" w:author="Viel, Antoine" w:date="2016-10-04T09:59:00Z">
        <w:r w:rsidR="00AD71EE" w:rsidRPr="001E2B5B" w:rsidDel="00AB6AEA">
          <w:rPr>
            <w:sz w:val="18"/>
          </w:rPr>
          <w:delText>,</w:delText>
        </w:r>
      </w:del>
      <w:r w:rsidR="00AD71EE">
        <w:t xml:space="preserve"> </w:t>
      </w:r>
      <w:del w:id="61" w:author="Viel, Antoine" w:date="2016-10-04T09:58:00Z">
        <w:r w:rsidR="00AD71EE" w:rsidDel="00454668">
          <w:delText xml:space="preserve">where </w:delText>
        </w:r>
        <w:r w:rsidR="00A51600" w:rsidRPr="00AD71EE" w:rsidDel="00454668">
          <w:rPr>
            <w:position w:val="-20"/>
          </w:rPr>
          <w:object w:dxaOrig="1340" w:dyaOrig="440" w14:anchorId="235135DA">
            <v:shape id="_x0000_i1026" type="#_x0000_t75" style="width:66.35pt;height:21.9pt" o:ole="">
              <v:imagedata r:id="rId20" o:title=""/>
            </v:shape>
            <o:OLEObject Type="Embed" ProgID="Equation.DSMT4" ShapeID="_x0000_i1026" DrawAspect="Content" ObjectID="_1561365873" r:id="rId21"/>
          </w:object>
        </w:r>
        <w:r w:rsidR="00A51600" w:rsidDel="00454668">
          <w:delText xml:space="preserve">, i.e., the right </w:delText>
        </w:r>
        <w:r w:rsidR="000F539D" w:rsidDel="00454668">
          <w:delText>limit</w:delText>
        </w:r>
        <w:r w:rsidR="00AD71EE" w:rsidDel="00454668">
          <w:delText xml:space="preserve"> to </w:delText>
        </w:r>
        <w:r w:rsidR="00AD71EE" w:rsidRPr="00AD71EE" w:rsidDel="00454668">
          <w:rPr>
            <w:i/>
          </w:rPr>
          <w:delText>t</w:delText>
        </w:r>
        <w:r w:rsidR="00AD71EE" w:rsidRPr="00AD71EE" w:rsidDel="00454668">
          <w:rPr>
            <w:i/>
            <w:vertAlign w:val="subscript"/>
          </w:rPr>
          <w:delText>i</w:delText>
        </w:r>
        <w:r w:rsidR="00AD71EE" w:rsidRPr="00AD71EE" w:rsidDel="00454668">
          <w:rPr>
            <w:vertAlign w:val="subscript"/>
          </w:rPr>
          <w:delText xml:space="preserve"> </w:delText>
        </w:r>
      </w:del>
      <w:del w:id="62" w:author="Viel, Antoine" w:date="2016-10-04T09:59:00Z">
        <w:r w:rsidR="00A51600" w:rsidDel="00454668">
          <w:delText xml:space="preserve">(note, </w:delText>
        </w:r>
        <w:r w:rsidR="00A51600" w:rsidRPr="00432F04" w:rsidDel="00454668">
          <w:rPr>
            <w:b/>
          </w:rPr>
          <w:delText>x</w:delText>
        </w:r>
        <w:r w:rsidR="00A51600" w:rsidRPr="00432F04" w:rsidDel="00454668">
          <w:delText>(</w:delText>
        </w:r>
        <w:r w:rsidR="00A51600" w:rsidRPr="00432F04" w:rsidDel="00454668">
          <w:rPr>
            <w:i/>
          </w:rPr>
          <w:delText>t</w:delText>
        </w:r>
        <w:r w:rsidR="00A51600" w:rsidRPr="00432F04" w:rsidDel="00454668">
          <w:delText>)</w:delText>
        </w:r>
        <w:r w:rsidR="00A51600" w:rsidDel="00454668">
          <w:delText xml:space="preserve"> is continuous between the right limit to </w:delText>
        </w:r>
        <w:r w:rsidR="00A51600" w:rsidRPr="00AD71EE" w:rsidDel="00454668">
          <w:rPr>
            <w:i/>
          </w:rPr>
          <w:delText>t</w:delText>
        </w:r>
        <w:r w:rsidR="00A51600" w:rsidRPr="00AD71EE" w:rsidDel="00454668">
          <w:rPr>
            <w:i/>
            <w:vertAlign w:val="subscript"/>
          </w:rPr>
          <w:delText>i</w:delText>
        </w:r>
        <w:r w:rsidR="00A51600" w:rsidDel="00454668">
          <w:delText xml:space="preserve"> and the left limit to </w:delText>
        </w:r>
        <w:r w:rsidR="00AD71EE" w:rsidRPr="00AD71EE" w:rsidDel="00454668">
          <w:rPr>
            <w:i/>
          </w:rPr>
          <w:delText>t</w:delText>
        </w:r>
        <w:r w:rsidR="00AD71EE" w:rsidRPr="00AD71EE" w:rsidDel="00454668">
          <w:rPr>
            <w:i/>
            <w:vertAlign w:val="subscript"/>
          </w:rPr>
          <w:delText>i</w:delText>
        </w:r>
        <w:r w:rsidR="00AD71EE" w:rsidRPr="00AD71EE" w:rsidDel="00454668">
          <w:rPr>
            <w:vertAlign w:val="subscript"/>
          </w:rPr>
          <w:delText>+1</w:delText>
        </w:r>
        <w:r w:rsidR="00AD71EE" w:rsidDel="00454668">
          <w:delText xml:space="preserve"> respectively</w:delText>
        </w:r>
        <w:r w:rsidR="002E45B5" w:rsidDel="00454668">
          <w:delText>)</w:delText>
        </w:r>
      </w:del>
      <w:r w:rsidR="00AD71EE">
        <w:t>.</w:t>
      </w:r>
    </w:p>
    <w:p w14:paraId="7458BD9F" w14:textId="77777777" w:rsidR="00990EFE" w:rsidRPr="00432F04" w:rsidRDefault="00990EFE" w:rsidP="00990EFE">
      <w:pPr>
        <w:pStyle w:val="BulletItem"/>
        <w:rPr>
          <w:szCs w:val="21"/>
        </w:rPr>
      </w:pPr>
      <w:bookmarkStart w:id="63" w:name="OLE_LINK3"/>
      <w:bookmarkStart w:id="64" w:name="OLE_LINK4"/>
      <w:r w:rsidRPr="00432F04">
        <w:rPr>
          <w:b/>
          <w:szCs w:val="21"/>
        </w:rPr>
        <w:t>m</w:t>
      </w:r>
      <w:r w:rsidRPr="00432F04">
        <w:rPr>
          <w:szCs w:val="21"/>
        </w:rPr>
        <w:t>(</w:t>
      </w:r>
      <w:r w:rsidRPr="00432F04">
        <w:rPr>
          <w:i/>
          <w:szCs w:val="21"/>
        </w:rPr>
        <w:t>t</w:t>
      </w:r>
      <w:r w:rsidRPr="00432F04">
        <w:rPr>
          <w:szCs w:val="21"/>
        </w:rPr>
        <w:t>)</w:t>
      </w:r>
      <w:bookmarkEnd w:id="63"/>
      <w:bookmarkEnd w:id="64"/>
      <w:r w:rsidRPr="00432F04">
        <w:rPr>
          <w:szCs w:val="21"/>
        </w:rPr>
        <w:t xml:space="preserve"> is a set of real, integer, logical, and string variables (= </w:t>
      </w:r>
      <w:r w:rsidRPr="00432F04">
        <w:rPr>
          <w:szCs w:val="21"/>
          <w:u w:val="single"/>
        </w:rPr>
        <w:t>time-discrete states</w:t>
      </w:r>
      <w:r w:rsidRPr="00432F04">
        <w:rPr>
          <w:szCs w:val="21"/>
        </w:rPr>
        <w:t xml:space="preserve">) that is </w:t>
      </w:r>
      <w:r w:rsidRPr="00432F04">
        <w:rPr>
          <w:szCs w:val="21"/>
          <w:u w:val="single"/>
        </w:rPr>
        <w:t>constant</w:t>
      </w:r>
      <w:r w:rsidRPr="00432F04">
        <w:rPr>
          <w:szCs w:val="21"/>
        </w:rPr>
        <w:t xml:space="preserve"> inside each interval</w:t>
      </w:r>
      <w:r w:rsidR="001F74AD" w:rsidRPr="001F74AD">
        <w:rPr>
          <w:i/>
        </w:rPr>
        <w:t xml:space="preserve"> 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r w:rsidRPr="00432F04">
        <w:rPr>
          <w:szCs w:val="21"/>
        </w:rPr>
        <w:t xml:space="preserve">. In other words, </w:t>
      </w:r>
      <w:r w:rsidRPr="00432F04">
        <w:rPr>
          <w:b/>
          <w:szCs w:val="21"/>
        </w:rPr>
        <w:t>m</w:t>
      </w:r>
      <w:r w:rsidRPr="00432F04">
        <w:rPr>
          <w:szCs w:val="21"/>
        </w:rPr>
        <w:t>(</w:t>
      </w:r>
      <w:r w:rsidRPr="00432F04">
        <w:rPr>
          <w:i/>
          <w:szCs w:val="21"/>
        </w:rPr>
        <w:t>t</w:t>
      </w:r>
      <w:r w:rsidRPr="00432F04">
        <w:rPr>
          <w:szCs w:val="21"/>
        </w:rPr>
        <w:t xml:space="preserve">) </w:t>
      </w:r>
      <w:r w:rsidRPr="00432F04">
        <w:rPr>
          <w:szCs w:val="21"/>
          <w:u w:val="single"/>
        </w:rPr>
        <w:t>changes</w:t>
      </w:r>
      <w:r w:rsidRPr="00432F04">
        <w:rPr>
          <w:szCs w:val="21"/>
        </w:rPr>
        <w:t xml:space="preserve"> value </w:t>
      </w:r>
      <w:r w:rsidRPr="00432F04">
        <w:rPr>
          <w:szCs w:val="21"/>
          <w:u w:val="single"/>
        </w:rPr>
        <w:t>only at events</w:t>
      </w:r>
      <w:r w:rsidRPr="00432F04">
        <w:rPr>
          <w:szCs w:val="21"/>
        </w:rPr>
        <w:t xml:space="preserve">. This means, </w:t>
      </w:r>
      <w:r w:rsidRPr="00432F04">
        <w:rPr>
          <w:b/>
          <w:szCs w:val="21"/>
        </w:rPr>
        <w:t>m</w:t>
      </w:r>
      <w:r w:rsidRPr="00432F04">
        <w:rPr>
          <w:szCs w:val="21"/>
        </w:rPr>
        <w:t>(</w:t>
      </w:r>
      <w:r w:rsidRPr="00432F04">
        <w:rPr>
          <w:i/>
          <w:szCs w:val="21"/>
        </w:rPr>
        <w:t>t</w:t>
      </w:r>
      <w:r w:rsidRPr="00432F04">
        <w:rPr>
          <w:szCs w:val="21"/>
        </w:rPr>
        <w:t xml:space="preserve">) = </w:t>
      </w:r>
      <w:r w:rsidRPr="00432F04">
        <w:rPr>
          <w:b/>
          <w:szCs w:val="21"/>
        </w:rPr>
        <w:t>m</w:t>
      </w:r>
      <w:r w:rsidRPr="00432F04">
        <w:rPr>
          <w:szCs w:val="21"/>
        </w:rPr>
        <w:t>(</w:t>
      </w:r>
      <w:r w:rsidRPr="00432F04">
        <w:rPr>
          <w:i/>
          <w:szCs w:val="21"/>
        </w:rPr>
        <w:t>t</w:t>
      </w:r>
      <w:r w:rsidRPr="00432F04">
        <w:rPr>
          <w:szCs w:val="21"/>
          <w:vertAlign w:val="subscript"/>
        </w:rPr>
        <w:t>i</w:t>
      </w:r>
      <w:r w:rsidRPr="00432F04">
        <w:rPr>
          <w:szCs w:val="21"/>
        </w:rPr>
        <w:t>), for</w:t>
      </w:r>
      <w:r w:rsidR="001F74AD">
        <w:t xml:space="preserve"> </w:t>
      </w:r>
      <w:r w:rsidR="001F74AD" w:rsidRPr="001F74AD">
        <w:rPr>
          <w:i/>
        </w:rPr>
        <w:t>t</w:t>
      </w:r>
      <w:r w:rsidR="001F74AD" w:rsidRPr="001F74AD">
        <w:rPr>
          <w:i/>
          <w:vertAlign w:val="subscript"/>
        </w:rPr>
        <w:t>i</w:t>
      </w:r>
      <w:r w:rsidR="001F74AD">
        <w:t xml:space="preserve"> </w:t>
      </w:r>
      <w:r w:rsidR="001F74AD">
        <w:rPr>
          <w:rFonts w:cs="Arial"/>
        </w:rPr>
        <w:t xml:space="preserve">≤ </w:t>
      </w:r>
      <w:r w:rsidR="001F74AD" w:rsidRPr="001F74AD">
        <w:rPr>
          <w:rFonts w:cs="Arial"/>
          <w:i/>
        </w:rPr>
        <w:t>t</w:t>
      </w:r>
      <w:r w:rsidR="001F74AD">
        <w:rPr>
          <w:rFonts w:cs="Arial"/>
        </w:rPr>
        <w:t xml:space="preserve"> &lt; </w:t>
      </w:r>
      <w:r w:rsidR="001F74AD" w:rsidRPr="001F74AD">
        <w:rPr>
          <w:i/>
        </w:rPr>
        <w:t>t</w:t>
      </w:r>
      <w:r w:rsidR="001F74AD" w:rsidRPr="001F74AD">
        <w:rPr>
          <w:i/>
          <w:vertAlign w:val="subscript"/>
        </w:rPr>
        <w:t>i</w:t>
      </w:r>
      <w:r w:rsidR="001F74AD">
        <w:rPr>
          <w:i/>
          <w:vertAlign w:val="subscript"/>
        </w:rPr>
        <w:t>+1</w:t>
      </w:r>
      <w:r w:rsidR="00A51600">
        <w:rPr>
          <w:szCs w:val="21"/>
        </w:rPr>
        <w:t>.</w:t>
      </w:r>
    </w:p>
    <w:p w14:paraId="0B6F72A1" w14:textId="77777777" w:rsidR="00990EFE" w:rsidRPr="00432F04" w:rsidRDefault="00990EFE" w:rsidP="00990EFE">
      <w:pPr>
        <w:pStyle w:val="Textkrper"/>
      </w:pPr>
      <w:r w:rsidRPr="00432F04">
        <w:t xml:space="preserve">At every event instant </w:t>
      </w:r>
      <w:r w:rsidRPr="00432F04">
        <w:rPr>
          <w:i/>
        </w:rPr>
        <w:t>t</w:t>
      </w:r>
      <w:r w:rsidRPr="00432F04">
        <w:rPr>
          <w:vertAlign w:val="subscript"/>
        </w:rPr>
        <w:t>i</w:t>
      </w:r>
      <w:r w:rsidRPr="00432F04">
        <w:t xml:space="preserve">, variables might be discontinuous and therefore have two values at this time instant, the ”left” and the ”right” limit. </w:t>
      </w:r>
      <w:r w:rsidRPr="00432F04">
        <w:rPr>
          <w:b/>
        </w:rPr>
        <w:t>x</w:t>
      </w:r>
      <w:r w:rsidRPr="00432F04">
        <w:t>(</w:t>
      </w:r>
      <w:r w:rsidRPr="00432F04">
        <w:rPr>
          <w:i/>
        </w:rPr>
        <w:t>t</w:t>
      </w:r>
      <w:r w:rsidRPr="00432F04">
        <w:rPr>
          <w:vertAlign w:val="subscript"/>
        </w:rPr>
        <w:t>i</w:t>
      </w:r>
      <w:r w:rsidRPr="00432F04">
        <w:t xml:space="preserve">), </w:t>
      </w:r>
      <w:r w:rsidRPr="00432F04">
        <w:rPr>
          <w:b/>
        </w:rPr>
        <w:t>m</w:t>
      </w:r>
      <w:r w:rsidRPr="00432F04">
        <w:t>(</w:t>
      </w:r>
      <w:r w:rsidRPr="00432F04">
        <w:rPr>
          <w:i/>
        </w:rPr>
        <w:t>t</w:t>
      </w:r>
      <w:r w:rsidRPr="00432F04">
        <w:rPr>
          <w:vertAlign w:val="subscript"/>
        </w:rPr>
        <w:t>i</w:t>
      </w:r>
      <w:r w:rsidRPr="00432F04">
        <w:t xml:space="preserve">) are always defined to be the right limit at </w:t>
      </w:r>
      <w:r w:rsidRPr="00432F04">
        <w:rPr>
          <w:i/>
        </w:rPr>
        <w:t>t</w:t>
      </w:r>
      <w:r w:rsidRPr="00432F04">
        <w:rPr>
          <w:vertAlign w:val="subscript"/>
        </w:rPr>
        <w:t>i</w:t>
      </w:r>
      <w:r w:rsidRPr="00432F04">
        <w:t xml:space="preserve">, whereas </w:t>
      </w:r>
      <w:r w:rsidRPr="00432F04">
        <w:rPr>
          <w:b/>
        </w:rPr>
        <w:t>x¯</w:t>
      </w:r>
      <w:r w:rsidRPr="00432F04">
        <w:t>(</w:t>
      </w:r>
      <w:r w:rsidRPr="00432F04">
        <w:rPr>
          <w:i/>
        </w:rPr>
        <w:t>t</w:t>
      </w:r>
      <w:r w:rsidRPr="00432F04">
        <w:rPr>
          <w:vertAlign w:val="subscript"/>
        </w:rPr>
        <w:t>i</w:t>
      </w:r>
      <w:r w:rsidRPr="00432F04">
        <w:t xml:space="preserve">), </w:t>
      </w:r>
      <w:r w:rsidRPr="00432F04">
        <w:rPr>
          <w:b/>
        </w:rPr>
        <w:t>m¯</w:t>
      </w:r>
      <w:r w:rsidRPr="00432F04">
        <w:t xml:space="preserve"> (</w:t>
      </w:r>
      <w:r w:rsidRPr="00432F04">
        <w:rPr>
          <w:i/>
        </w:rPr>
        <w:t>t</w:t>
      </w:r>
      <w:r w:rsidRPr="00432F04">
        <w:rPr>
          <w:vertAlign w:val="subscript"/>
        </w:rPr>
        <w:t>i</w:t>
      </w:r>
      <w:r w:rsidRPr="00432F04">
        <w:t xml:space="preserve">) are defined to be the “left” limit at </w:t>
      </w:r>
      <w:r w:rsidRPr="00432F04">
        <w:rPr>
          <w:i/>
        </w:rPr>
        <w:t>t</w:t>
      </w:r>
      <w:r w:rsidRPr="00432F04">
        <w:rPr>
          <w:vertAlign w:val="subscript"/>
        </w:rPr>
        <w:t>i</w:t>
      </w:r>
      <w:r w:rsidRPr="00432F04">
        <w:t xml:space="preserve">, e.g.: </w:t>
      </w:r>
      <w:r w:rsidRPr="00432F04">
        <w:rPr>
          <w:b/>
        </w:rPr>
        <w:t>m¯</w:t>
      </w:r>
      <w:r w:rsidRPr="00432F04">
        <w:t xml:space="preserve"> (</w:t>
      </w:r>
      <w:r w:rsidRPr="00432F04">
        <w:rPr>
          <w:i/>
        </w:rPr>
        <w:t>t</w:t>
      </w:r>
      <w:r w:rsidRPr="00432F04">
        <w:rPr>
          <w:vertAlign w:val="subscript"/>
        </w:rPr>
        <w:t>i</w:t>
      </w:r>
      <w:r w:rsidRPr="00432F04">
        <w:t xml:space="preserve">) = </w:t>
      </w:r>
      <w:r w:rsidRPr="00432F04">
        <w:rPr>
          <w:b/>
        </w:rPr>
        <w:t>m</w:t>
      </w:r>
      <w:r w:rsidRPr="00432F04">
        <w:t>(</w:t>
      </w:r>
      <w:r w:rsidRPr="00432F04">
        <w:rPr>
          <w:i/>
        </w:rPr>
        <w:t>t</w:t>
      </w:r>
      <w:r w:rsidRPr="00432F04">
        <w:rPr>
          <w:vertAlign w:val="subscript"/>
        </w:rPr>
        <w:t>i-1</w:t>
      </w:r>
      <w:r w:rsidR="00A51600">
        <w:t>)</w:t>
      </w:r>
      <w:r w:rsidRPr="00432F04">
        <w:t>. In the following figure, the two variable types are visualized:</w:t>
      </w:r>
    </w:p>
    <w:p w14:paraId="4D8D3353" w14:textId="77777777" w:rsidR="00990EFE" w:rsidRPr="00432F04" w:rsidRDefault="00BB2079" w:rsidP="00990EFE">
      <w:pPr>
        <w:pStyle w:val="Figure"/>
      </w:pPr>
      <w:r w:rsidRPr="00432F04">
        <w:rPr>
          <w:noProof/>
          <w:lang w:val="de-DE" w:eastAsia="de-DE"/>
        </w:rPr>
        <mc:AlternateContent>
          <mc:Choice Requires="wpc">
            <w:drawing>
              <wp:inline distT="0" distB="0" distL="0" distR="0" wp14:anchorId="7D8BBBFE" wp14:editId="74B7EA45">
                <wp:extent cx="6137910" cy="1959610"/>
                <wp:effectExtent l="0" t="0" r="0" b="3175"/>
                <wp:docPr id="67" name="Zeichenbereich 5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4" name="Line 53"/>
                        <wps:cNvCnPr>
                          <a:cxnSpLocks noChangeShapeType="1"/>
                        </wps:cNvCnPr>
                        <wps:spPr bwMode="auto">
                          <a:xfrm>
                            <a:off x="1180465" y="1555115"/>
                            <a:ext cx="321945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Line 54"/>
                        <wps:cNvCnPr>
                          <a:cxnSpLocks noChangeShapeType="1"/>
                        </wps:cNvCnPr>
                        <wps:spPr bwMode="auto">
                          <a:xfrm flipV="1">
                            <a:off x="1306830" y="93980"/>
                            <a:ext cx="6985" cy="159893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6" name="Text Box 55"/>
                        <wps:cNvSpPr txBox="1">
                          <a:spLocks noChangeArrowheads="1"/>
                        </wps:cNvSpPr>
                        <wps:spPr bwMode="auto">
                          <a:xfrm>
                            <a:off x="4445635" y="1485265"/>
                            <a:ext cx="398780" cy="20066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0A0B8" w14:textId="77777777" w:rsidR="0091186F" w:rsidRPr="00E70EC3" w:rsidRDefault="0091186F" w:rsidP="00990EFE">
                              <w:pPr>
                                <w:autoSpaceDE w:val="0"/>
                                <w:autoSpaceDN w:val="0"/>
                                <w:adjustRightInd w:val="0"/>
                                <w:rPr>
                                  <w:color w:val="000000"/>
                                  <w:szCs w:val="21"/>
                                </w:rPr>
                              </w:pPr>
                              <w:r w:rsidRPr="00E70EC3">
                                <w:rPr>
                                  <w:color w:val="000000"/>
                                  <w:szCs w:val="21"/>
                                </w:rPr>
                                <w:t>time</w:t>
                              </w:r>
                              <w:r>
                                <w:rPr>
                                  <w:color w:val="000000"/>
                                  <w:szCs w:val="21"/>
                                </w:rPr>
                                <w:t xml:space="preserve"> t</w:t>
                              </w:r>
                            </w:p>
                          </w:txbxContent>
                        </wps:txbx>
                        <wps:bodyPr rot="0" vert="horz" wrap="square" lIns="12700" tIns="12700" rIns="12700" bIns="12700" upright="1">
                          <a:spAutoFit/>
                        </wps:bodyPr>
                      </wps:wsp>
                      <wps:wsp>
                        <wps:cNvPr id="147" name="Line 56"/>
                        <wps:cNvCnPr>
                          <a:cxnSpLocks noChangeShapeType="1"/>
                        </wps:cNvCnPr>
                        <wps:spPr bwMode="auto">
                          <a:xfrm>
                            <a:off x="1548765" y="105410"/>
                            <a:ext cx="6350" cy="16281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8" name="Line 57"/>
                        <wps:cNvCnPr>
                          <a:cxnSpLocks noChangeShapeType="1"/>
                        </wps:cNvCnPr>
                        <wps:spPr bwMode="auto">
                          <a:xfrm>
                            <a:off x="2959100" y="97155"/>
                            <a:ext cx="635" cy="16744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9" name="Line 58"/>
                        <wps:cNvCnPr>
                          <a:cxnSpLocks noChangeShapeType="1"/>
                        </wps:cNvCnPr>
                        <wps:spPr bwMode="auto">
                          <a:xfrm>
                            <a:off x="3859530" y="86360"/>
                            <a:ext cx="635" cy="16471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0" name="Text Box 59"/>
                        <wps:cNvSpPr txBox="1">
                          <a:spLocks noChangeArrowheads="1"/>
                        </wps:cNvSpPr>
                        <wps:spPr bwMode="auto">
                          <a:xfrm>
                            <a:off x="1500505" y="1774190"/>
                            <a:ext cx="107950" cy="147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C3DEF9"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0</w:t>
                              </w:r>
                            </w:p>
                          </w:txbxContent>
                        </wps:txbx>
                        <wps:bodyPr rot="0" vert="horz" wrap="none" lIns="12700" tIns="12700" rIns="12700" bIns="12700" upright="1">
                          <a:noAutofit/>
                        </wps:bodyPr>
                      </wps:wsp>
                      <wps:wsp>
                        <wps:cNvPr id="151" name="Text Box 60"/>
                        <wps:cNvSpPr txBox="1">
                          <a:spLocks noChangeArrowheads="1"/>
                        </wps:cNvSpPr>
                        <wps:spPr bwMode="auto">
                          <a:xfrm>
                            <a:off x="2889250" y="1765935"/>
                            <a:ext cx="139065" cy="1803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3C000"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1</w:t>
                              </w:r>
                            </w:p>
                          </w:txbxContent>
                        </wps:txbx>
                        <wps:bodyPr rot="0" vert="horz" wrap="square" lIns="12700" tIns="12700" rIns="12700" bIns="12700" upright="1">
                          <a:noAutofit/>
                        </wps:bodyPr>
                      </wps:wsp>
                      <wps:wsp>
                        <wps:cNvPr id="152" name="Text Box 61"/>
                        <wps:cNvSpPr txBox="1">
                          <a:spLocks noChangeArrowheads="1"/>
                        </wps:cNvSpPr>
                        <wps:spPr bwMode="auto">
                          <a:xfrm>
                            <a:off x="3822065" y="1733550"/>
                            <a:ext cx="107315" cy="1670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B7108"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2</w:t>
                              </w:r>
                            </w:p>
                          </w:txbxContent>
                        </wps:txbx>
                        <wps:bodyPr rot="0" vert="horz" wrap="none" lIns="12700" tIns="12700" rIns="12700" bIns="12700" upright="1">
                          <a:noAutofit/>
                        </wps:bodyPr>
                      </wps:wsp>
                      <wps:wsp>
                        <wps:cNvPr id="153" name="Freeform 62"/>
                        <wps:cNvSpPr>
                          <a:spLocks/>
                        </wps:cNvSpPr>
                        <wps:spPr bwMode="auto">
                          <a:xfrm>
                            <a:off x="1543685" y="357505"/>
                            <a:ext cx="1412875" cy="684530"/>
                          </a:xfrm>
                          <a:custGeom>
                            <a:avLst/>
                            <a:gdLst>
                              <a:gd name="T0" fmla="*/ 0 w 890"/>
                              <a:gd name="T1" fmla="*/ 276 h 431"/>
                              <a:gd name="T2" fmla="*/ 434 w 890"/>
                              <a:gd name="T3" fmla="*/ 394 h 431"/>
                              <a:gd name="T4" fmla="*/ 706 w 890"/>
                              <a:gd name="T5" fmla="*/ 54 h 431"/>
                              <a:gd name="T6" fmla="*/ 890 w 890"/>
                              <a:gd name="T7" fmla="*/ 67 h 431"/>
                            </a:gdLst>
                            <a:ahLst/>
                            <a:cxnLst>
                              <a:cxn ang="0">
                                <a:pos x="T0" y="T1"/>
                              </a:cxn>
                              <a:cxn ang="0">
                                <a:pos x="T2" y="T3"/>
                              </a:cxn>
                              <a:cxn ang="0">
                                <a:pos x="T4" y="T5"/>
                              </a:cxn>
                              <a:cxn ang="0">
                                <a:pos x="T6" y="T7"/>
                              </a:cxn>
                            </a:cxnLst>
                            <a:rect l="0" t="0" r="r" b="b"/>
                            <a:pathLst>
                              <a:path w="890" h="431">
                                <a:moveTo>
                                  <a:pt x="0" y="276"/>
                                </a:moveTo>
                                <a:cubicBezTo>
                                  <a:pt x="72" y="295"/>
                                  <a:pt x="316" y="431"/>
                                  <a:pt x="434" y="394"/>
                                </a:cubicBezTo>
                                <a:cubicBezTo>
                                  <a:pt x="552" y="357"/>
                                  <a:pt x="630" y="108"/>
                                  <a:pt x="706" y="54"/>
                                </a:cubicBezTo>
                                <a:cubicBezTo>
                                  <a:pt x="782" y="0"/>
                                  <a:pt x="852" y="64"/>
                                  <a:pt x="890" y="67"/>
                                </a:cubicBezTo>
                              </a:path>
                            </a:pathLst>
                          </a:custGeom>
                          <a:noFill/>
                          <a:ln w="19050" cmpd="sng">
                            <a:solidFill>
                              <a:srgbClr val="0000FF"/>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4" name="Freeform 63"/>
                        <wps:cNvSpPr>
                          <a:spLocks/>
                        </wps:cNvSpPr>
                        <wps:spPr bwMode="auto">
                          <a:xfrm>
                            <a:off x="2955290" y="114300"/>
                            <a:ext cx="900430" cy="411480"/>
                          </a:xfrm>
                          <a:custGeom>
                            <a:avLst/>
                            <a:gdLst>
                              <a:gd name="T0" fmla="*/ 0 w 1418"/>
                              <a:gd name="T1" fmla="*/ 164 h 648"/>
                              <a:gd name="T2" fmla="*/ 867 w 1418"/>
                              <a:gd name="T3" fmla="*/ 81 h 648"/>
                              <a:gd name="T4" fmla="*/ 1418 w 1418"/>
                              <a:gd name="T5" fmla="*/ 648 h 648"/>
                            </a:gdLst>
                            <a:ahLst/>
                            <a:cxnLst>
                              <a:cxn ang="0">
                                <a:pos x="T0" y="T1"/>
                              </a:cxn>
                              <a:cxn ang="0">
                                <a:pos x="T2" y="T3"/>
                              </a:cxn>
                              <a:cxn ang="0">
                                <a:pos x="T4" y="T5"/>
                              </a:cxn>
                            </a:cxnLst>
                            <a:rect l="0" t="0" r="r" b="b"/>
                            <a:pathLst>
                              <a:path w="1418" h="648">
                                <a:moveTo>
                                  <a:pt x="0" y="164"/>
                                </a:moveTo>
                                <a:cubicBezTo>
                                  <a:pt x="145" y="151"/>
                                  <a:pt x="631" y="0"/>
                                  <a:pt x="867" y="81"/>
                                </a:cubicBezTo>
                                <a:cubicBezTo>
                                  <a:pt x="1103" y="162"/>
                                  <a:pt x="1303" y="530"/>
                                  <a:pt x="1418" y="648"/>
                                </a:cubicBezTo>
                              </a:path>
                            </a:pathLst>
                          </a:custGeom>
                          <a:noFill/>
                          <a:ln w="19050" cmpd="sng">
                            <a:solidFill>
                              <a:srgbClr val="0000FF"/>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5" name="Line 64"/>
                        <wps:cNvCnPr>
                          <a:cxnSpLocks noChangeShapeType="1"/>
                        </wps:cNvCnPr>
                        <wps:spPr bwMode="auto">
                          <a:xfrm>
                            <a:off x="1555115" y="1265555"/>
                            <a:ext cx="1403985" cy="635"/>
                          </a:xfrm>
                          <a:prstGeom prst="line">
                            <a:avLst/>
                          </a:prstGeom>
                          <a:noFill/>
                          <a:ln w="19050">
                            <a:solidFill>
                              <a:srgbClr val="006600"/>
                            </a:solidFill>
                            <a:round/>
                            <a:headEnd/>
                            <a:tailEnd/>
                          </a:ln>
                          <a:extLst>
                            <a:ext uri="{909E8E84-426E-40DD-AFC4-6F175D3DCCD1}">
                              <a14:hiddenFill xmlns:a14="http://schemas.microsoft.com/office/drawing/2010/main">
                                <a:noFill/>
                              </a14:hiddenFill>
                            </a:ext>
                          </a:extLst>
                        </wps:spPr>
                        <wps:bodyPr/>
                      </wps:wsp>
                      <wps:wsp>
                        <wps:cNvPr id="156" name="Line 65"/>
                        <wps:cNvCnPr>
                          <a:cxnSpLocks noChangeShapeType="1"/>
                        </wps:cNvCnPr>
                        <wps:spPr bwMode="auto">
                          <a:xfrm>
                            <a:off x="2965450" y="1024890"/>
                            <a:ext cx="900430" cy="635"/>
                          </a:xfrm>
                          <a:prstGeom prst="line">
                            <a:avLst/>
                          </a:prstGeom>
                          <a:noFill/>
                          <a:ln w="19050">
                            <a:solidFill>
                              <a:srgbClr val="006600"/>
                            </a:solidFill>
                            <a:round/>
                            <a:headEnd/>
                            <a:tailEnd/>
                          </a:ln>
                          <a:extLst>
                            <a:ext uri="{909E8E84-426E-40DD-AFC4-6F175D3DCCD1}">
                              <a14:hiddenFill xmlns:a14="http://schemas.microsoft.com/office/drawing/2010/main">
                                <a:noFill/>
                              </a14:hiddenFill>
                            </a:ext>
                          </a:extLst>
                        </wps:spPr>
                        <wps:bodyPr/>
                      </wps:wsp>
                      <wps:wsp>
                        <wps:cNvPr id="157" name="Text Box 66"/>
                        <wps:cNvSpPr txBox="1">
                          <a:spLocks noChangeArrowheads="1"/>
                        </wps:cNvSpPr>
                        <wps:spPr bwMode="auto">
                          <a:xfrm>
                            <a:off x="1611630" y="640715"/>
                            <a:ext cx="225425" cy="18605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0CAAFF58" w14:textId="77777777" w:rsidR="0091186F" w:rsidRPr="00E70EC3" w:rsidRDefault="0091186F" w:rsidP="00990EFE">
                              <w:pPr>
                                <w:autoSpaceDE w:val="0"/>
                                <w:autoSpaceDN w:val="0"/>
                                <w:adjustRightInd w:val="0"/>
                                <w:rPr>
                                  <w:b/>
                                  <w:bCs/>
                                  <w:color w:val="0000FF"/>
                                  <w:szCs w:val="21"/>
                                </w:rPr>
                              </w:pPr>
                              <w:r w:rsidRPr="00E70EC3">
                                <w:rPr>
                                  <w:b/>
                                  <w:bCs/>
                                  <w:color w:val="0000FF"/>
                                  <w:szCs w:val="21"/>
                                </w:rPr>
                                <w:t>x(t)</w:t>
                              </w:r>
                            </w:p>
                          </w:txbxContent>
                        </wps:txbx>
                        <wps:bodyPr rot="0" vert="horz" wrap="none" lIns="12700" tIns="12700" rIns="12700" bIns="12700" upright="1">
                          <a:noAutofit/>
                        </wps:bodyPr>
                      </wps:wsp>
                      <wps:wsp>
                        <wps:cNvPr id="158" name="Text Box 67"/>
                        <wps:cNvSpPr txBox="1">
                          <a:spLocks noChangeArrowheads="1"/>
                        </wps:cNvSpPr>
                        <wps:spPr bwMode="auto">
                          <a:xfrm>
                            <a:off x="1614805" y="1065530"/>
                            <a:ext cx="25082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3F058AC5"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p>
                          </w:txbxContent>
                        </wps:txbx>
                        <wps:bodyPr rot="0" vert="horz" wrap="square" lIns="0" tIns="12700" rIns="0" bIns="12700" upright="1">
                          <a:noAutofit/>
                        </wps:bodyPr>
                      </wps:wsp>
                      <wps:wsp>
                        <wps:cNvPr id="159" name="Line 68"/>
                        <wps:cNvCnPr>
                          <a:cxnSpLocks noChangeShapeType="1"/>
                        </wps:cNvCnPr>
                        <wps:spPr bwMode="auto">
                          <a:xfrm flipV="1">
                            <a:off x="2707640" y="1302385"/>
                            <a:ext cx="215900" cy="3606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Text Box 69"/>
                        <wps:cNvSpPr txBox="1">
                          <a:spLocks noChangeArrowheads="1"/>
                        </wps:cNvSpPr>
                        <wps:spPr bwMode="auto">
                          <a:xfrm>
                            <a:off x="2467610" y="1663065"/>
                            <a:ext cx="357505" cy="23939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49B2AD20" w14:textId="77777777" w:rsidR="0091186F" w:rsidRPr="00E70EC3" w:rsidRDefault="0091186F" w:rsidP="00990EFE">
                              <w:pPr>
                                <w:autoSpaceDE w:val="0"/>
                                <w:autoSpaceDN w:val="0"/>
                                <w:adjustRightInd w:val="0"/>
                                <w:rPr>
                                  <w:b/>
                                  <w:bCs/>
                                  <w:color w:val="006600"/>
                                  <w:szCs w:val="21"/>
                                </w:rPr>
                              </w:pPr>
                              <w:r w:rsidRPr="00E70EC3">
                                <w:rPr>
                                  <w:b/>
                                  <w:bCs/>
                                  <w:color w:val="006600"/>
                                  <w:szCs w:val="21"/>
                                </w:rPr>
                                <w:t>m</w:t>
                              </w:r>
                              <w:r>
                                <w:rPr>
                                  <w:rFonts w:cs="Arial"/>
                                  <w:b/>
                                  <w:bCs/>
                                  <w:color w:val="006600"/>
                                  <w:szCs w:val="21"/>
                                  <w:vertAlign w:val="superscript"/>
                                </w:rPr>
                                <w:t>–</w:t>
                              </w:r>
                              <w:r w:rsidRPr="00E70EC3">
                                <w:rPr>
                                  <w:b/>
                                  <w:bCs/>
                                  <w:color w:val="006600"/>
                                  <w:szCs w:val="21"/>
                                </w:rPr>
                                <w:t>(t</w:t>
                              </w:r>
                              <w:r w:rsidRPr="00E70EC3">
                                <w:rPr>
                                  <w:b/>
                                  <w:bCs/>
                                  <w:color w:val="006600"/>
                                  <w:szCs w:val="21"/>
                                  <w:vertAlign w:val="subscript"/>
                                </w:rPr>
                                <w:t>1</w:t>
                              </w:r>
                              <w:r w:rsidRPr="00E70EC3">
                                <w:rPr>
                                  <w:b/>
                                  <w:bCs/>
                                  <w:color w:val="006600"/>
                                  <w:szCs w:val="21"/>
                                </w:rPr>
                                <w:t>)</w:t>
                              </w:r>
                            </w:p>
                          </w:txbxContent>
                        </wps:txbx>
                        <wps:bodyPr rot="0" vert="horz" wrap="none" lIns="12700" tIns="25400" rIns="12700" bIns="25400" upright="1">
                          <a:noAutofit/>
                        </wps:bodyPr>
                      </wps:wsp>
                      <wps:wsp>
                        <wps:cNvPr id="65" name="Line 70"/>
                        <wps:cNvCnPr>
                          <a:cxnSpLocks noChangeShapeType="1"/>
                        </wps:cNvCnPr>
                        <wps:spPr bwMode="auto">
                          <a:xfrm flipH="1" flipV="1">
                            <a:off x="2965450" y="1043940"/>
                            <a:ext cx="247015" cy="6546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Text Box 71"/>
                        <wps:cNvSpPr txBox="1">
                          <a:spLocks noChangeArrowheads="1"/>
                        </wps:cNvSpPr>
                        <wps:spPr bwMode="auto">
                          <a:xfrm>
                            <a:off x="3136900" y="1669415"/>
                            <a:ext cx="314325" cy="19875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6C2788F3"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r w:rsidRPr="00E70EC3">
                                <w:rPr>
                                  <w:b/>
                                  <w:bCs/>
                                  <w:color w:val="006600"/>
                                  <w:szCs w:val="21"/>
                                  <w:vertAlign w:val="subscript"/>
                                </w:rPr>
                                <w:t>1</w:t>
                              </w:r>
                              <w:r w:rsidRPr="00E70EC3">
                                <w:rPr>
                                  <w:b/>
                                  <w:bCs/>
                                  <w:color w:val="006600"/>
                                  <w:szCs w:val="21"/>
                                </w:rPr>
                                <w:t>)</w:t>
                              </w:r>
                            </w:p>
                          </w:txbxContent>
                        </wps:txbx>
                        <wps:bodyPr rot="0" vert="horz" wrap="square" lIns="12700" tIns="12700" rIns="12700" bIns="12700" upright="1">
                          <a:noAutofit/>
                        </wps:bodyPr>
                      </wps:wsp>
                    </wpc:wpc>
                  </a:graphicData>
                </a:graphic>
              </wp:inline>
            </w:drawing>
          </mc:Choice>
          <mc:Fallback>
            <w:pict>
              <v:group w14:anchorId="7D8BBBFE" id="Zeichenbereich 51" o:spid="_x0000_s1026" editas="canvas" style="width:483.3pt;height:154.3pt;mso-position-horizontal-relative:char;mso-position-vertical-relative:line" coordsize="61379,19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">
                <v:shape id="_x0000_s1027" type="#_x0000_t75" style="position:absolute;width:61379;height:19596;visibility:visible;mso-wrap-style:square">
                  <v:fill o:detectmouseclick="t"/>
                  <v:path o:connecttype="none"/>
                </v:shape>
                <v:line id="Line 53" o:spid="_x0000_s1028" style="position:absolute;visibility:visible;mso-wrap-style:square" from="11804,15551" to="43999,155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lQBcIAAADcAAAADwAAAGRycy9kb3ducmV2LnhtbERPTYvCMBC9C/6HMII3Td2tZalGWYRd&#10;vXiwelhvQzO21WZSmqzWf28Ewds83ufMl52pxZVaV1lWMBlHIIhzqysuFBz2P6MvEM4ja6wtk4I7&#10;OVgu+r05ptreeEfXzBcihLBLUUHpfZNK6fKSDLqxbYgDd7KtQR9gW0jd4i2Em1p+RFEiDVYcGkps&#10;aFVSfsn+jYIpfibFbvvnT5v4eO5WxJPfbK3UcNB9z0B46vxb/HJvdJgfx/B8Jlw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dlQBcIAAADcAAAADwAAAAAAAAAAAAAA&#10;AAChAgAAZHJzL2Rvd25yZXYueG1sUEsFBgAAAAAEAAQA+QAAAJADAAAAAA==&#10;" strokeweight="1.5pt">
                  <v:stroke endarrow="block"/>
                </v:line>
                <v:line id="Line 54" o:spid="_x0000_s1029" style="position:absolute;flip:y;visibility:visible;mso-wrap-style:square" from="13068,939" to="13138,16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tw/8IAAADcAAAADwAAAGRycy9kb3ducmV2LnhtbERPTWsCMRC9C/6HMII3TSxuabdGqaLi&#10;tbaUHqebcXc1mSyb6G7/fVMoeJvH+5zFqndW3KgNtWcNs6kCQVx4U3Op4eN9N3kCESKyQeuZNPxQ&#10;gNVyOFhgbnzHb3Q7xlKkEA45aqhibHIpQ1GRwzD1DXHiTr51GBNsS2la7FK4s/JBqUfpsObUUGFD&#10;m4qKy/HqNOzVYd2dnzO1OWffn9m6t5ftl9V6POpfX0BE6uNd/O8+mDR/nsHfM+kCuf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Itw/8IAAADcAAAADwAAAAAAAAAAAAAA&#10;AAChAgAAZHJzL2Rvd25yZXYueG1sUEsFBgAAAAAEAAQA+QAAAJADAAAAAA==&#10;" strokeweight="1.5pt">
                  <v:stroke endarrow="block"/>
                </v:line>
                <v:shape id="Text Box 55" o:spid="_x0000_s1030" type="#_x0000_t202" style="position:absolute;left:44456;top:14852;width:3988;height:20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JDhL8A&#10;AADcAAAADwAAAGRycy9kb3ducmV2LnhtbESPSwvCMBCE74L/IazgTVNFRKpRRBC8+sTj2mwf2GxK&#10;E237740geNtlZuebXW1aU4o31a6wrGAyjkAQJ1YXnCm4nPejBQjnkTWWlklBRw42635vhbG2DR/p&#10;ffKZCCHsYlSQe1/FUrokJ4NubCvioKW2NujDWmdS19iEcFPKaRTNpcGCAyHHinY5Jc/TywTINdsu&#10;Huk9rWadS5tHYm7PbqrUcNBulyA8tf5v/l0fdKg/m8P3mTCBXH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cAkOEvwAAANwAAAAPAAAAAAAAAAAAAAAAAJgCAABkcnMvZG93bnJl&#10;di54bWxQSwUGAAAAAAQABAD1AAAAhAMAAAAA&#10;" filled="f" fillcolor="#bbe0e3" stroked="f">
                  <v:textbox style="mso-fit-shape-to-text:t" inset="1pt,1pt,1pt,1pt">
                    <w:txbxContent>
                      <w:p w14:paraId="4B10A0B8" w14:textId="77777777" w:rsidR="0091186F" w:rsidRPr="00E70EC3" w:rsidRDefault="0091186F" w:rsidP="00990EFE">
                        <w:pPr>
                          <w:autoSpaceDE w:val="0"/>
                          <w:autoSpaceDN w:val="0"/>
                          <w:adjustRightInd w:val="0"/>
                          <w:rPr>
                            <w:color w:val="000000"/>
                            <w:szCs w:val="21"/>
                          </w:rPr>
                        </w:pPr>
                        <w:r w:rsidRPr="00E70EC3">
                          <w:rPr>
                            <w:color w:val="000000"/>
                            <w:szCs w:val="21"/>
                          </w:rPr>
                          <w:t>time</w:t>
                        </w:r>
                        <w:r>
                          <w:rPr>
                            <w:color w:val="000000"/>
                            <w:szCs w:val="21"/>
                          </w:rPr>
                          <w:t xml:space="preserve"> t</w:t>
                        </w:r>
                      </w:p>
                    </w:txbxContent>
                  </v:textbox>
                </v:shape>
                <v:line id="Line 56" o:spid="_x0000_s1031" style="position:absolute;visibility:visible;mso-wrap-style:square" from="15487,1054" to="15551,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lxfsUAAADcAAAADwAAAGRycy9kb3ducmV2LnhtbESPQWsCMRCF7wX/QxjBm2YVaetqFBEE&#10;D7alKp6Hzbi7upmsSVzXf28KQm8zvDfvezNbtKYSDTlfWlYwHCQgiDOrS84VHPbr/icIH5A1VpZJ&#10;wYM8LOadtxmm2t75l5pdyEUMYZ+igiKEOpXSZwUZ9ANbE0ftZJ3BEFeXS+3wHsNNJUdJ8i4NlhwJ&#10;Bda0Kii77G4mcrN8667H86XdnL626ys3k+/9j1K9brucggjUhn/z63qjY/3xB/w9Eye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qlxfsUAAADcAAAADwAAAAAAAAAA&#10;AAAAAAChAgAAZHJzL2Rvd25yZXYueG1sUEsFBgAAAAAEAAQA+QAAAJMDAAAAAA==&#10;">
                  <v:stroke dashstyle="dash"/>
                </v:line>
                <v:line id="Line 57" o:spid="_x0000_s1032" style="position:absolute;visibility:visible;mso-wrap-style:square" from="29591,971" to="29597,17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blDMQAAADcAAAADwAAAGRycy9kb3ducmV2LnhtbESPTWvCQBCG7wX/wzKCt7qxSKmpqxRB&#10;8KCVqvQ8ZMckNTsbd7cx/nvnUOhthnk/npkve9eojkKsPRuYjDNQxIW3NZcGTsf18xuomJAtNp7J&#10;wJ0iLBeDpznm1t/4i7pDKpWEcMzRQJVSm2sdi4ocxrFvieV29sFhkjWU2ga8Sbhr9EuWvWqHNUtD&#10;hS2tKiouh18nvUW5Ddfvn0u/Oe+26yt3s8/j3pjRsP94B5WoT//iP/fGCv5UaOUZmUAv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NuUMxAAAANwAAAAPAAAAAAAAAAAA&#10;AAAAAKECAABkcnMvZG93bnJldi54bWxQSwUGAAAAAAQABAD5AAAAkgMAAAAA&#10;">
                  <v:stroke dashstyle="dash"/>
                </v:line>
                <v:line id="Line 58" o:spid="_x0000_s1033" style="position:absolute;visibility:visible;mso-wrap-style:square" from="38595,863" to="38601,17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pAl8QAAADcAAAADwAAAGRycy9kb3ducmV2LnhtbESPT4vCMBDF78J+hzAL3jRdEdGuUWRB&#10;8OAq/mHPQzO21WZSk1i7394IgrcZ3pv3ezOdt6YSDTlfWlbw1U9AEGdWl5wrOB6WvTEIH5A1VpZJ&#10;wT95mM8+OlNMtb3zjpp9yEUMYZ+igiKEOpXSZwUZ9H1bE0ftZJ3BEFeXS+3wHsNNJQdJMpIGS46E&#10;Amv6KSi77G8mcrN87a5/50u7Ov2ul1duJpvDVqnuZ7v4BhGoDW/z63qlY/3hBJ7PxAn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ekCXxAAAANwAAAAPAAAAAAAAAAAA&#10;AAAAAKECAABkcnMvZG93bnJldi54bWxQSwUGAAAAAAQABAD5AAAAkgMAAAAA&#10;">
                  <v:stroke dashstyle="dash"/>
                </v:line>
                <v:shape id="Text Box 59" o:spid="_x0000_s1034" type="#_x0000_t202" style="position:absolute;left:15005;top:17741;width:1079;height:14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DyicQA&#10;AADcAAAADwAAAGRycy9kb3ducmV2LnhtbESPQUsDMRCF70L/Q5iCN5utYJG1aRGLUDwIVhGPQzLN&#10;bruZ7Caxu/575yB4m+G9ee+b9XYKnbpQym1kA8tFBYrYRteyN/Dx/nxzDyoXZIddZDLwQxm2m9nV&#10;GmsXR36jy6F4JSGcazTQlNLXWmfbUMC8iD2xaMeYAhZZk9cu4SjhodO3VbXSAVuWhgZ7emrIng/f&#10;wQCPX/hqT6e0W3lt9/5zGF7yYMz1fHp8AFVoKv/mv+u9E/w7wZd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w8onEAAAA3AAAAA8AAAAAAAAAAAAAAAAAmAIAAGRycy9k&#10;b3ducmV2LnhtbFBLBQYAAAAABAAEAPUAAACJAwAAAAA=&#10;" filled="f" fillcolor="#bbe0e3" stroked="f">
                  <v:textbox inset="1pt,1pt,1pt,1pt">
                    <w:txbxContent>
                      <w:p w14:paraId="0FC3DEF9"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0</w:t>
                        </w:r>
                      </w:p>
                    </w:txbxContent>
                  </v:textbox>
                </v:shape>
                <v:shape id="Text Box 60" o:spid="_x0000_s1035" type="#_x0000_t202" style="position:absolute;left:28892;top:17659;width:1391;height:18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dzNsQA&#10;AADcAAAADwAAAGRycy9kb3ducmV2LnhtbERPTWvCQBC9F/wPywheim60VGPqKkUReitVL97G7DRJ&#10;m51Ns2NM/323UOhtHu9zVpve1aqjNlSeDUwnCSji3NuKCwOn436cggqCbLH2TAa+KcBmPbhbYWb9&#10;jd+oO0ihYgiHDA2UIk2mdchLchgmviGO3LtvHUqEbaFti7cY7mo9S5K5dlhxbCixoW1J+efh6gy8&#10;pmmz6O6X8vAhu91cnxdfs+pizGjYPz+BEurlX/znfrFx/uMUfp+JF+j1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HczbEAAAA3AAAAA8AAAAAAAAAAAAAAAAAmAIAAGRycy9k&#10;b3ducmV2LnhtbFBLBQYAAAAABAAEAPUAAACJAwAAAAA=&#10;" filled="f" fillcolor="#bbe0e3" stroked="f">
                  <v:textbox inset="1pt,1pt,1pt,1pt">
                    <w:txbxContent>
                      <w:p w14:paraId="0723C000"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1</w:t>
                        </w:r>
                      </w:p>
                    </w:txbxContent>
                  </v:textbox>
                </v:shape>
                <v:shape id="Text Box 61" o:spid="_x0000_s1036" type="#_x0000_t202" style="position:absolute;left:38220;top:17335;width:1073;height:167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7JZcIA&#10;AADcAAAADwAAAGRycy9kb3ducmV2LnhtbERPTWsCMRC9F/ofwgi91axCpWyNIhZBeihoS+lxSMbs&#10;6maym0R3/fdGKPQ2j/c58+XgGnGhEGvPCibjAgSx9qZmq+D7a/P8CiImZIONZ1JwpQjLxePDHEvj&#10;e97RZZ+syCEcS1RQpdSWUkZdkcM49i1x5g4+OEwZBitNwD6Hu0ZOi2ImHdacGypsaV2RPu3PTgH3&#10;v/ipj8fwPrNSb+1P133ETqmn0bB6A5FoSP/iP/fW5PkvU7g/ky+Qi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rsllwgAAANwAAAAPAAAAAAAAAAAAAAAAAJgCAABkcnMvZG93&#10;bnJldi54bWxQSwUGAAAAAAQABAD1AAAAhwMAAAAA&#10;" filled="f" fillcolor="#bbe0e3" stroked="f">
                  <v:textbox inset="1pt,1pt,1pt,1pt">
                    <w:txbxContent>
                      <w:p w14:paraId="0FBB7108" w14:textId="77777777" w:rsidR="0091186F" w:rsidRPr="00E70EC3" w:rsidRDefault="0091186F" w:rsidP="00990EFE">
                        <w:pPr>
                          <w:autoSpaceDE w:val="0"/>
                          <w:autoSpaceDN w:val="0"/>
                          <w:adjustRightInd w:val="0"/>
                          <w:rPr>
                            <w:color w:val="000000"/>
                            <w:szCs w:val="21"/>
                            <w:vertAlign w:val="subscript"/>
                          </w:rPr>
                        </w:pPr>
                        <w:r w:rsidRPr="00E70EC3">
                          <w:rPr>
                            <w:color w:val="000000"/>
                            <w:szCs w:val="21"/>
                          </w:rPr>
                          <w:t>t</w:t>
                        </w:r>
                        <w:r w:rsidRPr="00E70EC3">
                          <w:rPr>
                            <w:color w:val="000000"/>
                            <w:szCs w:val="21"/>
                            <w:vertAlign w:val="subscript"/>
                          </w:rPr>
                          <w:t>2</w:t>
                        </w:r>
                      </w:p>
                    </w:txbxContent>
                  </v:textbox>
                </v:shape>
                <v:shape id="Freeform 62" o:spid="_x0000_s1037" style="position:absolute;left:15436;top:3575;width:14129;height:6845;visibility:visible;mso-wrap-style:square;v-text-anchor:top" coordsize="890,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ZggsMA&#10;AADcAAAADwAAAGRycy9kb3ducmV2LnhtbERPTYvCMBC9C/sfwizsTVMVRapRXEVY8LJaBY9jM7bF&#10;ZtJtslr99UYQvM3jfc5k1phSXKh2hWUF3U4Egji1uuBMwS5ZtUcgnEfWWFomBTdyMJt+tCYYa3vl&#10;DV22PhMhhF2MCnLvq1hKl+Zk0HVsRRy4k60N+gDrTOoaryHclLIXRUNpsODQkGNFi5zS8/bfKLgn&#10;t+/+erA+9tLf5X5x/LsfylGi1NdnMx+D8NT4t/jl/tFh/qAPz2fCBX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ZggsMAAADcAAAADwAAAAAAAAAAAAAAAACYAgAAZHJzL2Rv&#10;d25yZXYueG1sUEsFBgAAAAAEAAQA9QAAAIgDAAAAAA==&#10;" path="m,276v72,19,316,155,434,118c552,357,630,108,706,54,782,,852,64,890,67e" filled="f" fillcolor="#bbe0e3" strokecolor="blue" strokeweight="1.5pt">
                  <v:path arrowok="t" o:connecttype="custom" o:connectlocs="0,438353;688975,625765;1120775,85765;1412875,106412" o:connectangles="0,0,0,0"/>
                </v:shape>
                <v:shape id="Freeform 63" o:spid="_x0000_s1038" style="position:absolute;left:29552;top:1143;width:9005;height:4114;visibility:visible;mso-wrap-style:square;v-text-anchor:top" coordsize="1418,6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1R9sQA&#10;AADcAAAADwAAAGRycy9kb3ducmV2LnhtbERP22rCQBB9F/oPyxR8003FGzEbaYW2QgulKuLjkJ0m&#10;S7OzIbtq9OvdgtC3OZzrZMvO1uJErTeOFTwNExDEhdOGSwW77etgDsIHZI21Y1JwIQ/L/KGXYard&#10;mb/ptAmliCHsU1RQhdCkUvqiIot+6BriyP241mKIsC2lbvEcw20tR0kylRYNx4YKG1pVVPxujlaB&#10;MR+fx1l4ObzLt6/ranbYy+11pFT/sXtegAjUhX/x3b3Wcf5kDH/PxAtkf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9UfbEAAAA3AAAAA8AAAAAAAAAAAAAAAAAmAIAAGRycy9k&#10;b3ducmV2LnhtbFBLBQYAAAAABAAEAPUAAACJAwAAAAA=&#10;" path="m,164c145,151,631,,867,81v236,81,436,449,551,567e" filled="f" fillcolor="#bbe0e3" strokecolor="blue" strokeweight="1.5pt">
                  <v:path arrowok="t" o:connecttype="custom" o:connectlocs="0,104140;550545,51435;900430,411480" o:connectangles="0,0,0"/>
                </v:shape>
                <v:line id="Line 64" o:spid="_x0000_s1039" style="position:absolute;visibility:visible;mso-wrap-style:square" from="15551,12655" to="29591,126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0nwcMAAADcAAAADwAAAGRycy9kb3ducmV2LnhtbERPS2sCMRC+F/wPYYTealaLRdaNIj5a&#10;j9WKXsfN7AM3kyVJde2vN4VCb/PxPSebd6YRV3K+tqxgOEhAEOdW11wqOHxtXiYgfEDW2FgmBXfy&#10;MJ/1njJMtb3xjq77UIoYwj5FBVUIbSqlzysy6Ae2JY5cYZ3BEKErpXZ4i+GmkaMkeZMGa44NFba0&#10;rCi/7L+NgtHnxyI5bYp3OVmvVq8/R5ef72elnvvdYgoiUBf+xX/urY7zx2P4fSZe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tJ8HDAAAA3AAAAA8AAAAAAAAAAAAA&#10;AAAAoQIAAGRycy9kb3ducmV2LnhtbFBLBQYAAAAABAAEAPkAAACRAwAAAAA=&#10;" strokecolor="#060" strokeweight="1.5pt"/>
                <v:line id="Line 65" o:spid="_x0000_s1040" style="position:absolute;visibility:visible;mso-wrap-style:square" from="29654,10248" to="38658,10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5tsMAAADcAAAADwAAAGRycy9kb3ducmV2LnhtbERPS2sCMRC+F/wPYYTealZLRdaNIj5a&#10;j9WKXsfN7AM3kyVJdfXXN4VCb/PxPSebd6YRV3K+tqxgOEhAEOdW11wqOHxtXiYgfEDW2FgmBXfy&#10;MJ/1njJMtb3xjq77UIoYwj5FBVUIbSqlzysy6Ae2JY5cYZ3BEKErpXZ4i+GmkaMkGUuDNceGClta&#10;VpRf9t9GwejzY5GcNsW7nKxXq9fH0eXn+1mp5363mIII1IV/8Z97q+P8tzH8PhMvkLM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M/ubbDAAAA3AAAAA8AAAAAAAAAAAAA&#10;AAAAoQIAAGRycy9kb3ducmV2LnhtbFBLBQYAAAAABAAEAPkAAACRAwAAAAA=&#10;" strokecolor="#060" strokeweight="1.5pt"/>
                <v:shape id="Text Box 66" o:spid="_x0000_s1041" type="#_x0000_t202" style="position:absolute;left:16116;top:6407;width:2254;height:186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Bxf8IA&#10;AADcAAAADwAAAGRycy9kb3ducmV2LnhtbERPzWoCMRC+F/oOYQq9dbMWtHU1ihUsHkSt+gDDZswu&#10;biZhE3V9eyMIvc3H9zvjaWcbcaE21I4V9LIcBHHpdM1GwWG/+PgGESKyxsYxKbhRgOnk9WWMhXZX&#10;/qPLLhqRQjgUqKCK0RdShrIiiyFznjhxR9dajAm2RuoWryncNvIzzwfSYs2poUJP84rK0+5sFZRh&#10;tmnOq8NguR3Wv+bH+7XBvlLvb91sBCJSF//FT/dSp/n9L3g8ky6Qk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cHF/wgAAANwAAAAPAAAAAAAAAAAAAAAAAJgCAABkcnMvZG93&#10;bnJldi54bWxQSwUGAAAAAAQABAD1AAAAhwMAAAAA&#10;" filled="f" fillcolor="#bbe0e3" stroked="f" strokecolor="blue">
                  <v:textbox inset="1pt,1pt,1pt,1pt">
                    <w:txbxContent>
                      <w:p w14:paraId="0CAAFF58" w14:textId="77777777" w:rsidR="0091186F" w:rsidRPr="00E70EC3" w:rsidRDefault="0091186F" w:rsidP="00990EFE">
                        <w:pPr>
                          <w:autoSpaceDE w:val="0"/>
                          <w:autoSpaceDN w:val="0"/>
                          <w:adjustRightInd w:val="0"/>
                          <w:rPr>
                            <w:b/>
                            <w:bCs/>
                            <w:color w:val="0000FF"/>
                            <w:szCs w:val="21"/>
                          </w:rPr>
                        </w:pPr>
                        <w:r w:rsidRPr="00E70EC3">
                          <w:rPr>
                            <w:b/>
                            <w:bCs/>
                            <w:color w:val="0000FF"/>
                            <w:szCs w:val="21"/>
                          </w:rPr>
                          <w:t>x(t)</w:t>
                        </w:r>
                      </w:p>
                    </w:txbxContent>
                  </v:textbox>
                </v:shape>
                <v:shape id="Text Box 67" o:spid="_x0000_s1042" type="#_x0000_t202" style="position:absolute;left:16148;top:10655;width:2508;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qyUccA&#10;AADcAAAADwAAAGRycy9kb3ducmV2LnhtbESPT2sCQQzF70K/w5CCF6mzLSiydZS2UJBCFf8g7S3s&#10;xN3FncyyM+r47c1B8JbwXt77ZTpPrlFn6kLt2cDrMANFXHhbc2lgt/1+mYAKEdli45kMXCnAfPbU&#10;m2Ju/YXXdN7EUkkIhxwNVDG2udahqMhhGPqWWLSD7xxGWbtS2w4vEu4a/ZZlY+2wZmmosKWviorj&#10;5uQMYDbwx9Vquf/f/f79LK77lLaHT2P6z+njHVSkFB/m+/XCCv5IaOUZmUD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RaslHHAAAA3AAAAA8AAAAAAAAAAAAAAAAAmAIAAGRy&#10;cy9kb3ducmV2LnhtbFBLBQYAAAAABAAEAPUAAACMAwAAAAA=&#10;" filled="f" fillcolor="#bbe0e3" stroked="f" strokecolor="blue">
                  <v:textbox inset="0,1pt,0,1pt">
                    <w:txbxContent>
                      <w:p w14:paraId="3F058AC5"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p>
                    </w:txbxContent>
                  </v:textbox>
                </v:shape>
                <v:line id="Line 68" o:spid="_x0000_s1043" style="position:absolute;flip:y;visibility:visible;mso-wrap-style:square" from="27076,13023" to="29235,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cRWcUAAADcAAAADwAAAGRycy9kb3ducmV2LnhtbESPQWvCQBCF70L/wzIFL0E3Viw1dZVa&#10;FQrSQ6MHj0N2moRmZ0N21PTfdwuCtxne+968Wax616gLdaH2bGAyTkERF97WXBo4HnajF1BBkC02&#10;nsnALwVYLR8GC8ysv/IXXXIpVQzhkKGBSqTNtA5FRQ7D2LfEUfv2nUOJa1dq2+E1hrtGP6Xps3ZY&#10;c7xQYUvvFRU/+dnFGrtP3kynydrpJJnT9iT7VIsxw8f+7RWUUC93843+sJGbzeH/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zcRWcUAAADcAAAADwAAAAAAAAAA&#10;AAAAAAChAgAAZHJzL2Rvd25yZXYueG1sUEsFBgAAAAAEAAQA+QAAAJMDAAAAAA==&#10;">
                  <v:stroke endarrow="block"/>
                </v:line>
                <v:shape id="Text Box 69" o:spid="_x0000_s1044" type="#_x0000_t202" style="position:absolute;left:24676;top:16630;width:3575;height:239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Exf8MA&#10;AADbAAAADwAAAGRycy9kb3ducmV2LnhtbESP0WqDQBRE3wv9h+UG+tasKUWKySbERqH0yZh8wI17&#10;oxL3rnG3av++Wyj0cZiZM8xmN5tOjDS41rKC1TICQVxZ3XKt4HzKn99AOI+ssbNMCr7JwW77+LDB&#10;RNuJjzSWvhYBwi5BBY33fSKlqxoy6Ja2Jw7e1Q4GfZBDLfWAU4CbTr5EUSwNthwWGuzpvaHqVn4Z&#10;BQfvLmnB83GMs4yK+1R/pvmk1NNi3q9BeJr9f/iv/aEVxK/w+yX8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Exf8MAAADbAAAADwAAAAAAAAAAAAAAAACYAgAAZHJzL2Rv&#10;d25yZXYueG1sUEsFBgAAAAAEAAQA9QAAAIgDAAAAAA==&#10;" filled="f" fillcolor="#bbe0e3" stroked="f" strokecolor="blue">
                  <v:textbox inset="1pt,2pt,1pt,2pt">
                    <w:txbxContent>
                      <w:p w14:paraId="49B2AD20" w14:textId="77777777" w:rsidR="0091186F" w:rsidRPr="00E70EC3" w:rsidRDefault="0091186F" w:rsidP="00990EFE">
                        <w:pPr>
                          <w:autoSpaceDE w:val="0"/>
                          <w:autoSpaceDN w:val="0"/>
                          <w:adjustRightInd w:val="0"/>
                          <w:rPr>
                            <w:b/>
                            <w:bCs/>
                            <w:color w:val="006600"/>
                            <w:szCs w:val="21"/>
                          </w:rPr>
                        </w:pPr>
                        <w:r w:rsidRPr="00E70EC3">
                          <w:rPr>
                            <w:b/>
                            <w:bCs/>
                            <w:color w:val="006600"/>
                            <w:szCs w:val="21"/>
                          </w:rPr>
                          <w:t>m</w:t>
                        </w:r>
                        <w:r>
                          <w:rPr>
                            <w:rFonts w:cs="Arial"/>
                            <w:b/>
                            <w:bCs/>
                            <w:color w:val="006600"/>
                            <w:szCs w:val="21"/>
                            <w:vertAlign w:val="superscript"/>
                          </w:rPr>
                          <w:t>–</w:t>
                        </w:r>
                        <w:r w:rsidRPr="00E70EC3">
                          <w:rPr>
                            <w:b/>
                            <w:bCs/>
                            <w:color w:val="006600"/>
                            <w:szCs w:val="21"/>
                          </w:rPr>
                          <w:t>(t</w:t>
                        </w:r>
                        <w:r w:rsidRPr="00E70EC3">
                          <w:rPr>
                            <w:b/>
                            <w:bCs/>
                            <w:color w:val="006600"/>
                            <w:szCs w:val="21"/>
                            <w:vertAlign w:val="subscript"/>
                          </w:rPr>
                          <w:t>1</w:t>
                        </w:r>
                        <w:r w:rsidRPr="00E70EC3">
                          <w:rPr>
                            <w:b/>
                            <w:bCs/>
                            <w:color w:val="006600"/>
                            <w:szCs w:val="21"/>
                          </w:rPr>
                          <w:t>)</w:t>
                        </w:r>
                      </w:p>
                    </w:txbxContent>
                  </v:textbox>
                </v:shape>
                <v:line id="Line 70" o:spid="_x0000_s1045" style="position:absolute;flip:x y;visibility:visible;mso-wrap-style:square" from="29654,10439" to="32124,169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Or3cQAAADbAAAADwAAAGRycy9kb3ducmV2LnhtbESPQWvCQBSE74X+h+UVvNWNQoOmriKC&#10;0IMXbdHrS/Y1G82+TbJrjP/eFQo9DjPzDbNYDbYWPXW+cqxgMk5AEBdOV1wq+Pnevs9A+ICssXZM&#10;Cu7kYbV8fVlgpt2N99QfQikihH2GCkwITSalLwxZ9GPXEEfv13UWQ5RdKXWHtwi3tZwmSSotVhwX&#10;DDa0MVRcDleroM+vk/Nxt7/4/NTO85lpN7s2VWr0Nqw/QQQawn/4r/2lFaQf8PwSf4BcP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A6vdxAAAANsAAAAPAAAAAAAAAAAA&#10;AAAAAKECAABkcnMvZG93bnJldi54bWxQSwUGAAAAAAQABAD5AAAAkgMAAAAA&#10;">
                  <v:stroke endarrow="block"/>
                </v:line>
                <v:shape id="Text Box 71" o:spid="_x0000_s1046" type="#_x0000_t202" style="position:absolute;left:31369;top:16694;width:3143;height:19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p+MQA&#10;AADbAAAADwAAAGRycy9kb3ducmV2LnhtbESPT4vCMBTE7wt+h/AEL8uaqlBK1yhLQRAv4r+Dt0fz&#10;bMs2L7WJtfrpzcKCx2FmfsPMl72pRUetqywrmIwjEMS51RUXCo6H1VcCwnlkjbVlUvAgB8vF4GOO&#10;qbZ33lG394UIEHYpKii9b1IpXV6SQTe2DXHwLrY16INsC6lbvAe4qeU0imJpsOKwUGJDWUn57/5m&#10;FDz153b20Jk5bTI+J9G1u8bmotRo2P98g/DU+3f4v73WCuIY/r6EH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zafjEAAAA2wAAAA8AAAAAAAAAAAAAAAAAmAIAAGRycy9k&#10;b3ducmV2LnhtbFBLBQYAAAAABAAEAPUAAACJAwAAAAA=&#10;" filled="f" fillcolor="#bbe0e3" stroked="f" strokecolor="blue">
                  <v:textbox inset="1pt,1pt,1pt,1pt">
                    <w:txbxContent>
                      <w:p w14:paraId="6C2788F3" w14:textId="77777777" w:rsidR="0091186F" w:rsidRPr="00E70EC3" w:rsidRDefault="0091186F" w:rsidP="00990EFE">
                        <w:pPr>
                          <w:autoSpaceDE w:val="0"/>
                          <w:autoSpaceDN w:val="0"/>
                          <w:adjustRightInd w:val="0"/>
                          <w:rPr>
                            <w:b/>
                            <w:bCs/>
                            <w:color w:val="006600"/>
                            <w:szCs w:val="21"/>
                          </w:rPr>
                        </w:pPr>
                        <w:r w:rsidRPr="00E70EC3">
                          <w:rPr>
                            <w:b/>
                            <w:bCs/>
                            <w:color w:val="006600"/>
                            <w:szCs w:val="21"/>
                          </w:rPr>
                          <w:t>m(t</w:t>
                        </w:r>
                        <w:r w:rsidRPr="00E70EC3">
                          <w:rPr>
                            <w:b/>
                            <w:bCs/>
                            <w:color w:val="006600"/>
                            <w:szCs w:val="21"/>
                            <w:vertAlign w:val="subscript"/>
                          </w:rPr>
                          <w:t>1</w:t>
                        </w:r>
                        <w:r w:rsidRPr="00E70EC3">
                          <w:rPr>
                            <w:b/>
                            <w:bCs/>
                            <w:color w:val="006600"/>
                            <w:szCs w:val="21"/>
                          </w:rPr>
                          <w:t>)</w:t>
                        </w:r>
                      </w:p>
                    </w:txbxContent>
                  </v:textbox>
                </v:shape>
                <w10:anchorlock/>
              </v:group>
            </w:pict>
          </mc:Fallback>
        </mc:AlternateContent>
      </w:r>
    </w:p>
    <w:p w14:paraId="3CF6D0C4" w14:textId="77777777" w:rsidR="00990EFE" w:rsidRPr="000D0261" w:rsidRDefault="000D0261" w:rsidP="000D0261">
      <w:pPr>
        <w:pStyle w:val="Beschriftung"/>
        <w:rPr>
          <w:rStyle w:val="Formatvorlagecaption-text105ptNichtFett"/>
        </w:rPr>
      </w:pPr>
      <w:r>
        <w:t xml:space="preserve">Figure </w:t>
      </w:r>
      <w:r>
        <w:fldChar w:fldCharType="begin"/>
      </w:r>
      <w:r>
        <w:instrText xml:space="preserve"> SEQ Figure \* ARABIC </w:instrText>
      </w:r>
      <w:r>
        <w:fldChar w:fldCharType="separate"/>
      </w:r>
      <w:r w:rsidR="0059498C">
        <w:rPr>
          <w:noProof/>
        </w:rPr>
        <w:t>2</w:t>
      </w:r>
      <w:r>
        <w:fldChar w:fldCharType="end"/>
      </w:r>
      <w:r w:rsidR="00990EFE" w:rsidRPr="001359D6">
        <w:rPr>
          <w:rStyle w:val="Formatvorlagecaption-text105pt"/>
        </w:rPr>
        <w:t>:</w:t>
      </w:r>
      <w:r w:rsidR="00990EFE" w:rsidRPr="000D0261">
        <w:rPr>
          <w:rStyle w:val="Formatvorlagecaption-text105ptNichtFett"/>
        </w:rPr>
        <w:t xml:space="preserve"> Piecewise-continuous states of an FMU: time-continuous (x) and time-discrete (m).</w:t>
      </w:r>
    </w:p>
    <w:p w14:paraId="63B3D255" w14:textId="77777777" w:rsidR="00990EFE" w:rsidRPr="00432F04" w:rsidRDefault="00990EFE" w:rsidP="00990EFE">
      <w:pPr>
        <w:pStyle w:val="Textkrper"/>
      </w:pPr>
      <w:r w:rsidRPr="00432F04">
        <w:t xml:space="preserve">An </w:t>
      </w:r>
      <w:r w:rsidRPr="00432F04">
        <w:rPr>
          <w:u w:val="single"/>
        </w:rPr>
        <w:t>event instant</w:t>
      </w:r>
      <w:r w:rsidRPr="00432F04">
        <w:t xml:space="preserve"> </w:t>
      </w:r>
      <w:r w:rsidRPr="00432F04">
        <w:rPr>
          <w:i/>
        </w:rPr>
        <w:t>t</w:t>
      </w:r>
      <w:r w:rsidRPr="00432F04">
        <w:rPr>
          <w:vertAlign w:val="subscript"/>
        </w:rPr>
        <w:t>i</w:t>
      </w:r>
      <w:r w:rsidRPr="00432F04">
        <w:t xml:space="preserve"> is defined by one of the following conditions that gives the smallest time instant:</w:t>
      </w:r>
    </w:p>
    <w:p w14:paraId="0498ECA3" w14:textId="7DF5A944" w:rsidR="00A51600" w:rsidRPr="00432F04" w:rsidRDefault="00990EFE" w:rsidP="00A51600">
      <w:pPr>
        <w:pStyle w:val="Textkrper"/>
        <w:numPr>
          <w:ilvl w:val="0"/>
          <w:numId w:val="32"/>
        </w:numPr>
        <w:tabs>
          <w:tab w:val="clear" w:pos="720"/>
          <w:tab w:val="num" w:pos="360"/>
        </w:tabs>
        <w:ind w:left="360"/>
      </w:pPr>
      <w:r w:rsidRPr="00432F04">
        <w:t xml:space="preserve">At a predefined time instant </w:t>
      </w:r>
      <w:r w:rsidRPr="00432F04">
        <w:rPr>
          <w:i/>
        </w:rPr>
        <w:t>t</w:t>
      </w:r>
      <w:r w:rsidRPr="00A51600">
        <w:rPr>
          <w:i/>
          <w:vertAlign w:val="subscript"/>
        </w:rPr>
        <w:t>i</w:t>
      </w:r>
      <w:r w:rsidRPr="00432F04">
        <w:t xml:space="preserve"> = </w:t>
      </w:r>
      <w:r w:rsidRPr="00432F04">
        <w:rPr>
          <w:i/>
        </w:rPr>
        <w:t>T</w:t>
      </w:r>
      <w:r w:rsidRPr="00432F04">
        <w:rPr>
          <w:i/>
          <w:vertAlign w:val="subscript"/>
        </w:rPr>
        <w:t>next</w:t>
      </w:r>
      <w:r w:rsidRPr="00432F04">
        <w:t>(</w:t>
      </w:r>
      <w:r w:rsidRPr="00432F04">
        <w:rPr>
          <w:i/>
        </w:rPr>
        <w:t>t</w:t>
      </w:r>
      <w:r w:rsidRPr="00432F04">
        <w:rPr>
          <w:i/>
          <w:vertAlign w:val="subscript"/>
        </w:rPr>
        <w:t>i-</w:t>
      </w:r>
      <w:r w:rsidRPr="00432F04">
        <w:rPr>
          <w:vertAlign w:val="subscript"/>
        </w:rPr>
        <w:t>1</w:t>
      </w:r>
      <w:r w:rsidRPr="00432F04">
        <w:t xml:space="preserve">) that was defined at the previous event instant </w:t>
      </w:r>
      <w:r w:rsidRPr="00432F04">
        <w:rPr>
          <w:i/>
        </w:rPr>
        <w:t>t</w:t>
      </w:r>
      <w:r w:rsidRPr="00432F04">
        <w:rPr>
          <w:i/>
          <w:vertAlign w:val="subscript"/>
        </w:rPr>
        <w:t>i-</w:t>
      </w:r>
      <w:r w:rsidRPr="00CA5D72">
        <w:rPr>
          <w:rFonts w:cs="Arial"/>
          <w:vertAlign w:val="subscript"/>
        </w:rPr>
        <w:t>1</w:t>
      </w:r>
      <w:ins w:id="65" w:author="WERNERSSON Karl" w:date="2017-05-16T19:05:00Z">
        <w:r w:rsidR="00CA5D72" w:rsidRPr="00CA5D72">
          <w:rPr>
            <w:rStyle w:val="Hervorhebung"/>
            <w:rFonts w:cs="Arial"/>
            <w:color w:val="000000"/>
            <w:szCs w:val="20"/>
            <w:shd w:val="clear" w:color="auto" w:fill="FFFFFF"/>
            <w:rPrChange w:id="66" w:author="WERNERSSON Karl" w:date="2017-05-16T19:05:00Z">
              <w:rPr>
                <w:rStyle w:val="Hervorhebung"/>
                <w:rFonts w:ascii="Verdana" w:hAnsi="Verdana"/>
                <w:color w:val="000000"/>
                <w:szCs w:val="20"/>
                <w:shd w:val="clear" w:color="auto" w:fill="FFFFFF"/>
              </w:rPr>
            </w:rPrChange>
          </w:rPr>
          <w:t>by the FMU. By the environment of the FMU due to a discontinuous change of a continuous input u</w:t>
        </w:r>
        <w:r w:rsidR="00CA5D72" w:rsidRPr="00C95FDC">
          <w:rPr>
            <w:rStyle w:val="Hervorhebung"/>
            <w:rFonts w:cs="Arial"/>
            <w:color w:val="000000"/>
            <w:szCs w:val="20"/>
            <w:shd w:val="clear" w:color="auto" w:fill="FFFFFF"/>
            <w:vertAlign w:val="subscript"/>
          </w:rPr>
          <w:t>cj</w:t>
        </w:r>
        <w:r w:rsidR="00CA5D72" w:rsidRPr="00C95FDC">
          <w:rPr>
            <w:rStyle w:val="Hervorhebung"/>
            <w:rFonts w:cs="Arial"/>
            <w:color w:val="000000"/>
            <w:szCs w:val="20"/>
            <w:shd w:val="clear" w:color="auto" w:fill="FFFFFF"/>
          </w:rPr>
          <w:t xml:space="preserve"> at t</w:t>
        </w:r>
        <w:r w:rsidR="00CA5D72" w:rsidRPr="00C95FDC">
          <w:rPr>
            <w:rStyle w:val="Hervorhebung"/>
            <w:rFonts w:cs="Arial"/>
            <w:color w:val="000000"/>
            <w:szCs w:val="20"/>
            <w:shd w:val="clear" w:color="auto" w:fill="FFFFFF"/>
            <w:vertAlign w:val="subscript"/>
          </w:rPr>
          <w:t>i</w:t>
        </w:r>
        <w:r w:rsidR="00CA5D72" w:rsidRPr="00C95FDC">
          <w:rPr>
            <w:rStyle w:val="Hervorhebung"/>
            <w:rFonts w:cs="Arial"/>
            <w:color w:val="000000"/>
            <w:szCs w:val="20"/>
            <w:shd w:val="clear" w:color="auto" w:fill="FFFFFF"/>
          </w:rPr>
          <w:t xml:space="preserve"> or a change of a discrete input u</w:t>
        </w:r>
        <w:r w:rsidR="00CA5D72" w:rsidRPr="00C95FDC">
          <w:rPr>
            <w:rStyle w:val="Hervorhebung"/>
            <w:rFonts w:cs="Arial"/>
            <w:color w:val="000000"/>
            <w:szCs w:val="20"/>
            <w:shd w:val="clear" w:color="auto" w:fill="FFFFFF"/>
            <w:vertAlign w:val="subscript"/>
          </w:rPr>
          <w:t>dj</w:t>
        </w:r>
        <w:r w:rsidR="00CA5D72" w:rsidRPr="00C95FDC">
          <w:rPr>
            <w:rStyle w:val="Hervorhebung"/>
            <w:rFonts w:cs="Arial"/>
            <w:color w:val="000000"/>
            <w:szCs w:val="20"/>
            <w:shd w:val="clear" w:color="auto" w:fill="FFFFFF"/>
          </w:rPr>
          <w:t xml:space="preserve"> at t</w:t>
        </w:r>
        <w:r w:rsidR="00CA5D72" w:rsidRPr="00C95FDC">
          <w:rPr>
            <w:rStyle w:val="Hervorhebung"/>
            <w:rFonts w:cs="Arial"/>
            <w:color w:val="000000"/>
            <w:szCs w:val="20"/>
            <w:shd w:val="clear" w:color="auto" w:fill="FFFFFF"/>
            <w:vertAlign w:val="subscript"/>
          </w:rPr>
          <w:t>i</w:t>
        </w:r>
        <w:r w:rsidR="00CA5D72" w:rsidRPr="00C95FDC">
          <w:rPr>
            <w:rStyle w:val="Hervorhebung"/>
            <w:rFonts w:cs="Arial"/>
            <w:color w:val="000000"/>
            <w:szCs w:val="20"/>
            <w:shd w:val="clear" w:color="auto" w:fill="FFFFFF"/>
          </w:rPr>
          <w:t>.</w:t>
        </w:r>
        <w:r w:rsidR="00CA5D72">
          <w:rPr>
            <w:rStyle w:val="Hervorhebung"/>
            <w:rFonts w:ascii="Verdana" w:hAnsi="Verdana"/>
            <w:color w:val="000000"/>
            <w:szCs w:val="20"/>
            <w:shd w:val="clear" w:color="auto" w:fill="FFFFFF"/>
          </w:rPr>
          <w:t xml:space="preserve"> </w:t>
        </w:r>
      </w:ins>
      <w:del w:id="67" w:author="WERNERSSON Karl" w:date="2017-05-16T19:05:00Z">
        <w:r w:rsidR="00A51600" w:rsidDel="00CA5D72">
          <w:delText xml:space="preserve"> either by the FMU, or by the environment of the FMU due to a discontinuous change of </w:delText>
        </w:r>
        <w:r w:rsidR="008A55AA" w:rsidRPr="0046643E" w:rsidDel="00CA5D72">
          <w:rPr>
            <w:i/>
          </w:rPr>
          <w:delText>a discrete</w:delText>
        </w:r>
        <w:r w:rsidR="008A55AA" w:rsidDel="00CA5D72">
          <w:delText xml:space="preserve"> </w:delText>
        </w:r>
        <w:r w:rsidR="00A51600" w:rsidDel="00CA5D72">
          <w:delText>input signal</w:delText>
        </w:r>
        <w:r w:rsidR="008A55AA" w:rsidRPr="001E2B5B" w:rsidDel="00CA5D72">
          <w:rPr>
            <w:i/>
          </w:rPr>
          <w:delText>variable</w:delText>
        </w:r>
        <w:r w:rsidR="00A51600" w:rsidDel="00CA5D72">
          <w:rPr>
            <w:rStyle w:val="Funotenzeichen"/>
          </w:rPr>
          <w:footnoteReference w:id="3"/>
        </w:r>
        <w:r w:rsidR="00A51600" w:rsidDel="00CA5D72">
          <w:delText xml:space="preserve"> </w:delText>
        </w:r>
        <w:r w:rsidR="00A51600" w:rsidRPr="00A51600" w:rsidDel="00CA5D72">
          <w:rPr>
            <w:i/>
          </w:rPr>
          <w:delText>u</w:delText>
        </w:r>
        <w:r w:rsidR="00A51600" w:rsidRPr="00A51600" w:rsidDel="00CA5D72">
          <w:rPr>
            <w:i/>
            <w:vertAlign w:val="subscript"/>
          </w:rPr>
          <w:delText>j</w:delText>
        </w:r>
        <w:r w:rsidR="00A51600" w:rsidDel="00CA5D72">
          <w:delText xml:space="preserve"> at </w:delText>
        </w:r>
        <w:r w:rsidR="00A51600" w:rsidRPr="00432F04" w:rsidDel="00CA5D72">
          <w:rPr>
            <w:i/>
          </w:rPr>
          <w:delText>t</w:delText>
        </w:r>
        <w:r w:rsidR="00A51600" w:rsidRPr="00A51600" w:rsidDel="00CA5D72">
          <w:rPr>
            <w:i/>
            <w:vertAlign w:val="subscript"/>
          </w:rPr>
          <w:delText>i</w:delText>
        </w:r>
      </w:del>
      <w:r w:rsidR="00216ACF">
        <w:t xml:space="preserve">. </w:t>
      </w:r>
      <w:r w:rsidRPr="00432F04">
        <w:t xml:space="preserve">Such an event is called </w:t>
      </w:r>
      <w:r w:rsidRPr="00432F04">
        <w:rPr>
          <w:u w:val="single"/>
        </w:rPr>
        <w:t>time event</w:t>
      </w:r>
      <w:r w:rsidRPr="00432F04">
        <w:t>.</w:t>
      </w:r>
    </w:p>
    <w:p w14:paraId="79BACFF3" w14:textId="77777777" w:rsidR="00990EFE" w:rsidRPr="00432F04" w:rsidRDefault="00990EFE" w:rsidP="00990EFE">
      <w:pPr>
        <w:pStyle w:val="Textkrper"/>
        <w:numPr>
          <w:ilvl w:val="0"/>
          <w:numId w:val="32"/>
        </w:numPr>
        <w:tabs>
          <w:tab w:val="clear" w:pos="720"/>
          <w:tab w:val="num" w:pos="360"/>
        </w:tabs>
        <w:ind w:left="360"/>
      </w:pPr>
      <w:r w:rsidRPr="00432F04">
        <w:t xml:space="preserve">At a time instant, where an </w:t>
      </w:r>
      <w:r w:rsidRPr="00432F04">
        <w:rPr>
          <w:u w:val="single"/>
        </w:rPr>
        <w:t>event indicator</w:t>
      </w:r>
      <w:r w:rsidRPr="00432F04">
        <w:t xml:space="preserve"> </w:t>
      </w:r>
      <w:r w:rsidRPr="00432F04">
        <w:rPr>
          <w:i/>
        </w:rPr>
        <w:t>z</w:t>
      </w:r>
      <w:r w:rsidRPr="00432F04">
        <w:rPr>
          <w:i/>
          <w:vertAlign w:val="subscript"/>
        </w:rPr>
        <w:t>j</w:t>
      </w:r>
      <w:r w:rsidRPr="00432F04">
        <w:t>(</w:t>
      </w:r>
      <w:r w:rsidRPr="00432F04">
        <w:rPr>
          <w:i/>
        </w:rPr>
        <w:t>t</w:t>
      </w:r>
      <w:r w:rsidRPr="00432F04">
        <w:t xml:space="preserve">) changes its domain from </w:t>
      </w:r>
      <w:r w:rsidRPr="00432F04">
        <w:rPr>
          <w:i/>
        </w:rPr>
        <w:t>z</w:t>
      </w:r>
      <w:r w:rsidRPr="00432F04">
        <w:rPr>
          <w:i/>
          <w:vertAlign w:val="subscript"/>
        </w:rPr>
        <w:t>j</w:t>
      </w:r>
      <w:r w:rsidRPr="00432F04">
        <w:t xml:space="preserve"> &gt; 0 to </w:t>
      </w:r>
      <w:r w:rsidRPr="00432F04">
        <w:rPr>
          <w:i/>
        </w:rPr>
        <w:t>z</w:t>
      </w:r>
      <w:r w:rsidRPr="00432F04">
        <w:rPr>
          <w:i/>
          <w:vertAlign w:val="subscript"/>
        </w:rPr>
        <w:t>j</w:t>
      </w:r>
      <w:r w:rsidRPr="00432F04">
        <w:t xml:space="preserve"> ≤ 0 or vice versa (see Figure 3 below). More precisely: An event </w:t>
      </w:r>
      <w:r w:rsidRPr="00432F04">
        <w:rPr>
          <w:i/>
        </w:rPr>
        <w:t xml:space="preserve">t </w:t>
      </w:r>
      <w:r w:rsidRPr="00432F04">
        <w:t xml:space="preserve">= </w:t>
      </w:r>
      <w:r w:rsidRPr="00432F04">
        <w:rPr>
          <w:i/>
        </w:rPr>
        <w:t>t</w:t>
      </w:r>
      <w:r w:rsidRPr="00432F04">
        <w:rPr>
          <w:i/>
          <w:vertAlign w:val="subscript"/>
        </w:rPr>
        <w:t>i</w:t>
      </w:r>
      <w:r w:rsidRPr="00432F04">
        <w:t xml:space="preserve"> occurs at the smallest time instant “min </w:t>
      </w:r>
      <w:r w:rsidRPr="00432F04">
        <w:rPr>
          <w:i/>
        </w:rPr>
        <w:t>t”</w:t>
      </w:r>
      <w:r w:rsidRPr="00432F04">
        <w:t xml:space="preserve"> with </w:t>
      </w:r>
      <w:r w:rsidRPr="00432F04">
        <w:rPr>
          <w:i/>
        </w:rPr>
        <w:t>t</w:t>
      </w:r>
      <w:r w:rsidRPr="00432F04">
        <w:t xml:space="preserve"> &gt; </w:t>
      </w:r>
      <w:r w:rsidRPr="00432F04">
        <w:rPr>
          <w:i/>
        </w:rPr>
        <w:t>t</w:t>
      </w:r>
      <w:r w:rsidRPr="00432F04">
        <w:rPr>
          <w:i/>
          <w:vertAlign w:val="subscript"/>
        </w:rPr>
        <w:t>i-1</w:t>
      </w:r>
      <w:r w:rsidRPr="00432F04">
        <w:t xml:space="preserve"> where “</w:t>
      </w:r>
      <w:r w:rsidR="000F539D">
        <w:t>(</w:t>
      </w:r>
      <w:r w:rsidRPr="00432F04">
        <w:t>z</w:t>
      </w:r>
      <w:r w:rsidRPr="00432F04">
        <w:rPr>
          <w:i/>
          <w:vertAlign w:val="subscript"/>
        </w:rPr>
        <w:t>j</w:t>
      </w:r>
      <w:r w:rsidRPr="00432F04">
        <w:t>(</w:t>
      </w:r>
      <w:r w:rsidRPr="00432F04">
        <w:rPr>
          <w:i/>
        </w:rPr>
        <w:t>t</w:t>
      </w:r>
      <w:r w:rsidRPr="00432F04">
        <w:t>) &gt; 0</w:t>
      </w:r>
      <w:r w:rsidR="000F539D">
        <w:t>)</w:t>
      </w:r>
      <w:r w:rsidRPr="00432F04">
        <w:t xml:space="preserve"> ≠ </w:t>
      </w:r>
      <w:r w:rsidR="000F539D">
        <w:t>(</w:t>
      </w:r>
      <w:r w:rsidRPr="00432F04">
        <w:t>z</w:t>
      </w:r>
      <w:r w:rsidRPr="00432F04">
        <w:rPr>
          <w:i/>
          <w:vertAlign w:val="subscript"/>
        </w:rPr>
        <w:t>j</w:t>
      </w:r>
      <w:r w:rsidRPr="00432F04">
        <w:t>(</w:t>
      </w:r>
      <w:r w:rsidRPr="00432F04">
        <w:rPr>
          <w:i/>
        </w:rPr>
        <w:t>t</w:t>
      </w:r>
      <w:r w:rsidRPr="00432F04">
        <w:rPr>
          <w:i/>
          <w:vertAlign w:val="subscript"/>
        </w:rPr>
        <w:t>i-1</w:t>
      </w:r>
      <w:r w:rsidRPr="00432F04">
        <w:t>) &gt; 0</w:t>
      </w:r>
      <w:r w:rsidR="000F539D">
        <w:t>)</w:t>
      </w:r>
      <w:r w:rsidRPr="00432F04">
        <w:t xml:space="preserve">”. Such an event is called </w:t>
      </w:r>
      <w:r w:rsidRPr="00432F04">
        <w:rPr>
          <w:u w:val="single"/>
        </w:rPr>
        <w:t>state event</w:t>
      </w:r>
      <w:r w:rsidRPr="00432F04">
        <w:t>.</w:t>
      </w:r>
      <w:r w:rsidRPr="00432F04">
        <w:rPr>
          <w:rStyle w:val="Funotenzeichen"/>
        </w:rPr>
        <w:footnoteReference w:id="4"/>
      </w:r>
      <w:r w:rsidRPr="00432F04">
        <w:t xml:space="preserve"> All event indicators are piecewise continuous and are collected together in one vector of real numbers </w:t>
      </w:r>
      <w:r w:rsidRPr="00432F04">
        <w:rPr>
          <w:b/>
        </w:rPr>
        <w:t>z</w:t>
      </w:r>
      <w:r w:rsidRPr="00432F04">
        <w:t>(</w:t>
      </w:r>
      <w:r w:rsidRPr="00432F04">
        <w:rPr>
          <w:i/>
        </w:rPr>
        <w:t>t</w:t>
      </w:r>
      <w:r w:rsidRPr="00432F04">
        <w:t>).</w:t>
      </w:r>
    </w:p>
    <w:p w14:paraId="0EC899F6" w14:textId="77777777" w:rsidR="00990EFE" w:rsidRPr="00432F04" w:rsidRDefault="00BB2079" w:rsidP="00990EFE">
      <w:pPr>
        <w:pStyle w:val="Textkrper-Zeileneinzug"/>
        <w:spacing w:line="240" w:lineRule="auto"/>
      </w:pPr>
      <w:r w:rsidRPr="00432F04">
        <w:rPr>
          <w:noProof/>
          <w:lang w:val="de-DE" w:eastAsia="de-DE"/>
        </w:rPr>
        <mc:AlternateContent>
          <mc:Choice Requires="wpc">
            <w:drawing>
              <wp:inline distT="0" distB="0" distL="0" distR="0" wp14:anchorId="4EA34197" wp14:editId="681826AE">
                <wp:extent cx="6137910" cy="1608455"/>
                <wp:effectExtent l="0" t="22860" r="0" b="0"/>
                <wp:docPr id="72" name="Zeichenbereich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9" name="Rectangle 74"/>
                        <wps:cNvSpPr>
                          <a:spLocks noChangeArrowheads="1"/>
                        </wps:cNvSpPr>
                        <wps:spPr bwMode="auto">
                          <a:xfrm>
                            <a:off x="1440815" y="995045"/>
                            <a:ext cx="2376805" cy="576580"/>
                          </a:xfrm>
                          <a:prstGeom prst="rect">
                            <a:avLst/>
                          </a:prstGeom>
                          <a:solidFill>
                            <a:srgbClr val="FFFF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30" name="Rectangle 75"/>
                        <wps:cNvSpPr>
                          <a:spLocks noChangeArrowheads="1"/>
                        </wps:cNvSpPr>
                        <wps:spPr bwMode="auto">
                          <a:xfrm>
                            <a:off x="1447800" y="164465"/>
                            <a:ext cx="2375535" cy="828675"/>
                          </a:xfrm>
                          <a:prstGeom prst="rect">
                            <a:avLst/>
                          </a:prstGeom>
                          <a:solidFill>
                            <a:srgbClr val="CCEC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ctr" anchorCtr="0" upright="1">
                          <a:noAutofit/>
                        </wps:bodyPr>
                      </wps:wsp>
                      <wps:wsp>
                        <wps:cNvPr id="131" name="Line 76"/>
                        <wps:cNvCnPr>
                          <a:cxnSpLocks noChangeShapeType="1"/>
                        </wps:cNvCnPr>
                        <wps:spPr bwMode="auto">
                          <a:xfrm>
                            <a:off x="1298575" y="998220"/>
                            <a:ext cx="3218815"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 name="Line 77"/>
                        <wps:cNvCnPr>
                          <a:cxnSpLocks noChangeShapeType="1"/>
                        </wps:cNvCnPr>
                        <wps:spPr bwMode="auto">
                          <a:xfrm flipV="1">
                            <a:off x="1434465" y="0"/>
                            <a:ext cx="4445" cy="159512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 name="Text Box 78"/>
                        <wps:cNvSpPr txBox="1">
                          <a:spLocks noChangeArrowheads="1"/>
                        </wps:cNvSpPr>
                        <wps:spPr bwMode="auto">
                          <a:xfrm>
                            <a:off x="4577715" y="901065"/>
                            <a:ext cx="265430" cy="19494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8C45E" w14:textId="77777777" w:rsidR="0091186F" w:rsidRDefault="0091186F" w:rsidP="00990EFE">
                              <w:pPr>
                                <w:autoSpaceDE w:val="0"/>
                                <w:autoSpaceDN w:val="0"/>
                                <w:adjustRightInd w:val="0"/>
                                <w:rPr>
                                  <w:color w:val="000000"/>
                                </w:rPr>
                              </w:pPr>
                              <w:r>
                                <w:rPr>
                                  <w:color w:val="000000"/>
                                </w:rPr>
                                <w:t>time</w:t>
                              </w:r>
                            </w:p>
                          </w:txbxContent>
                        </wps:txbx>
                        <wps:bodyPr rot="0" vert="horz" wrap="none" lIns="12700" tIns="12700" rIns="12700" bIns="12700" upright="1">
                          <a:noAutofit/>
                        </wps:bodyPr>
                      </wps:wsp>
                      <wps:wsp>
                        <wps:cNvPr id="134" name="Line 79"/>
                        <wps:cNvCnPr>
                          <a:cxnSpLocks noChangeShapeType="1"/>
                        </wps:cNvCnPr>
                        <wps:spPr bwMode="auto">
                          <a:xfrm>
                            <a:off x="1675765" y="132715"/>
                            <a:ext cx="2540" cy="12369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 name="Line 80"/>
                        <wps:cNvCnPr>
                          <a:cxnSpLocks noChangeShapeType="1"/>
                        </wps:cNvCnPr>
                        <wps:spPr bwMode="auto">
                          <a:xfrm flipH="1">
                            <a:off x="2160270" y="132715"/>
                            <a:ext cx="9525" cy="1229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6" name="Text Box 81"/>
                        <wps:cNvSpPr txBox="1">
                          <a:spLocks noChangeArrowheads="1"/>
                        </wps:cNvSpPr>
                        <wps:spPr bwMode="auto">
                          <a:xfrm>
                            <a:off x="1645920" y="1353820"/>
                            <a:ext cx="107950" cy="14732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D7F0D" w14:textId="77777777" w:rsidR="0091186F" w:rsidRDefault="0091186F" w:rsidP="00990EFE">
                              <w:pPr>
                                <w:autoSpaceDE w:val="0"/>
                                <w:autoSpaceDN w:val="0"/>
                                <w:adjustRightInd w:val="0"/>
                                <w:rPr>
                                  <w:color w:val="000000"/>
                                </w:rPr>
                              </w:pPr>
                              <w:r>
                                <w:rPr>
                                  <w:color w:val="000000"/>
                                </w:rPr>
                                <w:t>t</w:t>
                              </w:r>
                              <w:r>
                                <w:rPr>
                                  <w:color w:val="000000"/>
                                  <w:vertAlign w:val="subscript"/>
                                </w:rPr>
                                <w:t>0</w:t>
                              </w:r>
                            </w:p>
                          </w:txbxContent>
                        </wps:txbx>
                        <wps:bodyPr rot="0" vert="horz" wrap="none" lIns="12700" tIns="12700" rIns="12700" bIns="12700" upright="1">
                          <a:noAutofit/>
                        </wps:bodyPr>
                      </wps:wsp>
                      <wps:wsp>
                        <wps:cNvPr id="137" name="Text Box 82"/>
                        <wps:cNvSpPr txBox="1">
                          <a:spLocks noChangeArrowheads="1"/>
                        </wps:cNvSpPr>
                        <wps:spPr bwMode="auto">
                          <a:xfrm>
                            <a:off x="2127250" y="1353820"/>
                            <a:ext cx="138430"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FE629" w14:textId="77777777" w:rsidR="0091186F" w:rsidRDefault="0091186F" w:rsidP="00990EFE">
                              <w:pPr>
                                <w:autoSpaceDE w:val="0"/>
                                <w:autoSpaceDN w:val="0"/>
                                <w:adjustRightInd w:val="0"/>
                                <w:rPr>
                                  <w:color w:val="000000"/>
                                </w:rPr>
                              </w:pPr>
                              <w:r>
                                <w:rPr>
                                  <w:color w:val="000000"/>
                                </w:rPr>
                                <w:t>t</w:t>
                              </w:r>
                              <w:r>
                                <w:rPr>
                                  <w:color w:val="000000"/>
                                  <w:vertAlign w:val="subscript"/>
                                </w:rPr>
                                <w:t>1</w:t>
                              </w:r>
                            </w:p>
                          </w:txbxContent>
                        </wps:txbx>
                        <wps:bodyPr rot="0" vert="horz" wrap="square" lIns="12700" tIns="12700" rIns="12700" bIns="12700" upright="1">
                          <a:noAutofit/>
                        </wps:bodyPr>
                      </wps:wsp>
                      <wps:wsp>
                        <wps:cNvPr id="138" name="Text Box 83"/>
                        <wps:cNvSpPr txBox="1">
                          <a:spLocks noChangeArrowheads="1"/>
                        </wps:cNvSpPr>
                        <wps:spPr bwMode="auto">
                          <a:xfrm>
                            <a:off x="2835910" y="1350010"/>
                            <a:ext cx="107950" cy="16129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C891A" w14:textId="77777777" w:rsidR="0091186F" w:rsidRDefault="0091186F" w:rsidP="00990EFE">
                              <w:pPr>
                                <w:autoSpaceDE w:val="0"/>
                                <w:autoSpaceDN w:val="0"/>
                                <w:adjustRightInd w:val="0"/>
                                <w:rPr>
                                  <w:color w:val="000000"/>
                                </w:rPr>
                              </w:pPr>
                              <w:r>
                                <w:rPr>
                                  <w:color w:val="000000"/>
                                </w:rPr>
                                <w:t>t</w:t>
                              </w:r>
                              <w:r>
                                <w:rPr>
                                  <w:color w:val="000000"/>
                                  <w:vertAlign w:val="subscript"/>
                                </w:rPr>
                                <w:t>2</w:t>
                              </w:r>
                            </w:p>
                          </w:txbxContent>
                        </wps:txbx>
                        <wps:bodyPr rot="0" vert="horz" wrap="none" lIns="12700" tIns="12700" rIns="12700" bIns="12700" upright="1">
                          <a:noAutofit/>
                        </wps:bodyPr>
                      </wps:wsp>
                      <wps:wsp>
                        <wps:cNvPr id="139" name="Freeform 84"/>
                        <wps:cNvSpPr>
                          <a:spLocks/>
                        </wps:cNvSpPr>
                        <wps:spPr bwMode="auto">
                          <a:xfrm>
                            <a:off x="1675765" y="446405"/>
                            <a:ext cx="2143125" cy="810260"/>
                          </a:xfrm>
                          <a:custGeom>
                            <a:avLst/>
                            <a:gdLst>
                              <a:gd name="T0" fmla="*/ 0 w 1350"/>
                              <a:gd name="T1" fmla="*/ 10 h 510"/>
                              <a:gd name="T2" fmla="*/ 542 w 1350"/>
                              <a:gd name="T3" fmla="*/ 500 h 510"/>
                              <a:gd name="T4" fmla="*/ 962 w 1350"/>
                              <a:gd name="T5" fmla="*/ 68 h 510"/>
                              <a:gd name="T6" fmla="*/ 1350 w 1350"/>
                              <a:gd name="T7" fmla="*/ 92 h 510"/>
                            </a:gdLst>
                            <a:ahLst/>
                            <a:cxnLst>
                              <a:cxn ang="0">
                                <a:pos x="T0" y="T1"/>
                              </a:cxn>
                              <a:cxn ang="0">
                                <a:pos x="T2" y="T3"/>
                              </a:cxn>
                              <a:cxn ang="0">
                                <a:pos x="T4" y="T5"/>
                              </a:cxn>
                              <a:cxn ang="0">
                                <a:pos x="T6" y="T7"/>
                              </a:cxn>
                            </a:cxnLst>
                            <a:rect l="0" t="0" r="r" b="b"/>
                            <a:pathLst>
                              <a:path w="1350" h="510">
                                <a:moveTo>
                                  <a:pt x="0" y="10"/>
                                </a:moveTo>
                                <a:cubicBezTo>
                                  <a:pt x="90" y="92"/>
                                  <a:pt x="382" y="490"/>
                                  <a:pt x="542" y="500"/>
                                </a:cubicBezTo>
                                <a:cubicBezTo>
                                  <a:pt x="702" y="510"/>
                                  <a:pt x="827" y="136"/>
                                  <a:pt x="962" y="68"/>
                                </a:cubicBezTo>
                                <a:cubicBezTo>
                                  <a:pt x="1097" y="0"/>
                                  <a:pt x="1269" y="87"/>
                                  <a:pt x="1350" y="92"/>
                                </a:cubicBezTo>
                              </a:path>
                            </a:pathLst>
                          </a:custGeom>
                          <a:noFill/>
                          <a:ln w="19050" cmpd="sng">
                            <a:solidFill>
                              <a:srgbClr val="FF0000"/>
                            </a:solidFill>
                            <a:round/>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40" name="Text Box 85"/>
                        <wps:cNvSpPr txBox="1">
                          <a:spLocks noChangeArrowheads="1"/>
                        </wps:cNvSpPr>
                        <wps:spPr bwMode="auto">
                          <a:xfrm>
                            <a:off x="1747520" y="313690"/>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907338D" w14:textId="77777777" w:rsidR="0091186F" w:rsidRDefault="0091186F" w:rsidP="00990EFE">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41" name="Line 86"/>
                        <wps:cNvCnPr>
                          <a:cxnSpLocks noChangeShapeType="1"/>
                        </wps:cNvCnPr>
                        <wps:spPr bwMode="auto">
                          <a:xfrm flipH="1">
                            <a:off x="2863215" y="132715"/>
                            <a:ext cx="0" cy="12242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2" name="Text Box 87"/>
                        <wps:cNvSpPr txBox="1">
                          <a:spLocks noChangeArrowheads="1"/>
                        </wps:cNvSpPr>
                        <wps:spPr bwMode="auto">
                          <a:xfrm>
                            <a:off x="3945890" y="417830"/>
                            <a:ext cx="412115" cy="17907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025F9ADF" w14:textId="77777777" w:rsidR="0091186F" w:rsidRPr="00EE2B82" w:rsidRDefault="0091186F" w:rsidP="00990EFE">
                              <w:pPr>
                                <w:autoSpaceDE w:val="0"/>
                                <w:autoSpaceDN w:val="0"/>
                                <w:adjustRightInd w:val="0"/>
                                <w:rPr>
                                  <w:color w:val="000000"/>
                                  <w:sz w:val="24"/>
                                </w:rPr>
                              </w:pPr>
                              <w:r w:rsidRPr="00EE2B82">
                                <w:rPr>
                                  <w:b/>
                                  <w:bCs/>
                                  <w:color w:val="000000"/>
                                  <w:sz w:val="24"/>
                                </w:rPr>
                                <w:t>z &gt; 0</w:t>
                              </w:r>
                            </w:p>
                          </w:txbxContent>
                        </wps:txbx>
                        <wps:bodyPr rot="0" vert="horz" wrap="square" lIns="0" tIns="12700" rIns="0" bIns="12700" upright="1">
                          <a:noAutofit/>
                        </wps:bodyPr>
                      </wps:wsp>
                      <wps:wsp>
                        <wps:cNvPr id="143" name="Text Box 88"/>
                        <wps:cNvSpPr txBox="1">
                          <a:spLocks noChangeArrowheads="1"/>
                        </wps:cNvSpPr>
                        <wps:spPr bwMode="auto">
                          <a:xfrm>
                            <a:off x="3950335" y="1138555"/>
                            <a:ext cx="366395" cy="23114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2D2D0508" w14:textId="77777777" w:rsidR="0091186F" w:rsidRPr="00EE2B82" w:rsidRDefault="0091186F" w:rsidP="00990EFE">
                              <w:pPr>
                                <w:autoSpaceDE w:val="0"/>
                                <w:autoSpaceDN w:val="0"/>
                                <w:adjustRightInd w:val="0"/>
                                <w:rPr>
                                  <w:color w:val="000000"/>
                                  <w:sz w:val="24"/>
                                </w:rPr>
                              </w:pPr>
                              <w:r w:rsidRPr="00EE2B82">
                                <w:rPr>
                                  <w:b/>
                                  <w:bCs/>
                                  <w:color w:val="000000"/>
                                  <w:sz w:val="24"/>
                                </w:rPr>
                                <w:t>z ≤ 0</w:t>
                              </w:r>
                            </w:p>
                          </w:txbxContent>
                        </wps:txbx>
                        <wps:bodyPr rot="0" vert="horz" wrap="square" lIns="0" tIns="12700" rIns="0" bIns="12700" upright="1">
                          <a:spAutoFit/>
                        </wps:bodyPr>
                      </wps:wsp>
                    </wpc:wpc>
                  </a:graphicData>
                </a:graphic>
              </wp:inline>
            </w:drawing>
          </mc:Choice>
          <mc:Fallback>
            <w:pict>
              <v:group w14:anchorId="4EA34197" id="Zeichenbereich 72" o:spid="_x0000_s1047" editas="canvas" style="width:483.3pt;height:126.65pt;mso-position-horizontal-relative:char;mso-position-vertical-relative:line" coordsize="61379,16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">
                <v:shape id="_x0000_s1048" type="#_x0000_t75" style="position:absolute;width:61379;height:16084;visibility:visible;mso-wrap-style:square">
                  <v:fill o:detectmouseclick="t"/>
                  <v:path o:connecttype="none"/>
                </v:shape>
                <v:rect id="Rectangle 74" o:spid="_x0000_s1049" style="position:absolute;left:14408;top:9950;width:23768;height:5766;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LPKMUA&#10;AADcAAAADwAAAGRycy9kb3ducmV2LnhtbERPTWvCQBC9F/wPywi91Y1ixUZXKVJpD63apFC8Ddkx&#10;WczOhuw2Sf99t1DobR7vc9bbwdaio9YbxwqmkwQEceG04VLBR76/W4LwAVlj7ZgUfJOH7WZ0s8ZU&#10;u57fqctCKWII+xQVVCE0qZS+qMiin7iGOHIX11oMEbal1C32MdzWcpYkC2nRcGyosKFdRcU1+7IK&#10;zvPFIc+f+tPzLhiTdcfz2+vnvVK34+FxBSLQEP7Ff+4XHefPHuD3mXiB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Ms8oxQAAANwAAAAPAAAAAAAAAAAAAAAAAJgCAABkcnMv&#10;ZG93bnJldi54bWxQSwUGAAAAAAQABAD1AAAAigMAAAAA&#10;" fillcolor="#ffc" stroked="f"/>
                <v:rect id="Rectangle 75" o:spid="_x0000_s1050" style="position:absolute;left:14478;top:1644;width:23755;height:8287;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2bsUA&#10;AADcAAAADwAAAGRycy9kb3ducmV2LnhtbESPQWvCQBCF74L/YZlCb7rRUtHUVbRQld6MgvQ2ZKdJ&#10;MDsbshuN/75zEHqb4b1575vlune1ulEbKs8GJuMEFHHubcWFgfPpazQHFSKyxdozGXhQgPVqOFhi&#10;av2dj3TLYqEkhEOKBsoYm1TrkJfkMIx9Qyzar28dRlnbQtsW7xLuaj1Nkpl2WLE0lNjQZ0n5Neuc&#10;gesl6br5eZdtZ/vFZP/zbk/4vTDm9aXffICK1Md/8/P6YAX/TfDlGZlAr/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gDZuxQAAANwAAAAPAAAAAAAAAAAAAAAAAJgCAABkcnMv&#10;ZG93bnJldi54bWxQSwUGAAAAAAQABAD1AAAAigMAAAAA&#10;" fillcolor="#ccecff" stroked="f"/>
                <v:line id="Line 76" o:spid="_x0000_s1051" style="position:absolute;visibility:visible;mso-wrap-style:square" from="12985,9982" to="45173,99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aiA4MIAAADcAAAADwAAAGRycy9kb3ducmV2LnhtbERPTYvCMBC9C/6HMMLeNO2qZalGWQRX&#10;Lx7s7mG9Dc3YVptJaaLWf28Ewds83ufMl52pxZVaV1lWEI8iEMS51RUXCv5+18MvEM4ja6wtk4I7&#10;OVgu+r05ptreeE/XzBcihLBLUUHpfZNK6fKSDLqRbYgDd7StQR9gW0jd4i2Em1p+RlEiDVYcGkps&#10;aFVSfs4uRsEUx0mx3/3743ZyOHUr4vgn2yj1Mei+ZyA8df4tfrm3Oswfx/B8JlwgF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aiA4MIAAADcAAAADwAAAAAAAAAAAAAA&#10;AAChAgAAZHJzL2Rvd25yZXYueG1sUEsFBgAAAAAEAAQA+QAAAJADAAAAAA==&#10;" strokeweight="1.5pt">
                  <v:stroke endarrow="block"/>
                </v:line>
                <v:line id="Line 77" o:spid="_x0000_s1052" style="position:absolute;flip:y;visibility:visible;mso-wrap-style:square" from="14344,0" to="14389,159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2Sb9sIAAADcAAAADwAAAGRycy9kb3ducmV2LnhtbERPTWsCMRC9F/ofwgi91UTLlro1SpW2&#10;eFWLeBw3093VZLJsUnf990YoeJvH+5zpvHdWnKkNtWcNo6ECQVx4U3Op4Wf79fwGIkRkg9YzabhQ&#10;gPns8WGKufEdr+m8iaVIIRxy1FDF2ORShqIih2HoG+LE/frWYUywLaVpsUvhzsqxUq/SYc2pocKG&#10;lhUVp82f0/CtVovuOMnU8pgddtmit6fPvdX6adB/vIOI1Me7+N+9Mmn+yxhuz6QL5OwK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2Sb9sIAAADcAAAADwAAAAAAAAAAAAAA&#10;AAChAgAAZHJzL2Rvd25yZXYueG1sUEsFBgAAAAAEAAQA+QAAAJADAAAAAA==&#10;" strokeweight="1.5pt">
                  <v:stroke endarrow="block"/>
                </v:line>
                <v:shape id="Text Box 78" o:spid="_x0000_s1053" type="#_x0000_t202" style="position:absolute;left:45777;top:9010;width:2654;height:19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2JXsIA&#10;AADcAAAADwAAAGRycy9kb3ducmV2LnhtbERPTWsCMRC9F/wPYQRvNauClNUopSJID4K2FI9DMs2u&#10;3Ux2k9Td/vtGKPQ2j/c56+3gGnGjEGvPCmbTAgSx9qZmq+D9bf/4BCImZIONZ1LwQxG2m9HDGkvj&#10;ez7R7ZysyCEcS1RQpdSWUkZdkcM49S1x5j59cJgyDFaagH0Od42cF8VSOqw5N1TY0ktF+uv87RRw&#10;f8Gjvl7DbmmlPtiPrnuNnVKT8fC8ApFoSP/iP/fB5PmLBdyfyR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PYlewgAAANwAAAAPAAAAAAAAAAAAAAAAAJgCAABkcnMvZG93&#10;bnJldi54bWxQSwUGAAAAAAQABAD1AAAAhwMAAAAA&#10;" filled="f" fillcolor="#bbe0e3" stroked="f">
                  <v:textbox inset="1pt,1pt,1pt,1pt">
                    <w:txbxContent>
                      <w:p w14:paraId="5F38C45E" w14:textId="77777777" w:rsidR="0091186F" w:rsidRDefault="0091186F" w:rsidP="00990EFE">
                        <w:pPr>
                          <w:autoSpaceDE w:val="0"/>
                          <w:autoSpaceDN w:val="0"/>
                          <w:adjustRightInd w:val="0"/>
                          <w:rPr>
                            <w:color w:val="000000"/>
                          </w:rPr>
                        </w:pPr>
                        <w:r>
                          <w:rPr>
                            <w:color w:val="000000"/>
                          </w:rPr>
                          <w:t>time</w:t>
                        </w:r>
                      </w:p>
                    </w:txbxContent>
                  </v:textbox>
                </v:shape>
                <v:line id="Line 79" o:spid="_x0000_s1054" style="position:absolute;visibility:visible;mso-wrap-style:square" from="16757,1327" to="16783,136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2cdMUAAADcAAAADwAAAGRycy9kb3ducmV2LnhtbESPQWsCMRCF7wX/QxjBm2bVUupqFBEE&#10;D7alKp6Hzbi7upmsSVzXf28KQm8zvDfvezNbtKYSDTlfWlYwHCQgiDOrS84VHPbr/icIH5A1VpZJ&#10;wYM8LOadtxmm2t75l5pdyEUMYZ+igiKEOpXSZwUZ9ANbE0ftZJ3BEFeXS+3wHsNNJUdJ8iENlhwJ&#10;Bda0Kii77G4mcrN8667H86XdnL626ys3k+/9j1K9brucggjUhn/z63qjY/3xO/w9EyeQ8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n2cdMUAAADcAAAADwAAAAAAAAAA&#10;AAAAAAChAgAAZHJzL2Rvd25yZXYueG1sUEsFBgAAAAAEAAQA+QAAAJMDAAAAAA==&#10;">
                  <v:stroke dashstyle="dash"/>
                </v:line>
                <v:line id="Line 80" o:spid="_x0000_s1055" style="position:absolute;flip:x;visibility:visible;mso-wrap-style:square" from="21602,1327" to="21697,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7klsEAAADcAAAADwAAAGRycy9kb3ducmV2LnhtbERPTWvCQBC9C/0PyxR6040WpaTZhFCs&#10;FOnFWO+T7HQTzM6G7Krpv3cLhd7m8T4nKybbiyuNvnOsYLlIQBA3TndsFHwd3+cvIHxA1tg7JgU/&#10;5KHIH2YZptrd+EDXKhgRQ9inqKANYUil9E1LFv3CDcSR+3ajxRDhaKQe8RbDbS9XSbKRFjuODS0O&#10;9NZSc64uVkG9LU9mX5+2dsWfemfWVc2yUurpcSpfQQSawr/4z/2h4/znNfw+Ey+Q+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fuSWwQAAANwAAAAPAAAAAAAAAAAAAAAA&#10;AKECAABkcnMvZG93bnJldi54bWxQSwUGAAAAAAQABAD5AAAAjwMAAAAA&#10;">
                  <v:stroke dashstyle="dash"/>
                </v:line>
                <v:shape id="Text Box 81" o:spid="_x0000_s1056" type="#_x0000_t202" style="position:absolute;left:16459;top:13538;width:1079;height:147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oqxsIA&#10;AADcAAAADwAAAGRycy9kb3ducmV2LnhtbERPTWsCMRC9F/wPYYTearYKS9kaRSqCeCjUSulxSKbZ&#10;1c1kN4nu9t83hUJv83ifs1yPrhU3CrHxrOBxVoAg1t40bBWc3ncPTyBiQjbYeiYF3xRhvZrcLbEy&#10;fuA3uh2TFTmEY4UK6pS6Ssqoa3IYZ74jztyXDw5ThsFKE3DI4a6V86IopcOGc0ONHb3UpC/Hq1PA&#10;wye+6vM5bEsr9d5+9P0h9krdT8fNM4hEY/oX/7n3Js9flPD7TL5Arn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SirGwgAAANwAAAAPAAAAAAAAAAAAAAAAAJgCAABkcnMvZG93&#10;bnJldi54bWxQSwUGAAAAAAQABAD1AAAAhwMAAAAA&#10;" filled="f" fillcolor="#bbe0e3" stroked="f">
                  <v:textbox inset="1pt,1pt,1pt,1pt">
                    <w:txbxContent>
                      <w:p w14:paraId="5D6D7F0D" w14:textId="77777777" w:rsidR="0091186F" w:rsidRDefault="0091186F" w:rsidP="00990EFE">
                        <w:pPr>
                          <w:autoSpaceDE w:val="0"/>
                          <w:autoSpaceDN w:val="0"/>
                          <w:adjustRightInd w:val="0"/>
                          <w:rPr>
                            <w:color w:val="000000"/>
                          </w:rPr>
                        </w:pPr>
                        <w:r>
                          <w:rPr>
                            <w:color w:val="000000"/>
                          </w:rPr>
                          <w:t>t</w:t>
                        </w:r>
                        <w:r>
                          <w:rPr>
                            <w:color w:val="000000"/>
                            <w:vertAlign w:val="subscript"/>
                          </w:rPr>
                          <w:t>0</w:t>
                        </w:r>
                      </w:p>
                    </w:txbxContent>
                  </v:textbox>
                </v:shape>
                <v:shape id="Text Box 82" o:spid="_x0000_s1057" type="#_x0000_t202" style="position:absolute;left:21272;top:13538;width:138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2recMA&#10;AADcAAAADwAAAGRycy9kb3ducmV2LnhtbERPTWvCQBC9F/oflil4KbqpgonRVUql0Fup7cXbmB2T&#10;aHY2zY4x/ffdQsHbPN7nrDaDa1RPXag9G3iaJKCIC29rLg18fb6OM1BBkC02nsnADwXYrO/vVphb&#10;f+UP6ndSqhjCIUcDlUibax2KihyGiW+JI3f0nUOJsCu17fAaw12jp0ky1w5rjg0VtvRSUXHeXZyB&#10;9yxr0/5xIbOTbLdzvU+/p/XBmNHD8LwEJTTITfzvfrNx/iy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v2recMAAADcAAAADwAAAAAAAAAAAAAAAACYAgAAZHJzL2Rv&#10;d25yZXYueG1sUEsFBgAAAAAEAAQA9QAAAIgDAAAAAA==&#10;" filled="f" fillcolor="#bbe0e3" stroked="f">
                  <v:textbox inset="1pt,1pt,1pt,1pt">
                    <w:txbxContent>
                      <w:p w14:paraId="18EFE629" w14:textId="77777777" w:rsidR="0091186F" w:rsidRDefault="0091186F" w:rsidP="00990EFE">
                        <w:pPr>
                          <w:autoSpaceDE w:val="0"/>
                          <w:autoSpaceDN w:val="0"/>
                          <w:adjustRightInd w:val="0"/>
                          <w:rPr>
                            <w:color w:val="000000"/>
                          </w:rPr>
                        </w:pPr>
                        <w:r>
                          <w:rPr>
                            <w:color w:val="000000"/>
                          </w:rPr>
                          <w:t>t</w:t>
                        </w:r>
                        <w:r>
                          <w:rPr>
                            <w:color w:val="000000"/>
                            <w:vertAlign w:val="subscript"/>
                          </w:rPr>
                          <w:t>1</w:t>
                        </w:r>
                      </w:p>
                    </w:txbxContent>
                  </v:textbox>
                </v:shape>
                <v:shape id="Text Box 83" o:spid="_x0000_s1058" type="#_x0000_t202" style="position:absolute;left:28359;top:13500;width:1079;height:161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kbL8QA&#10;AADcAAAADwAAAGRycy9kb3ducmV2LnhtbESPQUsDMRCF70L/Q5iCN5utQpG1aRGLUDwIVhGPQzLN&#10;bruZ7Caxu/575yB4m+G9ee+b9XYKnbpQym1kA8tFBYrYRteyN/Dx/nxzDyoXZIddZDLwQxm2m9nV&#10;GmsXR36jy6F4JSGcazTQlNLXWmfbUMC8iD2xaMeYAhZZk9cu4SjhodO3VbXSAVuWhgZ7emrIng/f&#10;wQCPX/hqT6e0W3lt9/5zGF7yYMz1fHp8AFVoKv/mv+u9E/w7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ZGy/EAAAA3AAAAA8AAAAAAAAAAAAAAAAAmAIAAGRycy9k&#10;b3ducmV2LnhtbFBLBQYAAAAABAAEAPUAAACJAwAAAAA=&#10;" filled="f" fillcolor="#bbe0e3" stroked="f">
                  <v:textbox inset="1pt,1pt,1pt,1pt">
                    <w:txbxContent>
                      <w:p w14:paraId="0C9C891A" w14:textId="77777777" w:rsidR="0091186F" w:rsidRDefault="0091186F" w:rsidP="00990EFE">
                        <w:pPr>
                          <w:autoSpaceDE w:val="0"/>
                          <w:autoSpaceDN w:val="0"/>
                          <w:adjustRightInd w:val="0"/>
                          <w:rPr>
                            <w:color w:val="000000"/>
                          </w:rPr>
                        </w:pPr>
                        <w:r>
                          <w:rPr>
                            <w:color w:val="000000"/>
                          </w:rPr>
                          <w:t>t</w:t>
                        </w:r>
                        <w:r>
                          <w:rPr>
                            <w:color w:val="000000"/>
                            <w:vertAlign w:val="subscript"/>
                          </w:rPr>
                          <w:t>2</w:t>
                        </w:r>
                      </w:p>
                    </w:txbxContent>
                  </v:textbox>
                </v:shape>
                <v:shape id="Freeform 84" o:spid="_x0000_s1059" style="position:absolute;left:16757;top:4464;width:21431;height:8102;visibility:visible;mso-wrap-style:square;v-text-anchor:top" coordsize="1350,5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4AOMQA&#10;AADcAAAADwAAAGRycy9kb3ducmV2LnhtbERP22rCQBB9L/gPywi+lLqpUrHRVayiFC8PjfmAaXZM&#10;gtnZkF1N/PtuodC3OZzrzJedqcSdGldaVvA6jEAQZ1aXnCtIz9uXKQjnkTVWlknBgxwsF72nOcba&#10;tvxF98TnIoSwi1FB4X0dS+myggy6oa2JA3exjUEfYJNL3WAbwk0lR1E0kQZLDg0F1rQuKLsmN6Ng&#10;c/g4bc+ntE35mOy+n1cXfttLpQb9bjUD4anz/+I/96cO88fv8PtMuEA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OADjEAAAA3AAAAA8AAAAAAAAAAAAAAAAAmAIAAGRycy9k&#10;b3ducmV2LnhtbFBLBQYAAAAABAAEAPUAAACJAwAAAAA=&#10;" path="m,10c90,92,382,490,542,500,702,510,827,136,962,68,1097,,1269,87,1350,92e" filled="f" fillcolor="#bbe0e3" strokecolor="red" strokeweight="1.5pt">
                  <v:path arrowok="t" o:connecttype="custom" o:connectlocs="0,15887;860425,794373;1527175,108035;2143125,146165" o:connectangles="0,0,0,0"/>
                </v:shape>
                <v:shape id="Text Box 85" o:spid="_x0000_s1060" type="#_x0000_t202" style="position:absolute;left:17475;top:3136;width:2495;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oiscA&#10;AADcAAAADwAAAGRycy9kb3ducmV2LnhtbESPT2sCQQzF70K/w5CCF6mzLSKydZS2UJBCFf8g7S3s&#10;xN3FncyyM+r47c1B8JbwXt77ZTpPrlFn6kLt2cDrMANFXHhbc2lgt/1+mYAKEdli45kMXCnAfPbU&#10;m2Ju/YXXdN7EUkkIhxwNVDG2udahqMhhGPqWWLSD7xxGWbtS2w4vEu4a/ZZlY+2wZmmosKWviorj&#10;5uQMYDbwx9Vquf/f/f79LK77lLaHT2P6z+njHVSkFB/m+/XCCv5I8OUZmUDP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1KIrHAAAA3AAAAA8AAAAAAAAAAAAAAAAAmAIAAGRy&#10;cy9kb3ducmV2LnhtbFBLBQYAAAAABAAEAPUAAACMAwAAAAA=&#10;" filled="f" fillcolor="#bbe0e3" stroked="f" strokecolor="blue">
                  <v:textbox inset="0,1pt,0,1pt">
                    <w:txbxContent>
                      <w:p w14:paraId="1907338D" w14:textId="77777777" w:rsidR="0091186F" w:rsidRDefault="0091186F" w:rsidP="00990EFE">
                        <w:pPr>
                          <w:autoSpaceDE w:val="0"/>
                          <w:autoSpaceDN w:val="0"/>
                          <w:adjustRightInd w:val="0"/>
                          <w:rPr>
                            <w:color w:val="FF0000"/>
                          </w:rPr>
                        </w:pPr>
                        <w:r>
                          <w:rPr>
                            <w:b/>
                            <w:bCs/>
                            <w:color w:val="FF0000"/>
                          </w:rPr>
                          <w:t>z(t)</w:t>
                        </w:r>
                      </w:p>
                    </w:txbxContent>
                  </v:textbox>
                </v:shape>
                <v:line id="Line 86" o:spid="_x0000_s1061" style="position:absolute;flip:x;visibility:visible;mso-wrap-style:square" from="28632,1327" to="28632,135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OR6MAAAADcAAAADwAAAGRycy9kb3ducmV2LnhtbERPTYvCMBC9C/sfwgjeNFVWWbpGkUUX&#10;ES/W9T5tZtNiMylN1PrvjSB4m8f7nPmys7W4UusrxwrGowQEceF0xUbB33Ez/ALhA7LG2jEpuJOH&#10;5eKjN8dUuxsf6JoFI2II+xQVlCE0qZS+KMmiH7mGOHL/rrUYImyN1C3eYrit5SRJZtJixbGhxIZ+&#10;SirO2cUqyNerk9nlp7Wd8F7/mmmWs8yUGvS71TeIQF14i1/urY7zP8fwfCZeIBc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JDkejAAAAA3AAAAA8AAAAAAAAAAAAAAAAA&#10;oQIAAGRycy9kb3ducmV2LnhtbFBLBQYAAAAABAAEAPkAAACOAwAAAAA=&#10;">
                  <v:stroke dashstyle="dash"/>
                </v:line>
                <v:shape id="Text Box 87" o:spid="_x0000_s1062" type="#_x0000_t202" style="position:absolute;left:39458;top:4178;width:4122;height:17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sTZsQA&#10;AADcAAAADwAAAGRycy9kb3ducmV2LnhtbERP32vCMBB+H/g/hBv4Mma6MsaoRpkDoQhTpqXMt6M5&#10;22JzKU3U+N+bwWBv9/H9vNkimE5caHCtZQUvkwQEcWV1y7WCYr96fgfhPLLGzjIpuJGDxXz0MMNM&#10;2yt/02XnaxFD2GWooPG+z6R0VUMG3cT2xJE72sGgj3CopR7wGsNNJ9MkeZMGW44NDfb02VB12p2N&#10;Akye7Gm73ZSH4utnnd/KEPbHpVLjx/AxBeEp+H/xnzvXcf5rCr/PxAv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rE2bEAAAA3AAAAA8AAAAAAAAAAAAAAAAAmAIAAGRycy9k&#10;b3ducmV2LnhtbFBLBQYAAAAABAAEAPUAAACJAwAAAAA=&#10;" filled="f" fillcolor="#bbe0e3" stroked="f" strokecolor="blue">
                  <v:textbox inset="0,1pt,0,1pt">
                    <w:txbxContent>
                      <w:p w14:paraId="025F9ADF" w14:textId="77777777" w:rsidR="0091186F" w:rsidRPr="00EE2B82" w:rsidRDefault="0091186F" w:rsidP="00990EFE">
                        <w:pPr>
                          <w:autoSpaceDE w:val="0"/>
                          <w:autoSpaceDN w:val="0"/>
                          <w:adjustRightInd w:val="0"/>
                          <w:rPr>
                            <w:color w:val="000000"/>
                            <w:sz w:val="24"/>
                          </w:rPr>
                        </w:pPr>
                        <w:r w:rsidRPr="00EE2B82">
                          <w:rPr>
                            <w:b/>
                            <w:bCs/>
                            <w:color w:val="000000"/>
                            <w:sz w:val="24"/>
                          </w:rPr>
                          <w:t>z &gt; 0</w:t>
                        </w:r>
                      </w:p>
                    </w:txbxContent>
                  </v:textbox>
                </v:shape>
                <v:shape id="Text Box 88" o:spid="_x0000_s1063" type="#_x0000_t202" style="position:absolute;left:39503;top:11385;width:3664;height:2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mxQcQA&#10;AADcAAAADwAAAGRycy9kb3ducmV2LnhtbERPS2vCQBC+F/oflin0Vjc1xWp0FWmpeBJ8grchO03S&#10;ZmdDdtS0v74rCL3Nx/ecyaxztTpTGyrPBp57CSji3NuKCwO77cfTEFQQZIu1ZzLwQwFm0/u7CWbW&#10;X3hN540UKoZwyNBAKdJkWoe8JIeh5xviyH361qFE2BbatniJ4a7W/SQZaIcVx4YSG3orKf/enJwB&#10;kXR0OH6tlov5ftH8nl636aj/bszjQzcfgxLq5F98cy9tnP+SwvWZeIGe/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L5sUHEAAAA3AAAAA8AAAAAAAAAAAAAAAAAmAIAAGRycy9k&#10;b3ducmV2LnhtbFBLBQYAAAAABAAEAPUAAACJAwAAAAA=&#10;" filled="f" fillcolor="#bbe0e3" stroked="f" strokecolor="blue">
                  <v:textbox style="mso-fit-shape-to-text:t" inset="0,1pt,0,1pt">
                    <w:txbxContent>
                      <w:p w14:paraId="2D2D0508" w14:textId="77777777" w:rsidR="0091186F" w:rsidRPr="00EE2B82" w:rsidRDefault="0091186F" w:rsidP="00990EFE">
                        <w:pPr>
                          <w:autoSpaceDE w:val="0"/>
                          <w:autoSpaceDN w:val="0"/>
                          <w:adjustRightInd w:val="0"/>
                          <w:rPr>
                            <w:color w:val="000000"/>
                            <w:sz w:val="24"/>
                          </w:rPr>
                        </w:pPr>
                        <w:r w:rsidRPr="00EE2B82">
                          <w:rPr>
                            <w:b/>
                            <w:bCs/>
                            <w:color w:val="000000"/>
                            <w:sz w:val="24"/>
                          </w:rPr>
                          <w:t>z ≤ 0</w:t>
                        </w:r>
                      </w:p>
                    </w:txbxContent>
                  </v:textbox>
                </v:shape>
                <w10:anchorlock/>
              </v:group>
            </w:pict>
          </mc:Fallback>
        </mc:AlternateContent>
      </w:r>
    </w:p>
    <w:p w14:paraId="40C72F6F" w14:textId="77777777" w:rsidR="00990EFE" w:rsidRPr="000D0261" w:rsidRDefault="000D0261" w:rsidP="000D0261">
      <w:pPr>
        <w:pStyle w:val="Beschriftung"/>
        <w:rPr>
          <w:szCs w:val="21"/>
        </w:rPr>
      </w:pPr>
      <w:r>
        <w:t xml:space="preserve">Figure </w:t>
      </w:r>
      <w:r>
        <w:fldChar w:fldCharType="begin"/>
      </w:r>
      <w:r>
        <w:instrText xml:space="preserve"> SEQ Figure \* ARABIC </w:instrText>
      </w:r>
      <w:r>
        <w:fldChar w:fldCharType="separate"/>
      </w:r>
      <w:r w:rsidR="0059498C">
        <w:rPr>
          <w:noProof/>
        </w:rPr>
        <w:t>3</w:t>
      </w:r>
      <w:r>
        <w:fldChar w:fldCharType="end"/>
      </w:r>
      <w:r w:rsidR="00990EFE" w:rsidRPr="001359D6">
        <w:rPr>
          <w:rStyle w:val="Formatvorlagecaption-text105pt"/>
        </w:rPr>
        <w:t xml:space="preserve">: </w:t>
      </w:r>
      <w:r w:rsidR="00990EFE" w:rsidRPr="000D0261">
        <w:rPr>
          <w:rStyle w:val="Formatvorlagecaption-text105ptNichtFett"/>
        </w:rPr>
        <w:t>A</w:t>
      </w:r>
      <w:r w:rsidR="00EE2B82" w:rsidRPr="000D0261">
        <w:rPr>
          <w:rStyle w:val="Formatvorlagecaption-text105ptNichtFett"/>
        </w:rPr>
        <w:t xml:space="preserve">n </w:t>
      </w:r>
      <w:r w:rsidR="00990EFE" w:rsidRPr="000D0261">
        <w:rPr>
          <w:rStyle w:val="Formatvorlagecaption-text105ptNichtFett"/>
        </w:rPr>
        <w:t>event occurs when the event indicator changes its domain from z &gt; 0 to z ≤ 0 or vice versa.</w:t>
      </w:r>
    </w:p>
    <w:p w14:paraId="34739097" w14:textId="77777777" w:rsidR="00990EFE" w:rsidRPr="00432F04" w:rsidRDefault="00990EFE" w:rsidP="00181B13">
      <w:pPr>
        <w:pStyle w:val="Textkrper"/>
        <w:numPr>
          <w:ilvl w:val="0"/>
          <w:numId w:val="32"/>
        </w:numPr>
        <w:tabs>
          <w:tab w:val="clear" w:pos="720"/>
          <w:tab w:val="num" w:pos="360"/>
        </w:tabs>
        <w:ind w:left="360"/>
      </w:pPr>
      <w:r w:rsidRPr="00432F04">
        <w:lastRenderedPageBreak/>
        <w:t xml:space="preserve">At every completed step of an integrator, </w:t>
      </w:r>
      <w:r w:rsidR="009236DE">
        <w:rPr>
          <w:rStyle w:val="CODE"/>
        </w:rPr>
        <w:t>fmiCompletedIntegratorStep</w:t>
      </w:r>
      <w:r w:rsidRPr="00432F04">
        <w:t xml:space="preserve"> must be called. An event occurs at this time instant, if indicated by the return argument </w:t>
      </w:r>
      <w:r w:rsidRPr="00432F04">
        <w:rPr>
          <w:rStyle w:val="CODE"/>
        </w:rPr>
        <w:t>callEventUpdate</w:t>
      </w:r>
      <w:r w:rsidRPr="00432F04">
        <w:t xml:space="preserve">. Such an event is called </w:t>
      </w:r>
      <w:r w:rsidRPr="00432F04">
        <w:rPr>
          <w:u w:val="single"/>
        </w:rPr>
        <w:t>step event</w:t>
      </w:r>
      <w:r w:rsidRPr="00432F04">
        <w:t>. Step events are, e.g., used to dynamically change the (continuous) states of a model, because the previous states a</w:t>
      </w:r>
      <w:r w:rsidR="00181B13">
        <w:t>re no longer suited numerically, see appendix</w:t>
      </w:r>
      <w:r w:rsidR="00216ACF">
        <w:t xml:space="preserve"> </w:t>
      </w:r>
      <w:r w:rsidR="00216ACF">
        <w:fldChar w:fldCharType="begin"/>
      </w:r>
      <w:r w:rsidR="00216ACF">
        <w:instrText xml:space="preserve"> REF _Ref248506310 \r \h </w:instrText>
      </w:r>
      <w:r w:rsidR="00216ACF">
        <w:fldChar w:fldCharType="separate"/>
      </w:r>
      <w:r w:rsidR="0059498C">
        <w:t>B.3</w:t>
      </w:r>
      <w:r w:rsidR="00216ACF">
        <w:fldChar w:fldCharType="end"/>
      </w:r>
      <w:r w:rsidR="00181B13">
        <w:t>.</w:t>
      </w:r>
    </w:p>
    <w:p w14:paraId="507EAD79" w14:textId="77777777" w:rsidR="00F96458" w:rsidRDefault="00F96458" w:rsidP="00990EFE">
      <w:pPr>
        <w:pStyle w:val="Textkrper"/>
      </w:pPr>
      <w:r>
        <w:t>An event is alway</w:t>
      </w:r>
      <w:r w:rsidR="005F19FB">
        <w:t xml:space="preserve">s triggered from the </w:t>
      </w:r>
      <w:r>
        <w:t>environm</w:t>
      </w:r>
      <w:r w:rsidR="00AD71EE">
        <w:t xml:space="preserve">ent in which the FMU is called, </w:t>
      </w:r>
      <w:r>
        <w:t xml:space="preserve">so it </w:t>
      </w:r>
      <w:r w:rsidR="00AD71EE">
        <w:t>is not trig</w:t>
      </w:r>
      <w:r w:rsidR="00FD5BB5">
        <w:t>gered inside the FMU (see also A</w:t>
      </w:r>
      <w:r w:rsidR="00AD71EE">
        <w:t xml:space="preserve">ppendix </w:t>
      </w:r>
      <w:r w:rsidR="00AD71EE">
        <w:fldChar w:fldCharType="begin"/>
      </w:r>
      <w:r w:rsidR="00AD71EE">
        <w:instrText xml:space="preserve"> REF _Ref247987260 \r \h </w:instrText>
      </w:r>
      <w:r w:rsidR="00AD71EE">
        <w:fldChar w:fldCharType="separate"/>
      </w:r>
      <w:r w:rsidR="0059498C">
        <w:t>B.2</w:t>
      </w:r>
      <w:r w:rsidR="00AD71EE">
        <w:fldChar w:fldCharType="end"/>
      </w:r>
      <w:r w:rsidR="00AD71EE">
        <w:t>).</w:t>
      </w:r>
    </w:p>
    <w:p w14:paraId="26D1D2C6" w14:textId="77777777" w:rsidR="00990EFE" w:rsidRPr="00432F04" w:rsidRDefault="00990EFE" w:rsidP="00AD71EE">
      <w:pPr>
        <w:pStyle w:val="Textkrper-Zeileneinzug"/>
      </w:pPr>
      <w:r w:rsidRPr="00432F04">
        <w:t xml:space="preserve">A model (FMU) may have additional variables </w:t>
      </w:r>
      <w:r w:rsidRPr="00432F04">
        <w:rPr>
          <w:b/>
        </w:rPr>
        <w:t>p</w:t>
      </w:r>
      <w:r w:rsidRPr="00432F04">
        <w:t xml:space="preserve">, </w:t>
      </w:r>
      <w:r w:rsidRPr="00432F04">
        <w:rPr>
          <w:b/>
        </w:rPr>
        <w:t>u</w:t>
      </w:r>
      <w:r w:rsidRPr="00432F04">
        <w:t xml:space="preserve">, </w:t>
      </w:r>
      <w:r w:rsidRPr="00432F04">
        <w:rPr>
          <w:b/>
        </w:rPr>
        <w:t>y</w:t>
      </w:r>
      <w:r w:rsidRPr="00432F04">
        <w:t xml:space="preserve">, </w:t>
      </w:r>
      <w:r w:rsidRPr="00432F04">
        <w:rPr>
          <w:b/>
        </w:rPr>
        <w:t>v</w:t>
      </w:r>
      <w:r w:rsidRPr="00432F04">
        <w:t xml:space="preserve"> as defined below. These symbols characterize sets of real integer, logical, and string variables that are piecewise continuous over time, respectively. The non-real variables change their values only at events. For example, this means that </w:t>
      </w:r>
      <w:r w:rsidRPr="00A51600">
        <w:rPr>
          <w:i/>
        </w:rPr>
        <w:t>u</w:t>
      </w:r>
      <w:r w:rsidRPr="00A51600">
        <w:rPr>
          <w:i/>
          <w:vertAlign w:val="subscript"/>
        </w:rPr>
        <w:t>j</w:t>
      </w:r>
      <w:r w:rsidRPr="00432F04">
        <w:t>(</w:t>
      </w:r>
      <w:r w:rsidRPr="00432F04">
        <w:rPr>
          <w:i/>
        </w:rPr>
        <w:t>t</w:t>
      </w:r>
      <w:r w:rsidRPr="00432F04">
        <w:t xml:space="preserve">) = </w:t>
      </w:r>
      <w:r w:rsidRPr="00A51600">
        <w:rPr>
          <w:i/>
        </w:rPr>
        <w:t>u</w:t>
      </w:r>
      <w:r w:rsidRPr="00A51600">
        <w:rPr>
          <w:i/>
          <w:vertAlign w:val="subscript"/>
        </w:rPr>
        <w:t>j</w:t>
      </w:r>
      <w:r w:rsidRPr="00432F04">
        <w:t>(</w:t>
      </w:r>
      <w:r w:rsidRPr="00432F04">
        <w:rPr>
          <w:i/>
        </w:rPr>
        <w:t>t</w:t>
      </w:r>
      <w:r w:rsidRPr="00A51600">
        <w:rPr>
          <w:i/>
          <w:vertAlign w:val="subscript"/>
        </w:rPr>
        <w:t>i</w:t>
      </w:r>
      <w:r w:rsidRPr="00432F04">
        <w:t xml:space="preserve">), for </w:t>
      </w:r>
      <w:r w:rsidRPr="00432F04">
        <w:rPr>
          <w:i/>
        </w:rPr>
        <w:t>t</w:t>
      </w:r>
      <w:r w:rsidRPr="00A51600">
        <w:rPr>
          <w:i/>
          <w:vertAlign w:val="subscript"/>
        </w:rPr>
        <w:t>i</w:t>
      </w:r>
      <w:r w:rsidR="00A51600">
        <w:t xml:space="preserve"> </w:t>
      </w:r>
      <w:r w:rsidR="00A51600">
        <w:rPr>
          <w:rFonts w:cs="Arial"/>
        </w:rPr>
        <w:t>≤</w:t>
      </w:r>
      <w:r w:rsidRPr="00432F04">
        <w:t xml:space="preserve"> t &lt; </w:t>
      </w:r>
      <w:r w:rsidRPr="00432F04">
        <w:rPr>
          <w:i/>
        </w:rPr>
        <w:t>t</w:t>
      </w:r>
      <w:r w:rsidRPr="00A51600">
        <w:rPr>
          <w:i/>
          <w:vertAlign w:val="subscript"/>
        </w:rPr>
        <w:t>i</w:t>
      </w:r>
      <w:r w:rsidRPr="00432F04">
        <w:rPr>
          <w:vertAlign w:val="subscript"/>
        </w:rPr>
        <w:t>+1</w:t>
      </w:r>
      <w:r w:rsidRPr="00432F04">
        <w:t xml:space="preserve">, if </w:t>
      </w:r>
      <w:r w:rsidRPr="00A51600">
        <w:rPr>
          <w:i/>
        </w:rPr>
        <w:t>u</w:t>
      </w:r>
      <w:r w:rsidRPr="00A51600">
        <w:rPr>
          <w:i/>
          <w:vertAlign w:val="subscript"/>
        </w:rPr>
        <w:t>j</w:t>
      </w:r>
      <w:r w:rsidRPr="00432F04">
        <w:t xml:space="preserve"> is an integer, logical or string variable. If </w:t>
      </w:r>
      <w:r w:rsidRPr="00A51600">
        <w:rPr>
          <w:i/>
        </w:rPr>
        <w:t>u</w:t>
      </w:r>
      <w:r w:rsidRPr="00A51600">
        <w:rPr>
          <w:i/>
          <w:vertAlign w:val="subscript"/>
        </w:rPr>
        <w:t>j</w:t>
      </w:r>
      <w:r w:rsidRPr="00432F04">
        <w:t xml:space="preserve"> is a real variable, it is either a continuous function of time inside this interval or it is constant in this interval (= time-discrete). This property is defined in the </w:t>
      </w:r>
      <w:r w:rsidR="00C71768">
        <w:t>Model Description File</w:t>
      </w:r>
      <w:r w:rsidRPr="00432F04">
        <w:t xml:space="preserve"> (see section </w:t>
      </w:r>
      <w:r w:rsidRPr="00432F04">
        <w:fldChar w:fldCharType="begin"/>
      </w:r>
      <w:r w:rsidRPr="00432F04">
        <w:instrText xml:space="preserve"> REF _Ref240457869 \r \h </w:instrText>
      </w:r>
      <w:r w:rsidRPr="00432F04">
        <w:fldChar w:fldCharType="separate"/>
      </w:r>
      <w:r w:rsidR="0059498C">
        <w:t>3.3</w:t>
      </w:r>
      <w:r w:rsidRPr="00432F04">
        <w:fldChar w:fldCharType="end"/>
      </w:r>
      <w:r w:rsidRPr="00432F04">
        <w:t>). The variables have the following meaning:</w:t>
      </w:r>
    </w:p>
    <w:p w14:paraId="5A8FCB46" w14:textId="77777777" w:rsidR="00990EFE" w:rsidRPr="00432F04" w:rsidRDefault="00990EFE" w:rsidP="00990EFE">
      <w:pPr>
        <w:pStyle w:val="BulletItemFirst"/>
        <w:tabs>
          <w:tab w:val="clear" w:pos="240"/>
          <w:tab w:val="num" w:pos="524"/>
        </w:tabs>
        <w:spacing w:before="120"/>
        <w:ind w:left="524"/>
        <w:jc w:val="both"/>
      </w:pPr>
      <w:r w:rsidRPr="00A40634">
        <w:rPr>
          <w:lang w:val="de-DE"/>
        </w:rPr>
        <w:t xml:space="preserve">Parameters </w:t>
      </w:r>
      <w:r w:rsidRPr="00A40634">
        <w:rPr>
          <w:b/>
          <w:lang w:val="de-DE"/>
        </w:rPr>
        <w:t>p</w:t>
      </w:r>
      <w:r w:rsidRPr="00A40634">
        <w:rPr>
          <w:lang w:val="de-DE"/>
        </w:rPr>
        <w:t>(</w:t>
      </w:r>
      <w:r w:rsidRPr="00A40634">
        <w:rPr>
          <w:i/>
          <w:lang w:val="de-DE"/>
        </w:rPr>
        <w:t>t</w:t>
      </w:r>
      <w:r w:rsidRPr="00A40634">
        <w:rPr>
          <w:lang w:val="de-DE"/>
        </w:rPr>
        <w:t xml:space="preserve">) = </w:t>
      </w:r>
      <w:r w:rsidRPr="00A40634">
        <w:rPr>
          <w:b/>
          <w:lang w:val="de-DE"/>
        </w:rPr>
        <w:t>p</w:t>
      </w:r>
      <w:r w:rsidRPr="00A40634">
        <w:rPr>
          <w:lang w:val="de-DE"/>
        </w:rPr>
        <w:t>(</w:t>
      </w:r>
      <w:r w:rsidRPr="00A40634">
        <w:rPr>
          <w:i/>
          <w:lang w:val="de-DE"/>
        </w:rPr>
        <w:t>t</w:t>
      </w:r>
      <w:r w:rsidRPr="00A40634">
        <w:rPr>
          <w:vertAlign w:val="subscript"/>
          <w:lang w:val="de-DE"/>
        </w:rPr>
        <w:t>0</w:t>
      </w:r>
      <w:r w:rsidRPr="00A40634">
        <w:rPr>
          <w:lang w:val="de-DE"/>
        </w:rPr>
        <w:t xml:space="preserve">) for </w:t>
      </w:r>
      <w:r w:rsidRPr="00A40634">
        <w:rPr>
          <w:i/>
          <w:lang w:val="de-DE"/>
        </w:rPr>
        <w:t>t</w:t>
      </w:r>
      <w:r w:rsidRPr="00A40634">
        <w:rPr>
          <w:lang w:val="de-DE"/>
        </w:rPr>
        <w:t xml:space="preserve"> ≥ </w:t>
      </w:r>
      <w:r w:rsidRPr="00A40634">
        <w:rPr>
          <w:i/>
          <w:lang w:val="de-DE"/>
        </w:rPr>
        <w:t>t</w:t>
      </w:r>
      <w:r w:rsidRPr="00A40634">
        <w:rPr>
          <w:vertAlign w:val="subscript"/>
          <w:lang w:val="de-DE"/>
        </w:rPr>
        <w:t>0</w:t>
      </w:r>
      <w:r w:rsidRPr="00A40634">
        <w:rPr>
          <w:lang w:val="de-DE"/>
        </w:rPr>
        <w:t xml:space="preserve">. </w:t>
      </w:r>
      <w:r w:rsidRPr="00432F04">
        <w:t>The values of these variables are constant after initialization.</w:t>
      </w:r>
      <w:r w:rsidR="00FD5BB5">
        <w:t xml:space="preserve"> The parameters that do not have a “start” value with “fixed=true” in the model description file, see section </w:t>
      </w:r>
      <w:r w:rsidR="00FD5BB5">
        <w:fldChar w:fldCharType="begin"/>
      </w:r>
      <w:r w:rsidR="00FD5BB5">
        <w:instrText xml:space="preserve"> REF _Ref249423326 \r \h </w:instrText>
      </w:r>
      <w:r w:rsidR="00FD5BB5">
        <w:fldChar w:fldCharType="separate"/>
      </w:r>
      <w:r w:rsidR="0059498C">
        <w:t>3.3</w:t>
      </w:r>
      <w:r w:rsidR="00FD5BB5">
        <w:fldChar w:fldCharType="end"/>
      </w:r>
      <w:r w:rsidR="00FD5BB5">
        <w:t>, are computed during initialization (e.g. as functions of other parameters or more complicated conditions such as: determine spring constant so that the system has a certain state after initialization).</w:t>
      </w:r>
    </w:p>
    <w:p w14:paraId="597611FF" w14:textId="77777777" w:rsidR="00990EFE" w:rsidRPr="00432F04" w:rsidRDefault="00990EFE" w:rsidP="00990EFE">
      <w:pPr>
        <w:pStyle w:val="BulletItem"/>
      </w:pPr>
      <w:r w:rsidRPr="00432F04">
        <w:t xml:space="preserve">Input variables </w:t>
      </w:r>
      <w:r w:rsidRPr="00432F04">
        <w:rPr>
          <w:b/>
        </w:rPr>
        <w:t>u</w:t>
      </w:r>
      <w:r w:rsidRPr="00432F04">
        <w:t>(</w:t>
      </w:r>
      <w:r w:rsidRPr="00432F04">
        <w:rPr>
          <w:i/>
        </w:rPr>
        <w:t>t</w:t>
      </w:r>
      <w:r w:rsidRPr="00432F04">
        <w:t>). The values of these variables are defined outside of the model.</w:t>
      </w:r>
    </w:p>
    <w:p w14:paraId="219D4E1D" w14:textId="77777777" w:rsidR="00990EFE" w:rsidRPr="00432F04" w:rsidRDefault="00990EFE" w:rsidP="00990EFE">
      <w:pPr>
        <w:pStyle w:val="BulletItem"/>
      </w:pPr>
      <w:r w:rsidRPr="00432F04">
        <w:t xml:space="preserve">Output variables </w:t>
      </w:r>
      <w:r w:rsidRPr="00432F04">
        <w:rPr>
          <w:b/>
        </w:rPr>
        <w:t>y</w:t>
      </w:r>
      <w:r w:rsidRPr="00432F04">
        <w:t>(</w:t>
      </w:r>
      <w:r w:rsidRPr="00432F04">
        <w:rPr>
          <w:i/>
        </w:rPr>
        <w:t>t</w:t>
      </w:r>
      <w:r w:rsidRPr="00432F04">
        <w:t>). These variables are designed to be used in a model connection. So output variables might be used in the calling function as input values to other FMUs or other submodels.</w:t>
      </w:r>
    </w:p>
    <w:p w14:paraId="2ACA6649" w14:textId="77777777" w:rsidR="00990EFE" w:rsidRPr="00432F04" w:rsidRDefault="00990EFE" w:rsidP="00990EFE">
      <w:pPr>
        <w:pStyle w:val="BulletItem"/>
      </w:pPr>
      <w:r w:rsidRPr="00432F04">
        <w:t xml:space="preserve">Internal variables </w:t>
      </w:r>
      <w:r w:rsidRPr="00432F04">
        <w:rPr>
          <w:b/>
        </w:rPr>
        <w:t>v</w:t>
      </w:r>
      <w:r w:rsidRPr="00432F04">
        <w:t xml:space="preserve">(t). These variables are internal variables of the model that are not used in connections and are only exposed by the model to inspect results. </w:t>
      </w:r>
    </w:p>
    <w:p w14:paraId="31C2B764" w14:textId="77777777" w:rsidR="00A83521" w:rsidRDefault="00990EFE" w:rsidP="001F74AD">
      <w:pPr>
        <w:pStyle w:val="Textkrper"/>
        <w:spacing w:after="120"/>
      </w:pPr>
      <w:r w:rsidRPr="00432F04">
        <w:t>Based on the above prerequisites, the mathematical de</w:t>
      </w:r>
      <w:r w:rsidR="00FD5BB5">
        <w:t>scription of an FMU is defined as</w:t>
      </w:r>
      <w:r w:rsidRPr="00432F04">
        <w:t>:</w:t>
      </w:r>
    </w:p>
    <w:tbl>
      <w:tblPr>
        <w:tblStyle w:val="TabelleRaster2"/>
        <w:tblW w:w="9603" w:type="dxa"/>
        <w:tblInd w:w="160" w:type="dxa"/>
        <w:tblLayout w:type="fixed"/>
        <w:tblCellMar>
          <w:top w:w="20" w:type="dxa"/>
          <w:left w:w="20" w:type="dxa"/>
          <w:bottom w:w="20" w:type="dxa"/>
          <w:right w:w="20" w:type="dxa"/>
        </w:tblCellMar>
        <w:tblLook w:val="0000" w:firstRow="0" w:lastRow="0" w:firstColumn="0" w:lastColumn="0" w:noHBand="0" w:noVBand="0"/>
      </w:tblPr>
      <w:tblGrid>
        <w:gridCol w:w="480"/>
        <w:gridCol w:w="1432"/>
        <w:gridCol w:w="1008"/>
        <w:gridCol w:w="2880"/>
        <w:gridCol w:w="3803"/>
      </w:tblGrid>
      <w:tr w:rsidR="007F1471" w14:paraId="0066D359" w14:textId="77777777" w:rsidTr="00FD5BB5">
        <w:tc>
          <w:tcPr>
            <w:tcW w:w="1912" w:type="dxa"/>
            <w:gridSpan w:val="2"/>
          </w:tcPr>
          <w:p w14:paraId="16024C00" w14:textId="77777777" w:rsidR="00A83521" w:rsidRPr="002B5B9A" w:rsidRDefault="00A83521" w:rsidP="00DE0523">
            <w:pPr>
              <w:pStyle w:val="Textkrper-Tabelle"/>
              <w:ind w:left="-160" w:firstLine="160"/>
              <w:rPr>
                <w:b/>
              </w:rPr>
            </w:pPr>
            <w:r w:rsidRPr="002B5B9A">
              <w:rPr>
                <w:b/>
              </w:rPr>
              <w:t>description</w:t>
            </w:r>
          </w:p>
        </w:tc>
        <w:tc>
          <w:tcPr>
            <w:tcW w:w="1008" w:type="dxa"/>
          </w:tcPr>
          <w:p w14:paraId="712A5937" w14:textId="77777777" w:rsidR="00A83521" w:rsidRPr="002B5B9A" w:rsidRDefault="00A83521" w:rsidP="00DE0523">
            <w:pPr>
              <w:pStyle w:val="Textkrper-Tabelle"/>
              <w:ind w:left="0"/>
              <w:rPr>
                <w:b/>
              </w:rPr>
            </w:pPr>
            <w:r w:rsidRPr="002B5B9A">
              <w:rPr>
                <w:b/>
              </w:rPr>
              <w:t>range of t</w:t>
            </w:r>
          </w:p>
        </w:tc>
        <w:tc>
          <w:tcPr>
            <w:tcW w:w="2880" w:type="dxa"/>
          </w:tcPr>
          <w:p w14:paraId="00AD7C2F" w14:textId="77777777" w:rsidR="00A83521" w:rsidRPr="002B5B9A" w:rsidRDefault="00A83521" w:rsidP="00DE0523">
            <w:pPr>
              <w:pStyle w:val="Textkrper-Tabelle"/>
              <w:ind w:left="0"/>
              <w:rPr>
                <w:b/>
              </w:rPr>
            </w:pPr>
            <w:r w:rsidRPr="002B5B9A">
              <w:rPr>
                <w:b/>
              </w:rPr>
              <w:t>equation</w:t>
            </w:r>
          </w:p>
        </w:tc>
        <w:tc>
          <w:tcPr>
            <w:tcW w:w="3803" w:type="dxa"/>
          </w:tcPr>
          <w:p w14:paraId="1A81CB74" w14:textId="77777777" w:rsidR="00A83521" w:rsidRPr="002B5B9A" w:rsidRDefault="00A83521" w:rsidP="00DE0523">
            <w:pPr>
              <w:pStyle w:val="Textkrper-Tabelle"/>
              <w:ind w:left="0"/>
              <w:rPr>
                <w:b/>
              </w:rPr>
            </w:pPr>
            <w:r w:rsidRPr="002B5B9A">
              <w:rPr>
                <w:b/>
              </w:rPr>
              <w:t>function names</w:t>
            </w:r>
          </w:p>
        </w:tc>
      </w:tr>
      <w:tr w:rsidR="007F1471" w14:paraId="481A8453" w14:textId="77777777" w:rsidTr="006152D2">
        <w:tc>
          <w:tcPr>
            <w:tcW w:w="1912" w:type="dxa"/>
            <w:gridSpan w:val="2"/>
            <w:vAlign w:val="center"/>
          </w:tcPr>
          <w:p w14:paraId="03C6B0C6" w14:textId="77777777" w:rsidR="00A83521" w:rsidRDefault="00A83521" w:rsidP="00DE0523">
            <w:pPr>
              <w:pStyle w:val="Textkrper-Tabelle"/>
              <w:ind w:left="0"/>
            </w:pPr>
            <w:r>
              <w:t>initial</w:t>
            </w:r>
            <w:r w:rsidR="002B5B9A">
              <w:t>ization</w:t>
            </w:r>
          </w:p>
        </w:tc>
        <w:tc>
          <w:tcPr>
            <w:tcW w:w="1008" w:type="dxa"/>
            <w:tcMar>
              <w:left w:w="40" w:type="dxa"/>
            </w:tcMar>
            <w:vAlign w:val="center"/>
          </w:tcPr>
          <w:p w14:paraId="787856EF" w14:textId="77777777" w:rsidR="00A83521" w:rsidRPr="00DE0523" w:rsidRDefault="00DE0523" w:rsidP="00DE0523">
            <w:pPr>
              <w:pStyle w:val="Textkrper-Tabelle"/>
              <w:ind w:left="0"/>
              <w:rPr>
                <w:vertAlign w:val="subscript"/>
              </w:rPr>
            </w:pPr>
            <w:r w:rsidRPr="00DE0523">
              <w:rPr>
                <w:i/>
              </w:rPr>
              <w:t>t</w:t>
            </w:r>
            <w:r>
              <w:t xml:space="preserve"> = </w:t>
            </w:r>
            <w:r w:rsidRPr="00DE0523">
              <w:rPr>
                <w:i/>
              </w:rPr>
              <w:t>t</w:t>
            </w:r>
            <w:r>
              <w:rPr>
                <w:vertAlign w:val="subscript"/>
              </w:rPr>
              <w:t>0</w:t>
            </w:r>
          </w:p>
        </w:tc>
        <w:tc>
          <w:tcPr>
            <w:tcW w:w="2880" w:type="dxa"/>
            <w:vAlign w:val="center"/>
          </w:tcPr>
          <w:p w14:paraId="3BAC0BD4" w14:textId="77777777" w:rsidR="00A83521" w:rsidRDefault="0034786E" w:rsidP="00DE0523">
            <w:pPr>
              <w:pStyle w:val="Textkrper-Tabelle"/>
              <w:ind w:left="0"/>
            </w:pPr>
            <w:r w:rsidRPr="00DE0523">
              <w:rPr>
                <w:position w:val="-28"/>
              </w:rPr>
              <w:object w:dxaOrig="2860" w:dyaOrig="660" w14:anchorId="0190BF7A">
                <v:shape id="_x0000_i1027" type="#_x0000_t75" style="width:142.75pt;height:33.2pt" o:ole="">
                  <v:imagedata r:id="rId22" o:title=""/>
                </v:shape>
                <o:OLEObject Type="Embed" ProgID="Equation.DSMT4" ShapeID="_x0000_i1027" DrawAspect="Content" ObjectID="_1561365874" r:id="rId23"/>
              </w:object>
            </w:r>
          </w:p>
        </w:tc>
        <w:tc>
          <w:tcPr>
            <w:tcW w:w="3803" w:type="dxa"/>
            <w:vAlign w:val="center"/>
          </w:tcPr>
          <w:p w14:paraId="524E9CCE" w14:textId="77777777" w:rsidR="00DE0523" w:rsidRPr="00DE0523" w:rsidRDefault="009236DE" w:rsidP="00DE0523">
            <w:pPr>
              <w:pStyle w:val="Textkrper-Tabelle"/>
              <w:ind w:left="0"/>
              <w:rPr>
                <w:rStyle w:val="CODE"/>
              </w:rPr>
            </w:pPr>
            <w:r>
              <w:rPr>
                <w:rStyle w:val="CODE"/>
              </w:rPr>
              <w:t>fmiInitialize</w:t>
            </w:r>
          </w:p>
          <w:p w14:paraId="2CE26E0B"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p w14:paraId="05A4625C" w14:textId="77777777" w:rsidR="00DE0523" w:rsidRPr="00DE0523" w:rsidRDefault="009236DE" w:rsidP="00DE0523">
            <w:pPr>
              <w:pStyle w:val="Textkrper-Tabelle"/>
              <w:ind w:left="0"/>
              <w:rPr>
                <w:rStyle w:val="CODE"/>
              </w:rPr>
            </w:pPr>
            <w:r>
              <w:rPr>
                <w:rStyle w:val="CODE"/>
              </w:rPr>
              <w:t>fmiGet</w:t>
            </w:r>
            <w:r w:rsidR="00DE0523" w:rsidRPr="00DE0523">
              <w:rPr>
                <w:rStyle w:val="CODE"/>
              </w:rPr>
              <w:t>ContinuousStates</w:t>
            </w:r>
          </w:p>
          <w:p w14:paraId="0E5E060B" w14:textId="77777777" w:rsidR="00DE0523" w:rsidRPr="00DE0523" w:rsidRDefault="009236DE" w:rsidP="00DE0523">
            <w:pPr>
              <w:pStyle w:val="Textkrper-Tabelle"/>
              <w:ind w:left="0"/>
              <w:rPr>
                <w:rStyle w:val="CODE"/>
              </w:rPr>
            </w:pPr>
            <w:r>
              <w:rPr>
                <w:rStyle w:val="CODE"/>
              </w:rPr>
              <w:t>fmiGet</w:t>
            </w:r>
            <w:r w:rsidR="00DE0523" w:rsidRPr="00DE0523">
              <w:rPr>
                <w:rStyle w:val="CODE"/>
              </w:rPr>
              <w:t>Nominal</w:t>
            </w:r>
            <w:r w:rsidR="001153E0">
              <w:rPr>
                <w:rStyle w:val="CODE"/>
              </w:rPr>
              <w:t>Continuous</w:t>
            </w:r>
            <w:r w:rsidR="00DE0523" w:rsidRPr="00DE0523">
              <w:rPr>
                <w:rStyle w:val="CODE"/>
              </w:rPr>
              <w:t>States</w:t>
            </w:r>
          </w:p>
        </w:tc>
      </w:tr>
      <w:tr w:rsidR="007F1471" w14:paraId="05DF41F5" w14:textId="77777777" w:rsidTr="006152D2">
        <w:trPr>
          <w:trHeight w:val="259"/>
        </w:trPr>
        <w:tc>
          <w:tcPr>
            <w:tcW w:w="1912" w:type="dxa"/>
            <w:gridSpan w:val="2"/>
            <w:vAlign w:val="center"/>
          </w:tcPr>
          <w:p w14:paraId="3C534410" w14:textId="77777777" w:rsidR="00A83521" w:rsidRDefault="002B5B9A" w:rsidP="00DE0523">
            <w:pPr>
              <w:pStyle w:val="Textkrper-Tabelle"/>
              <w:ind w:left="0"/>
            </w:pPr>
            <w:r>
              <w:t xml:space="preserve">derivatives </w:t>
            </w:r>
            <w:r w:rsidRPr="002B5B9A">
              <w:rPr>
                <w:position w:val="-10"/>
              </w:rPr>
              <w:object w:dxaOrig="420" w:dyaOrig="300" w14:anchorId="290E4BC4">
                <v:shape id="_x0000_i1028" type="#_x0000_t75" style="width:20.05pt;height:15.05pt" o:ole="">
                  <v:imagedata r:id="rId24" o:title=""/>
                </v:shape>
                <o:OLEObject Type="Embed" ProgID="Equation.DSMT4" ShapeID="_x0000_i1028" DrawAspect="Content" ObjectID="_1561365875" r:id="rId25"/>
              </w:object>
            </w:r>
          </w:p>
        </w:tc>
        <w:tc>
          <w:tcPr>
            <w:tcW w:w="1008" w:type="dxa"/>
            <w:tcMar>
              <w:left w:w="40" w:type="dxa"/>
            </w:tcMar>
            <w:vAlign w:val="center"/>
          </w:tcPr>
          <w:p w14:paraId="6166E078"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42BE4073" w14:textId="77777777" w:rsidR="00A83521" w:rsidRDefault="00DE0523" w:rsidP="00DE0523">
            <w:pPr>
              <w:pStyle w:val="Textkrper-Tabelle"/>
              <w:ind w:left="0"/>
            </w:pPr>
            <w:r w:rsidRPr="00DE0523">
              <w:rPr>
                <w:position w:val="-10"/>
              </w:rPr>
              <w:object w:dxaOrig="1640" w:dyaOrig="320" w14:anchorId="247D6AA2">
                <v:shape id="_x0000_i1029" type="#_x0000_t75" style="width:82pt;height:15.65pt" o:ole="">
                  <v:imagedata r:id="rId26" o:title=""/>
                </v:shape>
                <o:OLEObject Type="Embed" ProgID="Equation.DSMT4" ShapeID="_x0000_i1029" DrawAspect="Content" ObjectID="_1561365876" r:id="rId27"/>
              </w:object>
            </w:r>
          </w:p>
        </w:tc>
        <w:tc>
          <w:tcPr>
            <w:tcW w:w="3803" w:type="dxa"/>
            <w:vAlign w:val="center"/>
          </w:tcPr>
          <w:p w14:paraId="17BB41FD" w14:textId="77777777" w:rsidR="00A83521" w:rsidRPr="00DE0523" w:rsidRDefault="009236DE" w:rsidP="00DE0523">
            <w:pPr>
              <w:pStyle w:val="Textkrper-Tabelle"/>
              <w:ind w:left="0"/>
              <w:rPr>
                <w:rStyle w:val="CODE"/>
              </w:rPr>
            </w:pPr>
            <w:r>
              <w:rPr>
                <w:rStyle w:val="CODE"/>
              </w:rPr>
              <w:t>fmiGet</w:t>
            </w:r>
            <w:r w:rsidR="00DE0523" w:rsidRPr="00DE0523">
              <w:rPr>
                <w:rStyle w:val="CODE"/>
              </w:rPr>
              <w:t>Derivatives</w:t>
            </w:r>
          </w:p>
        </w:tc>
      </w:tr>
      <w:tr w:rsidR="007F1471" w14:paraId="1E881C36" w14:textId="77777777" w:rsidTr="006152D2">
        <w:trPr>
          <w:trHeight w:val="199"/>
        </w:trPr>
        <w:tc>
          <w:tcPr>
            <w:tcW w:w="1912" w:type="dxa"/>
            <w:gridSpan w:val="2"/>
            <w:vAlign w:val="center"/>
          </w:tcPr>
          <w:p w14:paraId="60F20C93" w14:textId="77777777" w:rsidR="00A83521" w:rsidRDefault="002B5B9A" w:rsidP="00DE0523">
            <w:pPr>
              <w:pStyle w:val="Textkrper-Tabelle"/>
              <w:ind w:left="0"/>
            </w:pPr>
            <w:r>
              <w:t xml:space="preserve">outputs </w:t>
            </w:r>
            <w:r w:rsidRPr="002B5B9A">
              <w:rPr>
                <w:b/>
              </w:rPr>
              <w:t>y</w:t>
            </w:r>
            <w:r>
              <w:t>(</w:t>
            </w:r>
            <w:r w:rsidRPr="002B5B9A">
              <w:rPr>
                <w:i/>
              </w:rPr>
              <w:t>t</w:t>
            </w:r>
            <w:r>
              <w:t>)</w:t>
            </w:r>
          </w:p>
        </w:tc>
        <w:tc>
          <w:tcPr>
            <w:tcW w:w="1008" w:type="dxa"/>
            <w:tcMar>
              <w:left w:w="40" w:type="dxa"/>
            </w:tcMar>
            <w:vAlign w:val="center"/>
          </w:tcPr>
          <w:p w14:paraId="40D94290"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69DB5C03" w14:textId="77777777" w:rsidR="00A83521" w:rsidRDefault="00DE0523" w:rsidP="00DE0523">
            <w:pPr>
              <w:pStyle w:val="Textkrper-Tabelle"/>
              <w:ind w:left="0"/>
            </w:pPr>
            <w:r w:rsidRPr="00DE0523">
              <w:rPr>
                <w:position w:val="-14"/>
              </w:rPr>
              <w:object w:dxaOrig="1660" w:dyaOrig="360" w14:anchorId="7A709251">
                <v:shape id="_x0000_i1030" type="#_x0000_t75" style="width:83.25pt;height:17.55pt" o:ole="">
                  <v:imagedata r:id="rId28" o:title=""/>
                </v:shape>
                <o:OLEObject Type="Embed" ProgID="Equation.DSMT4" ShapeID="_x0000_i1030" DrawAspect="Content" ObjectID="_1561365877" r:id="rId29"/>
              </w:object>
            </w:r>
          </w:p>
        </w:tc>
        <w:tc>
          <w:tcPr>
            <w:tcW w:w="3803" w:type="dxa"/>
            <w:vAlign w:val="center"/>
          </w:tcPr>
          <w:p w14:paraId="1F65C6CB"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tc>
      </w:tr>
      <w:tr w:rsidR="007F1471" w14:paraId="10A85411" w14:textId="77777777" w:rsidTr="006152D2">
        <w:trPr>
          <w:trHeight w:val="331"/>
        </w:trPr>
        <w:tc>
          <w:tcPr>
            <w:tcW w:w="1912" w:type="dxa"/>
            <w:gridSpan w:val="2"/>
            <w:vAlign w:val="center"/>
          </w:tcPr>
          <w:p w14:paraId="66AEFB83" w14:textId="77777777" w:rsidR="00A83521" w:rsidRDefault="002B5B9A" w:rsidP="00DE0523">
            <w:pPr>
              <w:pStyle w:val="Textkrper-Tabelle"/>
              <w:ind w:left="0"/>
            </w:pPr>
            <w:r>
              <w:t xml:space="preserve">internal variables </w:t>
            </w:r>
            <w:r>
              <w:rPr>
                <w:b/>
              </w:rPr>
              <w:t>v</w:t>
            </w:r>
            <w:r>
              <w:t>(</w:t>
            </w:r>
            <w:r w:rsidRPr="002B5B9A">
              <w:rPr>
                <w:i/>
              </w:rPr>
              <w:t>t</w:t>
            </w:r>
            <w:r>
              <w:t>)</w:t>
            </w:r>
          </w:p>
        </w:tc>
        <w:tc>
          <w:tcPr>
            <w:tcW w:w="1008" w:type="dxa"/>
            <w:tcMar>
              <w:left w:w="40" w:type="dxa"/>
            </w:tcMar>
            <w:vAlign w:val="center"/>
          </w:tcPr>
          <w:p w14:paraId="61F3BDC2"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5EC3AE44" w14:textId="77777777" w:rsidR="00A83521" w:rsidRDefault="00DE0523" w:rsidP="00DE0523">
            <w:pPr>
              <w:pStyle w:val="Textkrper-Tabelle"/>
              <w:ind w:left="0"/>
            </w:pPr>
            <w:r w:rsidRPr="00DE0523">
              <w:rPr>
                <w:position w:val="-10"/>
              </w:rPr>
              <w:object w:dxaOrig="1660" w:dyaOrig="320" w14:anchorId="4BAA1E3B">
                <v:shape id="_x0000_i1031" type="#_x0000_t75" style="width:83.25pt;height:15.65pt" o:ole="">
                  <v:imagedata r:id="rId30" o:title=""/>
                </v:shape>
                <o:OLEObject Type="Embed" ProgID="Equation.DSMT4" ShapeID="_x0000_i1031" DrawAspect="Content" ObjectID="_1561365878" r:id="rId31"/>
              </w:object>
            </w:r>
          </w:p>
        </w:tc>
        <w:tc>
          <w:tcPr>
            <w:tcW w:w="3803" w:type="dxa"/>
            <w:vAlign w:val="center"/>
          </w:tcPr>
          <w:p w14:paraId="14014B09" w14:textId="77777777" w:rsidR="00A83521" w:rsidRPr="00DE0523" w:rsidRDefault="009236DE" w:rsidP="00DE0523">
            <w:pPr>
              <w:pStyle w:val="Textkrper-Tabelle"/>
              <w:ind w:left="0"/>
              <w:rPr>
                <w:rStyle w:val="CODE"/>
              </w:rPr>
            </w:pPr>
            <w:r>
              <w:rPr>
                <w:rStyle w:val="CODE"/>
              </w:rPr>
              <w:t>fmiGet</w:t>
            </w:r>
            <w:r w:rsidR="00DE0523" w:rsidRPr="00DE0523">
              <w:rPr>
                <w:rStyle w:val="CODE"/>
              </w:rPr>
              <w:t>Real/Integer/Boolean/String</w:t>
            </w:r>
          </w:p>
        </w:tc>
      </w:tr>
      <w:tr w:rsidR="007F1471" w14:paraId="3FF35B98" w14:textId="77777777" w:rsidTr="006152D2">
        <w:tc>
          <w:tcPr>
            <w:tcW w:w="1912" w:type="dxa"/>
            <w:gridSpan w:val="2"/>
            <w:vAlign w:val="center"/>
          </w:tcPr>
          <w:p w14:paraId="24ADC1B5" w14:textId="77777777" w:rsidR="00A83521" w:rsidRDefault="002B5B9A" w:rsidP="00DE0523">
            <w:pPr>
              <w:pStyle w:val="Textkrper-Tabelle"/>
              <w:ind w:left="0"/>
            </w:pPr>
            <w:r>
              <w:t xml:space="preserve">event indicators </w:t>
            </w:r>
            <w:r>
              <w:rPr>
                <w:b/>
              </w:rPr>
              <w:t>z</w:t>
            </w:r>
            <w:r>
              <w:t>(</w:t>
            </w:r>
            <w:r w:rsidRPr="002B5B9A">
              <w:rPr>
                <w:i/>
              </w:rPr>
              <w:t>t</w:t>
            </w:r>
            <w:r>
              <w:t>)</w:t>
            </w:r>
          </w:p>
        </w:tc>
        <w:tc>
          <w:tcPr>
            <w:tcW w:w="1008" w:type="dxa"/>
            <w:tcMar>
              <w:left w:w="40" w:type="dxa"/>
            </w:tcMar>
            <w:vAlign w:val="center"/>
          </w:tcPr>
          <w:p w14:paraId="38ECF2B4" w14:textId="77777777" w:rsidR="00A83521" w:rsidRDefault="00DE0523" w:rsidP="00DE0523">
            <w:pPr>
              <w:pStyle w:val="Textkrper-Tabelle"/>
              <w:ind w:left="0"/>
            </w:pPr>
            <w:r w:rsidRPr="00DE0523">
              <w:rPr>
                <w:i/>
              </w:rPr>
              <w:t>t</w:t>
            </w:r>
            <w:r w:rsidRPr="00DE0523">
              <w:rPr>
                <w:i/>
                <w:vertAlign w:val="subscript"/>
              </w:rPr>
              <w:t>i</w:t>
            </w:r>
            <w:r>
              <w:t xml:space="preserve"> </w:t>
            </w:r>
            <w:r>
              <w:rPr>
                <w:rFonts w:cs="Arial"/>
              </w:rPr>
              <w:t>≤</w:t>
            </w:r>
            <w:r>
              <w:t xml:space="preserve"> t &lt; </w:t>
            </w:r>
            <w:r w:rsidRPr="00DE0523">
              <w:rPr>
                <w:i/>
              </w:rPr>
              <w:t>t</w:t>
            </w:r>
            <w:r w:rsidRPr="00DE0523">
              <w:rPr>
                <w:i/>
                <w:vertAlign w:val="subscript"/>
              </w:rPr>
              <w:t>i</w:t>
            </w:r>
            <w:r>
              <w:rPr>
                <w:i/>
                <w:vertAlign w:val="subscript"/>
              </w:rPr>
              <w:t>+1</w:t>
            </w:r>
          </w:p>
        </w:tc>
        <w:tc>
          <w:tcPr>
            <w:tcW w:w="2880" w:type="dxa"/>
            <w:vAlign w:val="center"/>
          </w:tcPr>
          <w:p w14:paraId="7527B4D6" w14:textId="77777777" w:rsidR="00A83521" w:rsidRDefault="00DE0523" w:rsidP="00DE0523">
            <w:pPr>
              <w:pStyle w:val="Textkrper-Tabelle"/>
              <w:ind w:left="0"/>
            </w:pPr>
            <w:r w:rsidRPr="00DE0523">
              <w:rPr>
                <w:position w:val="-10"/>
              </w:rPr>
              <w:object w:dxaOrig="1640" w:dyaOrig="320" w14:anchorId="585695C6">
                <v:shape id="_x0000_i1032" type="#_x0000_t75" style="width:82pt;height:15.65pt" o:ole="">
                  <v:imagedata r:id="rId32" o:title=""/>
                </v:shape>
                <o:OLEObject Type="Embed" ProgID="Equation.DSMT4" ShapeID="_x0000_i1032" DrawAspect="Content" ObjectID="_1561365879" r:id="rId33"/>
              </w:object>
            </w:r>
          </w:p>
        </w:tc>
        <w:tc>
          <w:tcPr>
            <w:tcW w:w="3803" w:type="dxa"/>
            <w:vAlign w:val="center"/>
          </w:tcPr>
          <w:p w14:paraId="0F516098" w14:textId="77777777" w:rsidR="00A83521" w:rsidRPr="00DE0523" w:rsidRDefault="009236DE" w:rsidP="00DE0523">
            <w:pPr>
              <w:pStyle w:val="Textkrper-Tabelle"/>
              <w:ind w:left="0"/>
              <w:rPr>
                <w:rStyle w:val="CODE"/>
              </w:rPr>
            </w:pPr>
            <w:r>
              <w:rPr>
                <w:rStyle w:val="CODE"/>
              </w:rPr>
              <w:t>fmiGet</w:t>
            </w:r>
            <w:r w:rsidR="00DE0523" w:rsidRPr="00DE0523">
              <w:rPr>
                <w:rStyle w:val="CODE"/>
              </w:rPr>
              <w:t>EventIndicators</w:t>
            </w:r>
          </w:p>
        </w:tc>
      </w:tr>
      <w:tr w:rsidR="007F1471" w14:paraId="0DE65D8C" w14:textId="77777777" w:rsidTr="006152D2">
        <w:tc>
          <w:tcPr>
            <w:tcW w:w="1912" w:type="dxa"/>
            <w:gridSpan w:val="2"/>
            <w:tcBorders>
              <w:bottom w:val="double" w:sz="4" w:space="0" w:color="auto"/>
            </w:tcBorders>
            <w:vAlign w:val="center"/>
          </w:tcPr>
          <w:p w14:paraId="760DAEC8" w14:textId="77777777" w:rsidR="00A83521" w:rsidRDefault="002B5B9A" w:rsidP="00DE0523">
            <w:pPr>
              <w:pStyle w:val="Textkrper-Tabelle"/>
              <w:ind w:left="0"/>
            </w:pPr>
            <w:r>
              <w:t>event update</w:t>
            </w:r>
          </w:p>
        </w:tc>
        <w:tc>
          <w:tcPr>
            <w:tcW w:w="1008" w:type="dxa"/>
            <w:tcBorders>
              <w:bottom w:val="double" w:sz="4" w:space="0" w:color="auto"/>
            </w:tcBorders>
            <w:tcMar>
              <w:left w:w="40" w:type="dxa"/>
            </w:tcMar>
            <w:vAlign w:val="center"/>
          </w:tcPr>
          <w:p w14:paraId="05F72353" w14:textId="77777777" w:rsidR="00A83521" w:rsidRDefault="00DE0523" w:rsidP="00DE0523">
            <w:pPr>
              <w:pStyle w:val="Textkrper-Tabelle"/>
              <w:ind w:left="0"/>
            </w:pPr>
            <w:r w:rsidRPr="00DE0523">
              <w:rPr>
                <w:i/>
              </w:rPr>
              <w:t>t</w:t>
            </w:r>
            <w:r>
              <w:t xml:space="preserve"> = </w:t>
            </w:r>
            <w:r w:rsidRPr="00DE0523">
              <w:rPr>
                <w:i/>
              </w:rPr>
              <w:t>t</w:t>
            </w:r>
            <w:r w:rsidRPr="00DE0523">
              <w:rPr>
                <w:i/>
                <w:vertAlign w:val="subscript"/>
              </w:rPr>
              <w:t>i</w:t>
            </w:r>
            <w:r>
              <w:rPr>
                <w:i/>
                <w:vertAlign w:val="subscript"/>
              </w:rPr>
              <w:t>+1</w:t>
            </w:r>
          </w:p>
        </w:tc>
        <w:tc>
          <w:tcPr>
            <w:tcW w:w="2880" w:type="dxa"/>
            <w:tcBorders>
              <w:bottom w:val="double" w:sz="4" w:space="0" w:color="auto"/>
            </w:tcBorders>
            <w:vAlign w:val="center"/>
          </w:tcPr>
          <w:p w14:paraId="7512D395" w14:textId="77777777" w:rsidR="00A83521" w:rsidRDefault="0034786E" w:rsidP="00DE0523">
            <w:pPr>
              <w:pStyle w:val="Textkrper-Tabelle"/>
              <w:ind w:left="0"/>
            </w:pPr>
            <w:r w:rsidRPr="0034786E">
              <w:rPr>
                <w:position w:val="-10"/>
              </w:rPr>
              <w:object w:dxaOrig="2840" w:dyaOrig="360" w14:anchorId="0CBCACB1">
                <v:shape id="_x0000_i1033" type="#_x0000_t75" style="width:142.1pt;height:17.55pt" o:ole="">
                  <v:imagedata r:id="rId34" o:title=""/>
                </v:shape>
                <o:OLEObject Type="Embed" ProgID="Equation.DSMT4" ShapeID="_x0000_i1033" DrawAspect="Content" ObjectID="_1561365880" r:id="rId35"/>
              </w:object>
            </w:r>
          </w:p>
        </w:tc>
        <w:tc>
          <w:tcPr>
            <w:tcW w:w="3803" w:type="dxa"/>
            <w:tcBorders>
              <w:bottom w:val="double" w:sz="4" w:space="0" w:color="auto"/>
            </w:tcBorders>
            <w:vAlign w:val="center"/>
          </w:tcPr>
          <w:p w14:paraId="6E4BF050" w14:textId="77777777" w:rsidR="00A83521" w:rsidRPr="00DE0523" w:rsidRDefault="009236DE" w:rsidP="00DE0523">
            <w:pPr>
              <w:pStyle w:val="Textkrper-Tabelle"/>
              <w:ind w:left="0"/>
              <w:rPr>
                <w:rStyle w:val="CODE"/>
              </w:rPr>
            </w:pPr>
            <w:r>
              <w:rPr>
                <w:rStyle w:val="CODE"/>
              </w:rPr>
              <w:t>fmiEventUpdate</w:t>
            </w:r>
          </w:p>
          <w:p w14:paraId="724F308F" w14:textId="77777777" w:rsidR="00DE0523" w:rsidRPr="00DE0523" w:rsidRDefault="009236DE" w:rsidP="00DE0523">
            <w:pPr>
              <w:pStyle w:val="Textkrper-Tabelle"/>
              <w:ind w:left="0"/>
              <w:rPr>
                <w:rStyle w:val="CODE"/>
              </w:rPr>
            </w:pPr>
            <w:r>
              <w:rPr>
                <w:rStyle w:val="CODE"/>
              </w:rPr>
              <w:t>fmiGet</w:t>
            </w:r>
            <w:r w:rsidR="00DE0523" w:rsidRPr="00DE0523">
              <w:rPr>
                <w:rStyle w:val="CODE"/>
              </w:rPr>
              <w:t>Real/Integer/Boolean/String</w:t>
            </w:r>
          </w:p>
          <w:p w14:paraId="6306D5C2" w14:textId="77777777" w:rsidR="00DE0523" w:rsidRPr="00DE0523" w:rsidRDefault="009236DE" w:rsidP="00DE0523">
            <w:pPr>
              <w:pStyle w:val="Textkrper-Tabelle"/>
              <w:ind w:left="0"/>
              <w:rPr>
                <w:rStyle w:val="CODE"/>
              </w:rPr>
            </w:pPr>
            <w:r>
              <w:rPr>
                <w:rStyle w:val="CODE"/>
              </w:rPr>
              <w:t>fmiGet</w:t>
            </w:r>
            <w:r w:rsidR="00DE0523" w:rsidRPr="00DE0523">
              <w:rPr>
                <w:rStyle w:val="CODE"/>
              </w:rPr>
              <w:t>ContinuousStates</w:t>
            </w:r>
          </w:p>
          <w:p w14:paraId="18435E67" w14:textId="77777777" w:rsidR="00DE0523" w:rsidRDefault="009236DE" w:rsidP="00DE0523">
            <w:pPr>
              <w:pStyle w:val="Textkrper-Tabelle"/>
              <w:ind w:left="0"/>
              <w:rPr>
                <w:rStyle w:val="CODE"/>
              </w:rPr>
            </w:pPr>
            <w:r>
              <w:rPr>
                <w:rStyle w:val="CODE"/>
              </w:rPr>
              <w:t>fmiGet</w:t>
            </w:r>
            <w:r w:rsidR="00DE0523" w:rsidRPr="00DE0523">
              <w:rPr>
                <w:rStyle w:val="CODE"/>
              </w:rPr>
              <w:t>NominalStates</w:t>
            </w:r>
          </w:p>
          <w:p w14:paraId="6B89509C" w14:textId="77777777" w:rsidR="00FD5BB5" w:rsidRPr="00DE0523" w:rsidRDefault="00FD5BB5" w:rsidP="00DE0523">
            <w:pPr>
              <w:pStyle w:val="Textkrper-Tabelle"/>
              <w:ind w:left="0"/>
              <w:rPr>
                <w:rStyle w:val="CODE"/>
              </w:rPr>
            </w:pPr>
            <w:r>
              <w:rPr>
                <w:rStyle w:val="CODE"/>
              </w:rPr>
              <w:t>fmiGetStateValueReferences</w:t>
            </w:r>
          </w:p>
        </w:tc>
      </w:tr>
      <w:tr w:rsidR="00DE0523" w14:paraId="47DA058D" w14:textId="77777777" w:rsidTr="00FD5BB5">
        <w:tc>
          <w:tcPr>
            <w:tcW w:w="2920" w:type="dxa"/>
            <w:gridSpan w:val="3"/>
            <w:tcBorders>
              <w:top w:val="double" w:sz="4" w:space="0" w:color="auto"/>
              <w:bottom w:val="single" w:sz="6" w:space="0" w:color="000000"/>
            </w:tcBorders>
            <w:vAlign w:val="center"/>
          </w:tcPr>
          <w:p w14:paraId="599F747D" w14:textId="77777777" w:rsidR="00DE0523" w:rsidRDefault="00DE0523" w:rsidP="00DE0523">
            <w:pPr>
              <w:pStyle w:val="Textkrper-Tabelle"/>
              <w:ind w:left="0"/>
            </w:pPr>
            <w:r>
              <w:t xml:space="preserve">event </w:t>
            </w:r>
            <w:r w:rsidRPr="00DE0523">
              <w:rPr>
                <w:i/>
              </w:rPr>
              <w:t>t</w:t>
            </w:r>
            <w:r>
              <w:t xml:space="preserve"> = </w:t>
            </w:r>
            <w:r w:rsidRPr="00DE0523">
              <w:rPr>
                <w:i/>
              </w:rPr>
              <w:t>t</w:t>
            </w:r>
            <w:r w:rsidRPr="00DE0523">
              <w:rPr>
                <w:i/>
                <w:vertAlign w:val="subscript"/>
              </w:rPr>
              <w:t>i</w:t>
            </w:r>
            <w:r>
              <w:rPr>
                <w:i/>
                <w:vertAlign w:val="subscript"/>
              </w:rPr>
              <w:t>+1</w:t>
            </w:r>
            <w:r>
              <w:t xml:space="preserve"> is triggered </w:t>
            </w:r>
            <w:r w:rsidRPr="009F1781">
              <w:rPr>
                <w:b/>
              </w:rPr>
              <w:t>if</w:t>
            </w:r>
          </w:p>
        </w:tc>
        <w:tc>
          <w:tcPr>
            <w:tcW w:w="6683" w:type="dxa"/>
            <w:gridSpan w:val="2"/>
            <w:tcBorders>
              <w:top w:val="double" w:sz="4" w:space="0" w:color="auto"/>
              <w:bottom w:val="single" w:sz="6" w:space="0" w:color="000000"/>
            </w:tcBorders>
            <w:vAlign w:val="center"/>
          </w:tcPr>
          <w:p w14:paraId="5544B4D4" w14:textId="77777777" w:rsidR="00DE0523" w:rsidRDefault="00DE0523" w:rsidP="00DE0523">
            <w:pPr>
              <w:pStyle w:val="Textkrper-Tabelle"/>
              <w:ind w:left="0"/>
            </w:pPr>
            <w:r w:rsidRPr="00DE0523">
              <w:rPr>
                <w:position w:val="-22"/>
              </w:rPr>
              <w:object w:dxaOrig="6259" w:dyaOrig="480" w14:anchorId="3D39BB06">
                <v:shape id="_x0000_i1034" type="#_x0000_t75" style="width:312.4pt;height:23.8pt" o:ole="">
                  <v:imagedata r:id="rId36" o:title=""/>
                </v:shape>
                <o:OLEObject Type="Embed" ProgID="Equation.DSMT4" ShapeID="_x0000_i1034" DrawAspect="Content" ObjectID="_1561365881" r:id="rId37"/>
              </w:object>
            </w:r>
          </w:p>
        </w:tc>
      </w:tr>
      <w:tr w:rsidR="001F74AD" w14:paraId="21214532" w14:textId="77777777" w:rsidTr="00FD5BB5">
        <w:tc>
          <w:tcPr>
            <w:tcW w:w="480" w:type="dxa"/>
            <w:tcBorders>
              <w:top w:val="single" w:sz="6" w:space="0" w:color="000000"/>
              <w:right w:val="nil"/>
            </w:tcBorders>
            <w:vAlign w:val="center"/>
          </w:tcPr>
          <w:p w14:paraId="1213D894" w14:textId="77777777" w:rsidR="001F74AD" w:rsidRDefault="001F74AD" w:rsidP="00DE0523">
            <w:pPr>
              <w:pStyle w:val="Textkrper-Tabelle"/>
              <w:ind w:left="0"/>
            </w:pPr>
          </w:p>
        </w:tc>
        <w:tc>
          <w:tcPr>
            <w:tcW w:w="9123" w:type="dxa"/>
            <w:gridSpan w:val="4"/>
            <w:tcBorders>
              <w:top w:val="nil"/>
              <w:left w:val="nil"/>
              <w:bottom w:val="nil"/>
            </w:tcBorders>
            <w:vAlign w:val="center"/>
          </w:tcPr>
          <w:p w14:paraId="1E685DE4" w14:textId="77777777" w:rsidR="001F74AD" w:rsidRPr="001E2B5B" w:rsidRDefault="001F74AD" w:rsidP="001F74AD">
            <w:pPr>
              <w:pStyle w:val="Textkrper-Tabelle"/>
              <w:ind w:left="0"/>
              <w:rPr>
                <w:vertAlign w:val="superscript"/>
                <w:lang w:val="fr-FR"/>
              </w:rPr>
            </w:pPr>
            <w:r w:rsidRPr="001E2B5B">
              <w:rPr>
                <w:i/>
                <w:lang w:val="fr-FR"/>
              </w:rPr>
              <w:t xml:space="preserve">t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lang w:val="fr-FR"/>
              </w:rPr>
              <w:t xml:space="preserve">, </w:t>
            </w:r>
            <w:r w:rsidRPr="001E2B5B">
              <w:rPr>
                <w:b/>
                <w:lang w:val="fr-FR"/>
              </w:rPr>
              <w:t>p</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np</w:t>
            </w:r>
            <w:r w:rsidRPr="001E2B5B">
              <w:rPr>
                <w:lang w:val="fr-FR"/>
              </w:rPr>
              <w:t xml:space="preserve">, </w:t>
            </w:r>
            <w:r w:rsidRPr="001E2B5B">
              <w:rPr>
                <w:b/>
                <w:lang w:val="fr-FR"/>
              </w:rPr>
              <w:t>u</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nu</w:t>
            </w:r>
            <w:r w:rsidRPr="001E2B5B">
              <w:rPr>
                <w:lang w:val="fr-FR"/>
              </w:rPr>
              <w:t xml:space="preserve">, </w:t>
            </w:r>
            <w:r w:rsidRPr="001E2B5B">
              <w:rPr>
                <w:b/>
                <w:lang w:val="fr-FR"/>
              </w:rPr>
              <w:t>m</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nm</w:t>
            </w:r>
            <w:r w:rsidRPr="001E2B5B">
              <w:rPr>
                <w:lang w:val="fr-FR"/>
              </w:rPr>
              <w:t xml:space="preserve">, </w:t>
            </w:r>
            <w:r w:rsidRPr="001E2B5B">
              <w:rPr>
                <w:b/>
                <w:lang w:val="fr-FR"/>
              </w:rPr>
              <w:t>x</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vertAlign w:val="superscript"/>
                <w:lang w:val="fr-FR"/>
              </w:rPr>
              <w:t>nx</w:t>
            </w:r>
            <w:r w:rsidRPr="001E2B5B">
              <w:rPr>
                <w:lang w:val="fr-FR"/>
              </w:rPr>
              <w:t xml:space="preserve">, </w:t>
            </w:r>
            <w:r w:rsidRPr="001E2B5B">
              <w:rPr>
                <w:b/>
                <w:lang w:val="fr-FR"/>
              </w:rPr>
              <w:t>y</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ny</w:t>
            </w:r>
            <w:r w:rsidRPr="001E2B5B">
              <w:rPr>
                <w:lang w:val="fr-FR"/>
              </w:rPr>
              <w:t xml:space="preserve">, </w:t>
            </w:r>
            <w:r w:rsidRPr="001E2B5B">
              <w:rPr>
                <w:b/>
                <w:lang w:val="fr-FR"/>
              </w:rPr>
              <w:t>v</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ℙ</w:t>
            </w:r>
            <w:r w:rsidRPr="001E2B5B">
              <w:rPr>
                <w:vertAlign w:val="superscript"/>
                <w:lang w:val="fr-FR"/>
              </w:rPr>
              <w:t>nv</w:t>
            </w:r>
            <w:r w:rsidRPr="001E2B5B">
              <w:rPr>
                <w:lang w:val="fr-FR"/>
              </w:rPr>
              <w:t xml:space="preserve">, </w:t>
            </w:r>
            <w:r w:rsidRPr="001E2B5B">
              <w:rPr>
                <w:b/>
                <w:lang w:val="fr-FR"/>
              </w:rPr>
              <w:t>z</w:t>
            </w:r>
            <w:r w:rsidR="006152D2" w:rsidRPr="001E2B5B">
              <w:rPr>
                <w:lang w:val="fr-FR"/>
              </w:rPr>
              <w:t>(t)</w:t>
            </w:r>
            <w:r w:rsidRPr="001E2B5B">
              <w:rPr>
                <w:lang w:val="fr-FR"/>
              </w:rPr>
              <w:t xml:space="preserve"> </w:t>
            </w:r>
            <w:r w:rsidRPr="001E2B5B">
              <w:rPr>
                <w:rFonts w:ascii="Lucida Sans Unicode" w:hAnsi="Lucida Sans Unicode" w:cs="Arial"/>
                <w:szCs w:val="20"/>
                <w:lang w:val="fr-FR"/>
              </w:rPr>
              <w:t>∈</w:t>
            </w:r>
            <w:r w:rsidRPr="001E2B5B">
              <w:rPr>
                <w:lang w:val="fr-FR"/>
              </w:rPr>
              <w:t xml:space="preserve"> </w:t>
            </w:r>
            <w:r w:rsidRPr="001E2B5B">
              <w:rPr>
                <w:rFonts w:ascii="Lucida Sans Unicode" w:hAnsi="Lucida Sans Unicode" w:cs="Arial"/>
                <w:sz w:val="21"/>
                <w:lang w:val="fr-FR"/>
              </w:rPr>
              <w:t>ℝ</w:t>
            </w:r>
            <w:r w:rsidRPr="001E2B5B">
              <w:rPr>
                <w:vertAlign w:val="superscript"/>
                <w:lang w:val="fr-FR"/>
              </w:rPr>
              <w:t>nz</w:t>
            </w:r>
          </w:p>
          <w:p w14:paraId="24E6A92E" w14:textId="77777777" w:rsidR="001F74AD" w:rsidRDefault="001F74AD" w:rsidP="001F74AD">
            <w:pPr>
              <w:pStyle w:val="Textkrper-Tabelle"/>
              <w:ind w:left="560" w:hanging="560"/>
              <w:jc w:val="right"/>
            </w:pPr>
            <w:r>
              <w:t>(</w:t>
            </w:r>
            <w:r w:rsidRPr="00DE0523">
              <w:rPr>
                <w:rFonts w:ascii="Lucida Sans Unicode" w:hAnsi="Lucida Sans Unicode" w:cs="Arial"/>
                <w:sz w:val="21"/>
              </w:rPr>
              <w:t>ℝ</w:t>
            </w:r>
            <w:r>
              <w:t xml:space="preserve">: real variable; </w:t>
            </w:r>
            <w:r w:rsidRPr="00DE0523">
              <w:rPr>
                <w:rFonts w:ascii="Lucida Sans Unicode" w:hAnsi="Lucida Sans Unicode" w:cs="Arial"/>
                <w:sz w:val="21"/>
              </w:rPr>
              <w:t>ℙ</w:t>
            </w:r>
            <w:r>
              <w:t xml:space="preserve">: real </w:t>
            </w:r>
            <w:r w:rsidRPr="00DE0523">
              <w:rPr>
                <w:b/>
              </w:rPr>
              <w:t>or</w:t>
            </w:r>
            <w:r>
              <w:t xml:space="preserve"> integer </w:t>
            </w:r>
            <w:r w:rsidRPr="00DE0523">
              <w:rPr>
                <w:b/>
              </w:rPr>
              <w:t>or</w:t>
            </w:r>
            <w:r>
              <w:t xml:space="preserve"> Boolean </w:t>
            </w:r>
            <w:r w:rsidRPr="00DE0523">
              <w:rPr>
                <w:b/>
              </w:rPr>
              <w:t>or</w:t>
            </w:r>
            <w:r>
              <w:t xml:space="preserve"> string variable)</w:t>
            </w:r>
          </w:p>
          <w:p w14:paraId="3FF509C6" w14:textId="77777777" w:rsidR="001F74AD" w:rsidRDefault="001F74AD" w:rsidP="001F74AD">
            <w:pPr>
              <w:pStyle w:val="Textkrper-Tabelle"/>
              <w:ind w:left="0"/>
            </w:pPr>
            <w:r w:rsidRPr="001F74AD">
              <w:rPr>
                <w:b/>
              </w:rPr>
              <w:t>f</w:t>
            </w:r>
            <w:r w:rsidRPr="001F74AD">
              <w:rPr>
                <w:i/>
                <w:vertAlign w:val="subscript"/>
              </w:rPr>
              <w:t>x</w:t>
            </w:r>
            <w:r>
              <w:t xml:space="preserve">, </w:t>
            </w:r>
            <w:r w:rsidRPr="001F74AD">
              <w:rPr>
                <w:b/>
              </w:rPr>
              <w:t>f</w:t>
            </w:r>
            <w:r w:rsidRPr="001F74AD">
              <w:rPr>
                <w:i/>
                <w:vertAlign w:val="subscript"/>
              </w:rPr>
              <w:t>y</w:t>
            </w:r>
            <w:r>
              <w:t xml:space="preserve">, </w:t>
            </w:r>
            <w:r w:rsidRPr="001F74AD">
              <w:rPr>
                <w:b/>
              </w:rPr>
              <w:t>f</w:t>
            </w:r>
            <w:r w:rsidRPr="001F74AD">
              <w:rPr>
                <w:vertAlign w:val="subscript"/>
              </w:rPr>
              <w:t>v</w:t>
            </w:r>
            <w:r>
              <w:t xml:space="preserve">, </w:t>
            </w:r>
            <w:r w:rsidRPr="001F74AD">
              <w:rPr>
                <w:b/>
              </w:rPr>
              <w:t>f</w:t>
            </w:r>
            <w:r w:rsidRPr="001F74AD">
              <w:rPr>
                <w:vertAlign w:val="subscript"/>
              </w:rPr>
              <w:t>z</w:t>
            </w:r>
            <w:r>
              <w:t xml:space="preserve"> </w:t>
            </w:r>
            <w:r w:rsidRPr="00DE0523">
              <w:rPr>
                <w:rFonts w:ascii="Lucida Sans Unicode" w:hAnsi="Lucida Sans Unicode" w:cs="Arial"/>
                <w:szCs w:val="20"/>
              </w:rPr>
              <w:t>∈</w:t>
            </w:r>
            <w:r>
              <w:t xml:space="preserve"> C</w:t>
            </w:r>
            <w:r w:rsidRPr="001F74AD">
              <w:rPr>
                <w:vertAlign w:val="superscript"/>
              </w:rPr>
              <w:t>0</w:t>
            </w:r>
            <w:r w:rsidR="006152D2">
              <w:t xml:space="preserve"> (= continuous functions with respect to</w:t>
            </w:r>
            <w:r w:rsidR="008D291F">
              <w:t xml:space="preserve"> </w:t>
            </w:r>
            <w:r w:rsidR="006152D2">
              <w:t>4 all input arguments</w:t>
            </w:r>
            <w:r>
              <w:t xml:space="preserve">) inside </w:t>
            </w:r>
            <w:r w:rsidRPr="001F74AD">
              <w:rPr>
                <w:i/>
              </w:rPr>
              <w:t>t</w:t>
            </w:r>
            <w:r w:rsidRPr="001F74AD">
              <w:rPr>
                <w:i/>
                <w:vertAlign w:val="subscript"/>
              </w:rPr>
              <w:t>i</w:t>
            </w:r>
            <w:r>
              <w:t xml:space="preserve"> </w:t>
            </w:r>
            <w:r>
              <w:rPr>
                <w:rFonts w:cs="Arial"/>
              </w:rPr>
              <w:t xml:space="preserve">≤ </w:t>
            </w:r>
            <w:r w:rsidRPr="001F74AD">
              <w:rPr>
                <w:rFonts w:cs="Arial"/>
                <w:i/>
              </w:rPr>
              <w:t>t</w:t>
            </w:r>
            <w:r>
              <w:rPr>
                <w:rFonts w:cs="Arial"/>
              </w:rPr>
              <w:t xml:space="preserve"> &lt; </w:t>
            </w:r>
            <w:r w:rsidRPr="001F74AD">
              <w:rPr>
                <w:i/>
              </w:rPr>
              <w:t>t</w:t>
            </w:r>
            <w:r w:rsidRPr="001F74AD">
              <w:rPr>
                <w:i/>
                <w:vertAlign w:val="subscript"/>
              </w:rPr>
              <w:t>i</w:t>
            </w:r>
            <w:r>
              <w:rPr>
                <w:i/>
                <w:vertAlign w:val="subscript"/>
              </w:rPr>
              <w:t>+1</w:t>
            </w:r>
            <w:r>
              <w:t xml:space="preserve"> </w:t>
            </w:r>
          </w:p>
          <w:p w14:paraId="3684D662" w14:textId="77777777" w:rsidR="001F74AD" w:rsidRDefault="001F74AD" w:rsidP="001F74AD">
            <w:pPr>
              <w:pStyle w:val="Textkrper-Tabelle"/>
              <w:ind w:left="0"/>
            </w:pPr>
            <w:del w:id="70" w:author="andreas" w:date="2017-01-26T11:00:00Z">
              <w:r w:rsidDel="00B167A8">
                <w:delText xml:space="preserve">where </w:delText>
              </w:r>
              <w:r w:rsidRPr="00DE0523" w:rsidDel="00B167A8">
                <w:rPr>
                  <w:position w:val="-20"/>
                </w:rPr>
                <w:object w:dxaOrig="1340" w:dyaOrig="440" w14:anchorId="6AC89BE9">
                  <v:shape id="_x0000_i1035" type="#_x0000_t75" style="width:66.35pt;height:21.9pt" o:ole="">
                    <v:imagedata r:id="rId38" o:title=""/>
                  </v:shape>
                  <o:OLEObject Type="Embed" ProgID="Equation.DSMT4" ShapeID="_x0000_i1035" DrawAspect="Content" ObjectID="_1561365882" r:id="rId39"/>
                </w:object>
              </w:r>
              <w:r w:rsidDel="00B167A8">
                <w:delText xml:space="preserve"> and </w:delText>
              </w:r>
            </w:del>
            <w:r w:rsidR="008D291F">
              <w:t xml:space="preserve"> </w:t>
            </w:r>
            <w:r>
              <w:t xml:space="preserve">for all variables </w:t>
            </w:r>
            <w:r w:rsidRPr="001F74AD">
              <w:rPr>
                <w:b/>
              </w:rPr>
              <w:t>w</w:t>
            </w:r>
            <w:r>
              <w:rPr>
                <w:i/>
              </w:rPr>
              <w:t>=</w:t>
            </w:r>
            <w:r w:rsidRPr="001F74AD">
              <w:t>{</w:t>
            </w:r>
            <w:r w:rsidRPr="001F74AD">
              <w:rPr>
                <w:b/>
              </w:rPr>
              <w:t>u</w:t>
            </w:r>
            <w:r>
              <w:rPr>
                <w:i/>
              </w:rPr>
              <w:t>,</w:t>
            </w:r>
            <w:r w:rsidRPr="001F74AD">
              <w:rPr>
                <w:b/>
              </w:rPr>
              <w:t>v</w:t>
            </w:r>
            <w:r>
              <w:rPr>
                <w:i/>
              </w:rPr>
              <w:t>,</w:t>
            </w:r>
            <w:r w:rsidRPr="001F74AD">
              <w:rPr>
                <w:b/>
              </w:rPr>
              <w:t>x</w:t>
            </w:r>
            <w:r>
              <w:rPr>
                <w:i/>
              </w:rPr>
              <w:t>,</w:t>
            </w:r>
            <w:r w:rsidRPr="001F74AD">
              <w:rPr>
                <w:b/>
              </w:rPr>
              <w:t>y</w:t>
            </w:r>
            <w:r>
              <w:rPr>
                <w:i/>
              </w:rPr>
              <w:t>,</w:t>
            </w:r>
            <w:r w:rsidRPr="001F74AD">
              <w:rPr>
                <w:b/>
              </w:rPr>
              <w:t>z</w:t>
            </w:r>
            <w:r w:rsidRPr="001F74AD">
              <w:t>}</w:t>
            </w:r>
            <w:r>
              <w:t xml:space="preserve">: </w:t>
            </w:r>
            <w:r w:rsidRPr="001F74AD">
              <w:rPr>
                <w:b/>
              </w:rPr>
              <w:t>w</w:t>
            </w:r>
            <w:r>
              <w:t>(</w:t>
            </w:r>
            <w:r w:rsidRPr="001F74AD">
              <w:rPr>
                <w:i/>
              </w:rPr>
              <w:t>t</w:t>
            </w:r>
            <w:r w:rsidRPr="001F74AD">
              <w:rPr>
                <w:i/>
                <w:vertAlign w:val="subscript"/>
              </w:rPr>
              <w:t>i</w:t>
            </w:r>
            <w:r>
              <w:t xml:space="preserve">) is the right limit of </w:t>
            </w:r>
            <w:r w:rsidRPr="001F74AD">
              <w:rPr>
                <w:b/>
              </w:rPr>
              <w:t>w</w:t>
            </w:r>
            <w:r>
              <w:t xml:space="preserve"> at </w:t>
            </w:r>
            <w:r w:rsidRPr="001F74AD">
              <w:rPr>
                <w:i/>
              </w:rPr>
              <w:t>t</w:t>
            </w:r>
            <w:r w:rsidRPr="001F74AD">
              <w:rPr>
                <w:i/>
                <w:vertAlign w:val="subscript"/>
              </w:rPr>
              <w:t>i</w:t>
            </w:r>
            <w:r>
              <w:t>.</w:t>
            </w:r>
          </w:p>
        </w:tc>
      </w:tr>
    </w:tbl>
    <w:p w14:paraId="14684F9B" w14:textId="77777777" w:rsidR="001F74AD" w:rsidRPr="001F74AD" w:rsidRDefault="001F74AD" w:rsidP="001F74AD">
      <w:pPr>
        <w:pStyle w:val="Beschriftung"/>
        <w:jc w:val="center"/>
        <w:rPr>
          <w:b w:val="0"/>
        </w:rPr>
      </w:pPr>
      <w:r>
        <w:t xml:space="preserve">Table </w:t>
      </w:r>
      <w:r>
        <w:fldChar w:fldCharType="begin"/>
      </w:r>
      <w:r>
        <w:instrText xml:space="preserve"> SEQ Table \* ARABIC </w:instrText>
      </w:r>
      <w:r>
        <w:fldChar w:fldCharType="separate"/>
      </w:r>
      <w:r w:rsidR="0059498C">
        <w:rPr>
          <w:noProof/>
        </w:rPr>
        <w:t>1</w:t>
      </w:r>
      <w:r>
        <w:fldChar w:fldCharType="end"/>
      </w:r>
      <w:r>
        <w:t>:</w:t>
      </w:r>
      <w:r w:rsidRPr="001F74AD">
        <w:rPr>
          <w:b w:val="0"/>
        </w:rPr>
        <w:t xml:space="preserve"> Mathematical description of an FMU</w:t>
      </w:r>
      <w:r w:rsidR="009F1781">
        <w:rPr>
          <w:b w:val="0"/>
        </w:rPr>
        <w:t xml:space="preserve"> (Functional Mock-up Unit)</w:t>
      </w:r>
      <w:r w:rsidRPr="001F74AD">
        <w:rPr>
          <w:b w:val="0"/>
        </w:rPr>
        <w:t>.</w:t>
      </w:r>
    </w:p>
    <w:p w14:paraId="00C2A8E1" w14:textId="77777777" w:rsidR="00990EFE" w:rsidRPr="00432F04" w:rsidRDefault="00990EFE" w:rsidP="00990EFE">
      <w:pPr>
        <w:pStyle w:val="Textkrper"/>
      </w:pPr>
      <w:r w:rsidRPr="00432F04">
        <w:lastRenderedPageBreak/>
        <w:t xml:space="preserve">An FMU is initialized with </w:t>
      </w:r>
      <w:r w:rsidRPr="00432F04">
        <w:rPr>
          <w:b/>
        </w:rPr>
        <w:t>f</w:t>
      </w:r>
      <w:r w:rsidRPr="00432F04">
        <w:rPr>
          <w:vertAlign w:val="subscript"/>
        </w:rPr>
        <w:t>0</w:t>
      </w:r>
      <w:r w:rsidRPr="00432F04">
        <w:t>(...). In order to remain flexible and allow to use special initialization algorithms inside the model, the input arguments to this fu</w:t>
      </w:r>
      <w:r w:rsidR="00660C03">
        <w:t xml:space="preserve">nction are defined in the </w:t>
      </w:r>
      <w:r w:rsidRPr="00432F04">
        <w:t xml:space="preserve">description </w:t>
      </w:r>
      <w:r w:rsidR="00660C03">
        <w:t>schema</w:t>
      </w:r>
      <w:r w:rsidRPr="00432F04">
        <w:t xml:space="preserve"> (see section </w:t>
      </w:r>
      <w:r w:rsidRPr="00432F04">
        <w:fldChar w:fldCharType="begin"/>
      </w:r>
      <w:r w:rsidRPr="00432F04">
        <w:instrText xml:space="preserve"> REF _Ref240457838 \r \h </w:instrText>
      </w:r>
      <w:r w:rsidRPr="00432F04">
        <w:fldChar w:fldCharType="separate"/>
      </w:r>
      <w:r w:rsidR="0059498C">
        <w:t>3.3</w:t>
      </w:r>
      <w:r w:rsidRPr="00432F04">
        <w:fldChar w:fldCharType="end"/>
      </w:r>
      <w:r w:rsidRPr="00432F04">
        <w:t xml:space="preserve">). This includes initial variable values, as well as guess values for iteration variables of algebraic equation systems, in order to compute the continuous and discrete states at the initial time </w:t>
      </w:r>
      <w:r w:rsidRPr="00432F04">
        <w:rPr>
          <w:i/>
        </w:rPr>
        <w:t>t</w:t>
      </w:r>
      <w:r w:rsidRPr="00432F04">
        <w:rPr>
          <w:vertAlign w:val="subscript"/>
        </w:rPr>
        <w:t>0</w:t>
      </w:r>
      <w:r w:rsidRPr="00432F04">
        <w:t xml:space="preserve">. In the above table, this situation is described by stating that part of the input arguments to </w:t>
      </w:r>
      <w:r w:rsidRPr="00432F04">
        <w:rPr>
          <w:b/>
        </w:rPr>
        <w:t>f</w:t>
      </w:r>
      <w:r w:rsidRPr="00432F04">
        <w:rPr>
          <w:vertAlign w:val="subscript"/>
        </w:rPr>
        <w:t>0</w:t>
      </w:r>
      <w:r w:rsidRPr="00432F04">
        <w:t xml:space="preserve">(...) are a subset of the initial values of all time varying variables appearing in the model equations. For example, initialization might be defined by the initial states, </w:t>
      </w:r>
      <w:r w:rsidRPr="00432F04">
        <w:rPr>
          <w:b/>
        </w:rPr>
        <w:t>x</w:t>
      </w:r>
      <w:r w:rsidRPr="00432F04">
        <w:rPr>
          <w:vertAlign w:val="subscript"/>
        </w:rPr>
        <w:t>0</w:t>
      </w:r>
      <w:r w:rsidRPr="00432F04">
        <w:t>, or by stating that the state derivatives are zero (</w:t>
      </w:r>
      <w:r w:rsidRPr="00432F04">
        <w:rPr>
          <w:position w:val="-6"/>
        </w:rPr>
        <w:object w:dxaOrig="520" w:dyaOrig="260" w14:anchorId="2D122578">
          <v:shape id="_x0000_i1036" type="#_x0000_t75" style="width:26.3pt;height:13.75pt" o:ole="">
            <v:imagedata r:id="rId40" o:title=""/>
          </v:shape>
          <o:OLEObject Type="Embed" ProgID="Equation.DSMT4" ShapeID="_x0000_i1036" DrawAspect="Content" ObjectID="_1561365883" r:id="rId41"/>
        </w:object>
      </w:r>
      <w:r w:rsidRPr="00432F04">
        <w:t xml:space="preserve">). Initialization is a difficult topic by itself and it is assumed that the </w:t>
      </w:r>
      <w:r w:rsidR="006F0EE0">
        <w:t>modelling</w:t>
      </w:r>
      <w:r w:rsidRPr="00432F04">
        <w:t xml:space="preserve"> environment generating the model code provides the initialization.</w:t>
      </w:r>
      <w:r w:rsidR="006152D2">
        <w:t xml:space="preserve"> </w:t>
      </w:r>
    </w:p>
    <w:p w14:paraId="46D582B9" w14:textId="77777777" w:rsidR="00990EFE" w:rsidRPr="00432F04" w:rsidRDefault="00990EFE" w:rsidP="00990EFE">
      <w:pPr>
        <w:pStyle w:val="Textkrper-Zeileneinzug"/>
      </w:pPr>
      <w:r w:rsidRPr="00432F04">
        <w:t xml:space="preserve">After initialization, integration is started. Basically, in this phase the derivatives of the continuous states are computed with </w:t>
      </w:r>
      <w:r w:rsidRPr="00432F04">
        <w:rPr>
          <w:b/>
        </w:rPr>
        <w:t>f</w:t>
      </w:r>
      <w:r w:rsidRPr="00432F04">
        <w:rPr>
          <w:vertAlign w:val="subscript"/>
        </w:rPr>
        <w:t>x</w:t>
      </w:r>
      <w:r w:rsidRPr="00432F04">
        <w:t xml:space="preserve">(...). If FMUs and/or submodels are connected together, then the inputs of these models are the outputs of other models and therefore </w:t>
      </w:r>
      <w:r w:rsidRPr="00432F04">
        <w:rPr>
          <w:b/>
        </w:rPr>
        <w:t>f</w:t>
      </w:r>
      <w:r w:rsidRPr="00432F04">
        <w:rPr>
          <w:vertAlign w:val="subscript"/>
        </w:rPr>
        <w:t>y</w:t>
      </w:r>
      <w:r w:rsidRPr="00432F04">
        <w:t xml:space="preserve">(...) must be called to compute outputs. Whenever result values shall be stored, usually at communication points defined before the start of the simulation, function </w:t>
      </w:r>
      <w:r w:rsidRPr="00432F04">
        <w:rPr>
          <w:b/>
        </w:rPr>
        <w:t>f</w:t>
      </w:r>
      <w:r w:rsidRPr="00432F04">
        <w:rPr>
          <w:vertAlign w:val="subscript"/>
        </w:rPr>
        <w:t>v</w:t>
      </w:r>
      <w:r w:rsidRPr="00432F04">
        <w:t xml:space="preserve">(...) must be called. </w:t>
      </w:r>
    </w:p>
    <w:p w14:paraId="0804DBE3" w14:textId="77777777" w:rsidR="00990EFE" w:rsidRPr="00432F04" w:rsidRDefault="00990EFE" w:rsidP="00990EFE">
      <w:pPr>
        <w:pStyle w:val="Textkrper-Zeileneinzug"/>
      </w:pPr>
      <w:r w:rsidRPr="00432F04">
        <w:t xml:space="preserve">Continuous integration is stopped at an event instant. An event instant is determined by a time, state, or step event. In order to determine a state event, function </w:t>
      </w:r>
      <w:r w:rsidRPr="00432F04">
        <w:rPr>
          <w:b/>
        </w:rPr>
        <w:t>f</w:t>
      </w:r>
      <w:r w:rsidRPr="00432F04">
        <w:rPr>
          <w:vertAlign w:val="subscript"/>
        </w:rPr>
        <w:t>z</w:t>
      </w:r>
      <w:r w:rsidRPr="00432F04">
        <w:t>(...) has to be called at every completed integrator step. Once the event indicators signal a change of their domain, an iteration over time is performed between the previous and the actual completed integrator step, in order to determine the time instant of the domain change up to a certain precision.</w:t>
      </w:r>
    </w:p>
    <w:p w14:paraId="3D7448E4" w14:textId="77777777" w:rsidR="00990EFE" w:rsidRPr="00432F04" w:rsidRDefault="00990EFE" w:rsidP="00990EFE">
      <w:pPr>
        <w:pStyle w:val="Textkrper-Zeileneinzug"/>
      </w:pPr>
      <w:r w:rsidRPr="00432F04">
        <w:t xml:space="preserve">After an event is triggered, function </w:t>
      </w:r>
      <w:r w:rsidRPr="00432F04">
        <w:rPr>
          <w:b/>
        </w:rPr>
        <w:t>f</w:t>
      </w:r>
      <w:r w:rsidRPr="00432F04">
        <w:rPr>
          <w:vertAlign w:val="subscript"/>
        </w:rPr>
        <w:t>m</w:t>
      </w:r>
      <w:r w:rsidRPr="00432F04">
        <w:t xml:space="preserve">(...) is called. This function returns with the new values of the (time-) continuous and (time-) discrete states. As input arguments the values of the states are used, just before the event was triggered. Inside function </w:t>
      </w:r>
      <w:r w:rsidRPr="00432F04">
        <w:rPr>
          <w:b/>
        </w:rPr>
        <w:t>f</w:t>
      </w:r>
      <w:r w:rsidRPr="00432F04">
        <w:rPr>
          <w:vertAlign w:val="subscript"/>
        </w:rPr>
        <w:t>m</w:t>
      </w:r>
      <w:r w:rsidRPr="00432F04">
        <w:t>(...), an event iteration may take place until the new state values are determined. This might be a simple fixed point iteration, or the solution of a mixed equation system, with real, integer, logical and string unknowns.</w:t>
      </w:r>
    </w:p>
    <w:p w14:paraId="311D19DD" w14:textId="77777777" w:rsidR="00990EFE" w:rsidRPr="00432F04" w:rsidRDefault="00990EFE" w:rsidP="00990EFE">
      <w:pPr>
        <w:pStyle w:val="Textkrper-Zeileneinzug"/>
      </w:pPr>
      <w:r w:rsidRPr="00432F04">
        <w:t xml:space="preserve">The function calls in the table above describe precisely, which input arguments are needed to compute the desired output argument(s). There is no 1:1 mapping of these mathematical functions to C-functions. Instead, all input arguments are set with </w:t>
      </w:r>
      <w:r w:rsidR="009236DE">
        <w:rPr>
          <w:rStyle w:val="CODE"/>
        </w:rPr>
        <w:t>fmiSet</w:t>
      </w:r>
      <w:r w:rsidRPr="00432F04">
        <w:rPr>
          <w:rStyle w:val="CODE"/>
        </w:rPr>
        <w:t>XXX(..)</w:t>
      </w:r>
      <w:r w:rsidRPr="00432F04">
        <w:t xml:space="preserve"> C-function calls and then the result argument(s) can be determined with the C-functions defined in the right column of the above table. This technique is discussed in detail in section </w:t>
      </w:r>
      <w:r w:rsidRPr="00432F04">
        <w:fldChar w:fldCharType="begin"/>
      </w:r>
      <w:r w:rsidRPr="00432F04">
        <w:instrText xml:space="preserve"> REF _Ref240459819 \r \h </w:instrText>
      </w:r>
      <w:r w:rsidRPr="00432F04">
        <w:fldChar w:fldCharType="separate"/>
      </w:r>
      <w:r w:rsidR="0059498C">
        <w:t>2.6</w:t>
      </w:r>
      <w:r w:rsidRPr="00432F04">
        <w:fldChar w:fldCharType="end"/>
      </w:r>
      <w:r w:rsidRPr="00432F04">
        <w:t xml:space="preserve">. In short: For efficiency reasons, all equations from the table above will usually be available in </w:t>
      </w:r>
      <w:r w:rsidRPr="00432F04">
        <w:rPr>
          <w:u w:val="single"/>
        </w:rPr>
        <w:t>one</w:t>
      </w:r>
      <w:r w:rsidRPr="00432F04">
        <w:t xml:space="preserve"> (internal) C-function. With the C-functions described in the next sections, input arguments are copied into the internal model data structure only when their value has changed in the environment. With the C-functions in the right column of the table above, the internal function is called in such a way, that only the minimum needed equations are evaluated. Hereby, variable values calculated from previous calls can be reused. This technique is called “caching” and can significantly enhance the simulation efficiency of real-world models.</w:t>
      </w:r>
      <w:r w:rsidR="002E45B5">
        <w:t xml:space="preserve"> For a more detailed explanation, see appendix </w:t>
      </w:r>
      <w:r w:rsidR="002E45B5">
        <w:fldChar w:fldCharType="begin"/>
      </w:r>
      <w:r w:rsidR="002E45B5">
        <w:instrText xml:space="preserve"> REF _Ref250387678 \r \h </w:instrText>
      </w:r>
      <w:r w:rsidR="002E45B5">
        <w:fldChar w:fldCharType="separate"/>
      </w:r>
      <w:r w:rsidR="0059498C">
        <w:t>B.4</w:t>
      </w:r>
      <w:r w:rsidR="002E45B5">
        <w:fldChar w:fldCharType="end"/>
      </w:r>
      <w:r w:rsidR="002E45B5">
        <w:t>.</w:t>
      </w:r>
    </w:p>
    <w:p w14:paraId="4475EE41" w14:textId="77777777" w:rsidR="00990EFE" w:rsidRPr="00432F04" w:rsidRDefault="000F539D" w:rsidP="00990EFE">
      <w:pPr>
        <w:pStyle w:val="berschrift2"/>
      </w:pPr>
      <w:bookmarkStart w:id="71" w:name="_Toc240646366"/>
      <w:bookmarkStart w:id="72" w:name="_Ref247880408"/>
      <w:bookmarkStart w:id="73" w:name="_Toc247884539"/>
      <w:bookmarkStart w:id="74" w:name="_Toc252111362"/>
      <w:r>
        <w:t>Platform Dependent Definitions</w:t>
      </w:r>
      <w:r w:rsidR="00990EFE" w:rsidRPr="00432F04">
        <w:t xml:space="preserve"> (</w:t>
      </w:r>
      <w:r w:rsidR="009A2A5E">
        <w:t>fmiModelTypes</w:t>
      </w:r>
      <w:r w:rsidR="00990EFE" w:rsidRPr="00432F04">
        <w:t>.h)</w:t>
      </w:r>
      <w:bookmarkEnd w:id="71"/>
      <w:bookmarkEnd w:id="72"/>
      <w:bookmarkEnd w:id="73"/>
      <w:bookmarkEnd w:id="74"/>
    </w:p>
    <w:p w14:paraId="7B420B93" w14:textId="77777777" w:rsidR="00990EFE" w:rsidRPr="00432F04" w:rsidRDefault="00990EFE" w:rsidP="00990EFE">
      <w:pPr>
        <w:pStyle w:val="Textkrper"/>
        <w:spacing w:after="120"/>
      </w:pPr>
      <w:r w:rsidRPr="00432F04">
        <w:t>In order to simplify porting, no C types are used in the function interfaces, but the alias types defined in this section. All definitions in this section are provided in the header file “</w:t>
      </w:r>
      <w:r w:rsidR="009A2A5E">
        <w:rPr>
          <w:rStyle w:val="CODE"/>
        </w:rPr>
        <w:t>fmiModelTypes</w:t>
      </w:r>
      <w:r w:rsidRPr="00432F04">
        <w:rPr>
          <w:rStyle w:val="CODE"/>
        </w:rPr>
        <w:t>.h</w:t>
      </w:r>
      <w:r w:rsidRPr="00432F04">
        <w:t>”.</w:t>
      </w:r>
      <w:r w:rsidR="00221157">
        <w:t xml:space="preserve"> </w:t>
      </w:r>
    </w:p>
    <w:tbl>
      <w:tblPr>
        <w:tblW w:w="0" w:type="auto"/>
        <w:tblInd w:w="348" w:type="dxa"/>
        <w:tblLook w:val="01E0" w:firstRow="1" w:lastRow="1" w:firstColumn="1" w:lastColumn="1" w:noHBand="0" w:noVBand="0"/>
      </w:tblPr>
      <w:tblGrid>
        <w:gridCol w:w="600"/>
        <w:gridCol w:w="8858"/>
      </w:tblGrid>
      <w:tr w:rsidR="00990EFE" w:rsidRPr="00432F04" w14:paraId="694B69C2" w14:textId="77777777" w:rsidTr="00990EFE">
        <w:tc>
          <w:tcPr>
            <w:tcW w:w="9458" w:type="dxa"/>
            <w:gridSpan w:val="2"/>
          </w:tcPr>
          <w:p w14:paraId="2FC3100C" w14:textId="77777777" w:rsidR="00990EFE" w:rsidRPr="00221157" w:rsidRDefault="00221157" w:rsidP="00990EFE">
            <w:pPr>
              <w:pStyle w:val="Textkrper-Tabelle"/>
              <w:rPr>
                <w:rStyle w:val="CODE"/>
                <w:rFonts w:cs="Courier New"/>
                <w:b/>
              </w:rPr>
            </w:pPr>
            <w:r w:rsidRPr="00221157">
              <w:rPr>
                <w:rStyle w:val="CODE"/>
                <w:rFonts w:cs="Courier New"/>
                <w:b/>
              </w:rPr>
              <w:t>#define</w:t>
            </w:r>
            <w:r w:rsidRPr="00221157">
              <w:rPr>
                <w:rStyle w:val="CODE"/>
                <w:rFonts w:cs="Courier New"/>
              </w:rPr>
              <w:t xml:space="preserve"> fmiModelTypesPlatform "standard32"</w:t>
            </w:r>
          </w:p>
        </w:tc>
      </w:tr>
      <w:tr w:rsidR="00221157" w:rsidRPr="00432F04" w14:paraId="4AB9200F" w14:textId="77777777" w:rsidTr="00221157">
        <w:tc>
          <w:tcPr>
            <w:tcW w:w="600" w:type="dxa"/>
          </w:tcPr>
          <w:p w14:paraId="0D2529AC" w14:textId="77777777" w:rsidR="00221157" w:rsidRPr="00432F04" w:rsidRDefault="00221157" w:rsidP="00AE7E22">
            <w:pPr>
              <w:pStyle w:val="Textkrper-Tabelle"/>
            </w:pPr>
          </w:p>
        </w:tc>
        <w:tc>
          <w:tcPr>
            <w:tcW w:w="8858" w:type="dxa"/>
          </w:tcPr>
          <w:p w14:paraId="65BC5811" w14:textId="77777777" w:rsidR="00221157" w:rsidRDefault="00221157" w:rsidP="00221157">
            <w:pPr>
              <w:pStyle w:val="Textkrper-Tabelle"/>
              <w:rPr>
                <w:rStyle w:val="CODE"/>
              </w:rPr>
            </w:pPr>
            <w:r>
              <w:t xml:space="preserve">A definition that can be inquired with function </w:t>
            </w:r>
            <w:r w:rsidRPr="00221157">
              <w:rPr>
                <w:rStyle w:val="CODE"/>
              </w:rPr>
              <w:t>fmiGetModelTypesPlatform</w:t>
            </w:r>
            <w:r>
              <w:t xml:space="preserve">. </w:t>
            </w:r>
            <w:r w:rsidR="006152D2">
              <w:t>It defines the platform</w:t>
            </w:r>
            <w:r>
              <w:t xml:space="preserve"> for which this header file is provided. A platform is a combination of </w:t>
            </w:r>
            <w:r w:rsidRPr="00221157">
              <w:t>machine, compiler, operating system</w:t>
            </w:r>
            <w:r>
              <w:t>. The default definition “standard32” defines a standard 32-bit platform:</w:t>
            </w:r>
            <w:r>
              <w:br/>
            </w:r>
            <w:r w:rsidRPr="00221157">
              <w:rPr>
                <w:rStyle w:val="CODE"/>
              </w:rPr>
              <w:t xml:space="preserve">   fmiComponent     : 32 bit pointer</w:t>
            </w:r>
          </w:p>
          <w:p w14:paraId="058B60F1" w14:textId="77777777" w:rsidR="00221157" w:rsidRPr="00221157" w:rsidRDefault="00221157" w:rsidP="00221157">
            <w:pPr>
              <w:pStyle w:val="Textkrper-Tabelle"/>
              <w:rPr>
                <w:rStyle w:val="CODE"/>
              </w:rPr>
            </w:pPr>
            <w:r w:rsidRPr="00221157">
              <w:rPr>
                <w:rStyle w:val="CODE"/>
              </w:rPr>
              <w:t xml:space="preserve">   fmiValueReference: 32 bit</w:t>
            </w:r>
          </w:p>
          <w:p w14:paraId="4F12AC15" w14:textId="77777777" w:rsidR="00221157" w:rsidRPr="00221157" w:rsidRDefault="00221157" w:rsidP="00221157">
            <w:pPr>
              <w:pStyle w:val="Textkrper-Tabelle"/>
              <w:rPr>
                <w:rStyle w:val="CODE"/>
              </w:rPr>
            </w:pPr>
            <w:r w:rsidRPr="00221157">
              <w:rPr>
                <w:rStyle w:val="CODE"/>
              </w:rPr>
              <w:t xml:space="preserve">   fmiReal          : 64 bit</w:t>
            </w:r>
          </w:p>
          <w:p w14:paraId="1A6073C1" w14:textId="77777777" w:rsidR="00221157" w:rsidRPr="00221157" w:rsidRDefault="00221157" w:rsidP="00221157">
            <w:pPr>
              <w:pStyle w:val="Textkrper-Tabelle"/>
              <w:rPr>
                <w:rStyle w:val="CODE"/>
              </w:rPr>
            </w:pPr>
            <w:r w:rsidRPr="00221157">
              <w:rPr>
                <w:rStyle w:val="CODE"/>
              </w:rPr>
              <w:t xml:space="preserve">   fmiInteger       : 32 bit</w:t>
            </w:r>
          </w:p>
          <w:p w14:paraId="01456997" w14:textId="77777777" w:rsidR="00221157" w:rsidRPr="00221157" w:rsidRDefault="00221157" w:rsidP="00221157">
            <w:pPr>
              <w:pStyle w:val="Textkrper-Tabelle"/>
              <w:rPr>
                <w:rStyle w:val="CODE"/>
              </w:rPr>
            </w:pPr>
            <w:r w:rsidRPr="00221157">
              <w:rPr>
                <w:rStyle w:val="CODE"/>
              </w:rPr>
              <w:t xml:space="preserve">   fmiBoolean       :  8 bit</w:t>
            </w:r>
          </w:p>
          <w:p w14:paraId="5EF07B5A" w14:textId="77777777" w:rsidR="00221157" w:rsidRPr="00432F04" w:rsidRDefault="00221157" w:rsidP="006152D2">
            <w:pPr>
              <w:pStyle w:val="Textkrper-Tabelle"/>
            </w:pPr>
            <w:r w:rsidRPr="00221157">
              <w:rPr>
                <w:rStyle w:val="CODE"/>
              </w:rPr>
              <w:t xml:space="preserve">   fmiString        : 32 bit pointer</w:t>
            </w:r>
          </w:p>
        </w:tc>
      </w:tr>
      <w:tr w:rsidR="00221157" w:rsidRPr="00432F04" w14:paraId="677D43F2" w14:textId="77777777" w:rsidTr="00AE7E22">
        <w:tc>
          <w:tcPr>
            <w:tcW w:w="9458" w:type="dxa"/>
            <w:gridSpan w:val="2"/>
          </w:tcPr>
          <w:p w14:paraId="3B0FC820" w14:textId="77777777" w:rsidR="00221157" w:rsidRPr="00432F04" w:rsidRDefault="00221157" w:rsidP="00221157">
            <w:pPr>
              <w:pStyle w:val="Textkrper-Tabelle"/>
            </w:pPr>
            <w:r w:rsidRPr="00432F04">
              <w:rPr>
                <w:rStyle w:val="CODE"/>
                <w:rFonts w:cs="Courier New"/>
                <w:b/>
              </w:rPr>
              <w:lastRenderedPageBreak/>
              <w:t>typedef</w:t>
            </w:r>
            <w:r w:rsidRPr="00432F04">
              <w:rPr>
                <w:rStyle w:val="CODE"/>
                <w:rFonts w:cs="Courier New"/>
              </w:rPr>
              <w:t xml:space="preserve"> </w:t>
            </w:r>
            <w:r w:rsidRPr="00432F04">
              <w:rPr>
                <w:rStyle w:val="CODE"/>
                <w:rFonts w:cs="Courier New"/>
                <w:b/>
              </w:rPr>
              <w:t>void</w:t>
            </w:r>
            <w:r w:rsidRPr="00432F04">
              <w:rPr>
                <w:rStyle w:val="CODE"/>
                <w:rFonts w:cs="Courier New"/>
              </w:rPr>
              <w:t xml:space="preserve">* </w:t>
            </w:r>
            <w:r>
              <w:rPr>
                <w:rStyle w:val="CODE"/>
                <w:rFonts w:cs="Courier New"/>
              </w:rPr>
              <w:t>fmiComponent</w:t>
            </w:r>
            <w:r w:rsidRPr="00432F04">
              <w:rPr>
                <w:rStyle w:val="CODE"/>
                <w:rFonts w:cs="Courier New"/>
              </w:rPr>
              <w:t>;</w:t>
            </w:r>
          </w:p>
        </w:tc>
      </w:tr>
      <w:tr w:rsidR="00221157" w:rsidRPr="00432F04" w14:paraId="0A5DED2D" w14:textId="77777777" w:rsidTr="00221157">
        <w:tc>
          <w:tcPr>
            <w:tcW w:w="600" w:type="dxa"/>
          </w:tcPr>
          <w:p w14:paraId="4BA49054" w14:textId="77777777" w:rsidR="00221157" w:rsidRPr="00432F04" w:rsidRDefault="00221157" w:rsidP="00AE7E22">
            <w:pPr>
              <w:pStyle w:val="Textkrper-Tabelle"/>
            </w:pPr>
          </w:p>
        </w:tc>
        <w:tc>
          <w:tcPr>
            <w:tcW w:w="8858" w:type="dxa"/>
          </w:tcPr>
          <w:p w14:paraId="0341B232" w14:textId="77777777" w:rsidR="00221157" w:rsidRPr="00432F04" w:rsidRDefault="00221157" w:rsidP="00AE7E22">
            <w:pPr>
              <w:pStyle w:val="Textkrper-Tabelle"/>
              <w:spacing w:after="240"/>
            </w:pPr>
            <w:r w:rsidRPr="00432F04">
              <w:t>This is a pointer to a model specific data structure that contains the information needed to process the model equations. This data structure is implem</w:t>
            </w:r>
            <w:r>
              <w:t>ented by the modelli</w:t>
            </w:r>
            <w:r w:rsidRPr="00432F04">
              <w:t xml:space="preserve">ng environment that provides the dynamic system model, i.e., the calling environment does not know its content and the code to process it must be provided by the </w:t>
            </w:r>
            <w:r>
              <w:t>modelling</w:t>
            </w:r>
            <w:r w:rsidRPr="00432F04">
              <w:t xml:space="preserve"> environment and must be shipped together with the model.</w:t>
            </w:r>
          </w:p>
        </w:tc>
      </w:tr>
      <w:tr w:rsidR="00221157" w:rsidRPr="00432F04" w14:paraId="2466F60D" w14:textId="77777777" w:rsidTr="00990EFE">
        <w:tc>
          <w:tcPr>
            <w:tcW w:w="9458" w:type="dxa"/>
            <w:gridSpan w:val="2"/>
          </w:tcPr>
          <w:p w14:paraId="506095FD" w14:textId="77777777" w:rsidR="00221157" w:rsidRPr="00432F04" w:rsidRDefault="00221157" w:rsidP="00AE7E22">
            <w:pPr>
              <w:pStyle w:val="Textkrper-Tabelle"/>
            </w:pPr>
            <w:r w:rsidRPr="00432F04">
              <w:rPr>
                <w:rStyle w:val="CODE"/>
                <w:rFonts w:cs="Courier New"/>
                <w:b/>
              </w:rPr>
              <w:t>typedef</w:t>
            </w:r>
            <w:r w:rsidRPr="00432F04">
              <w:rPr>
                <w:rStyle w:val="CODE"/>
                <w:rFonts w:cs="Courier New"/>
              </w:rPr>
              <w:t xml:space="preserve"> unsigned int </w:t>
            </w:r>
            <w:r>
              <w:rPr>
                <w:rStyle w:val="CODE"/>
                <w:rFonts w:cs="Courier New"/>
              </w:rPr>
              <w:t>fmiValueReference</w:t>
            </w:r>
            <w:r w:rsidRPr="00432F04">
              <w:rPr>
                <w:rStyle w:val="CODE"/>
                <w:rFonts w:cs="Courier New"/>
              </w:rPr>
              <w:t>;</w:t>
            </w:r>
          </w:p>
        </w:tc>
      </w:tr>
      <w:tr w:rsidR="00221157" w:rsidRPr="00432F04" w14:paraId="5F6FECB0" w14:textId="77777777" w:rsidTr="00990EFE">
        <w:tc>
          <w:tcPr>
            <w:tcW w:w="600" w:type="dxa"/>
          </w:tcPr>
          <w:p w14:paraId="1CFA118A" w14:textId="77777777" w:rsidR="00221157" w:rsidRPr="00432F04" w:rsidRDefault="00221157" w:rsidP="00990EFE">
            <w:pPr>
              <w:pStyle w:val="Textkrper-Tabelle"/>
            </w:pPr>
          </w:p>
        </w:tc>
        <w:tc>
          <w:tcPr>
            <w:tcW w:w="8858" w:type="dxa"/>
          </w:tcPr>
          <w:p w14:paraId="407F932E" w14:textId="77777777" w:rsidR="00221157" w:rsidRPr="00432F04" w:rsidRDefault="00221157" w:rsidP="00990EFE">
            <w:pPr>
              <w:pStyle w:val="Textkrper-Tabelle"/>
            </w:pPr>
            <w:r w:rsidRPr="00432F04">
              <w:t xml:space="preserve">This is a handle to a (base type) variable value of the model. The handle is </w:t>
            </w:r>
            <w:r w:rsidRPr="00432F04">
              <w:rPr>
                <w:u w:val="single"/>
              </w:rPr>
              <w:t>unique</w:t>
            </w:r>
            <w:r w:rsidRPr="00432F04">
              <w:t xml:space="preserve"> at least with respect to the corresponding </w:t>
            </w:r>
            <w:r w:rsidRPr="00432F04">
              <w:rPr>
                <w:u w:val="single"/>
              </w:rPr>
              <w:t>base type</w:t>
            </w:r>
            <w:r w:rsidRPr="00432F04">
              <w:t xml:space="preserve"> (like </w:t>
            </w:r>
            <w:r w:rsidRPr="00216ACF">
              <w:rPr>
                <w:rStyle w:val="CODE"/>
              </w:rPr>
              <w:t>fmiReal</w:t>
            </w:r>
            <w:r w:rsidRPr="00432F04">
              <w:t>)</w:t>
            </w:r>
            <w:r>
              <w:t xml:space="preserve"> besides alias variables that have the same handle</w:t>
            </w:r>
            <w:r w:rsidRPr="00432F04">
              <w:t xml:space="preserve">. All structured entities, like records or arrays, are “flattened” in to a set of scalar values of type </w:t>
            </w:r>
            <w:r>
              <w:rPr>
                <w:rStyle w:val="CODE"/>
              </w:rPr>
              <w:t>fmiReal</w:t>
            </w:r>
            <w:r w:rsidRPr="00432F04">
              <w:t xml:space="preserve">, </w:t>
            </w:r>
            <w:r>
              <w:rPr>
                <w:rStyle w:val="CODE"/>
              </w:rPr>
              <w:t>fmiInteger</w:t>
            </w:r>
            <w:r w:rsidRPr="00432F04">
              <w:t xml:space="preserve"> etc. A </w:t>
            </w:r>
            <w:r>
              <w:rPr>
                <w:rStyle w:val="CODE"/>
              </w:rPr>
              <w:t>fmiValueReference</w:t>
            </w:r>
            <w:r w:rsidRPr="00432F04">
              <w:t xml:space="preserve"> references one such scalar. The coding of </w:t>
            </w:r>
            <w:r>
              <w:rPr>
                <w:rStyle w:val="CODE"/>
              </w:rPr>
              <w:t>fmiValueReference</w:t>
            </w:r>
            <w:r w:rsidRPr="00432F04">
              <w:t xml:space="preserve"> is a “secret” of the </w:t>
            </w:r>
            <w:r>
              <w:t>modelling</w:t>
            </w:r>
            <w:r w:rsidRPr="00432F04">
              <w:t xml:space="preserve"> environment that generated the model. The interface to the equations only provides access to variables via this handle. Extracting concrete information about a variable is specific to the used environment that reads the </w:t>
            </w:r>
            <w:r>
              <w:t>Model Description File</w:t>
            </w:r>
            <w:r w:rsidRPr="00432F04">
              <w:t xml:space="preserve"> in which the value handles are defined.</w:t>
            </w:r>
          </w:p>
          <w:p w14:paraId="793E2074" w14:textId="77777777" w:rsidR="00221157" w:rsidRPr="00432F04" w:rsidRDefault="00221157" w:rsidP="00990EFE">
            <w:pPr>
              <w:pStyle w:val="Textkrper-Tabelle"/>
              <w:spacing w:after="240"/>
              <w:ind w:firstLine="360"/>
            </w:pPr>
            <w:r w:rsidRPr="00432F04">
              <w:t>If a function in the following sections is called with a wrong “</w:t>
            </w:r>
            <w:r w:rsidRPr="00221157">
              <w:rPr>
                <w:rStyle w:val="CODE"/>
              </w:rPr>
              <w:t>fmiValueReference</w:t>
            </w:r>
            <w:r w:rsidRPr="00432F04">
              <w:t xml:space="preserve">” value (e.g. setting a constant with a </w:t>
            </w:r>
            <w:r>
              <w:rPr>
                <w:rStyle w:val="CODE"/>
              </w:rPr>
              <w:t>fmiSetReal</w:t>
            </w:r>
            <w:r w:rsidRPr="00432F04">
              <w:rPr>
                <w:rStyle w:val="CODE"/>
              </w:rPr>
              <w:t>(..)</w:t>
            </w:r>
            <w:r w:rsidRPr="00432F04">
              <w:t xml:space="preserve"> function call), then the function has to return with an error (</w:t>
            </w:r>
            <w:r>
              <w:rPr>
                <w:rStyle w:val="CODE"/>
              </w:rPr>
              <w:t>fmiStatus</w:t>
            </w:r>
            <w:r w:rsidRPr="00432F04">
              <w:rPr>
                <w:rStyle w:val="CODE"/>
              </w:rPr>
              <w:t xml:space="preserve"> = </w:t>
            </w:r>
            <w:r>
              <w:rPr>
                <w:rStyle w:val="CODE"/>
              </w:rPr>
              <w:t>fmiError</w:t>
            </w:r>
            <w:r w:rsidRPr="000F539D">
              <w:t xml:space="preserve">, see section </w:t>
            </w:r>
            <w:r w:rsidRPr="000F539D">
              <w:fldChar w:fldCharType="begin"/>
            </w:r>
            <w:r w:rsidRPr="000F539D">
              <w:instrText xml:space="preserve"> REF _Ref248038479 \r \h </w:instrText>
            </w:r>
            <w:r>
              <w:instrText xml:space="preserve"> \* MERGEFORMAT </w:instrText>
            </w:r>
            <w:r w:rsidRPr="000F539D">
              <w:fldChar w:fldCharType="separate"/>
            </w:r>
            <w:r w:rsidR="0059498C">
              <w:t>2.3</w:t>
            </w:r>
            <w:r w:rsidRPr="000F539D">
              <w:fldChar w:fldCharType="end"/>
            </w:r>
            <w:r w:rsidRPr="00432F04">
              <w:t>), i.e., the processing of the respective model instance must be terminated.</w:t>
            </w:r>
          </w:p>
        </w:tc>
      </w:tr>
      <w:tr w:rsidR="00221157" w:rsidRPr="00EA07BC" w14:paraId="70B1914E" w14:textId="77777777" w:rsidTr="00CB384F">
        <w:tc>
          <w:tcPr>
            <w:tcW w:w="9458" w:type="dxa"/>
            <w:gridSpan w:val="2"/>
          </w:tcPr>
          <w:p w14:paraId="63D8012A" w14:textId="77777777" w:rsidR="00221157" w:rsidRPr="00553952" w:rsidRDefault="00221157" w:rsidP="00CB384F">
            <w:pPr>
              <w:pStyle w:val="Textkrper-Tabelle"/>
              <w:rPr>
                <w:rStyle w:val="CODE"/>
              </w:rPr>
            </w:pPr>
            <w:r w:rsidRPr="00553952">
              <w:rPr>
                <w:rStyle w:val="CODE"/>
                <w:b/>
              </w:rPr>
              <w:t>#define</w:t>
            </w:r>
            <w:r w:rsidRPr="00553952">
              <w:rPr>
                <w:rStyle w:val="CODE"/>
              </w:rPr>
              <w:t xml:space="preserve"> </w:t>
            </w:r>
            <w:r>
              <w:rPr>
                <w:rStyle w:val="CODE"/>
              </w:rPr>
              <w:t>fmiUndefinedValueReference</w:t>
            </w:r>
            <w:r w:rsidRPr="00553952">
              <w:rPr>
                <w:rStyle w:val="CODE"/>
              </w:rPr>
              <w:t xml:space="preserve"> (</w:t>
            </w:r>
            <w:r>
              <w:rPr>
                <w:rStyle w:val="CODE"/>
              </w:rPr>
              <w:t>fmiValueReference</w:t>
            </w:r>
            <w:r w:rsidRPr="00553952">
              <w:rPr>
                <w:rStyle w:val="CODE"/>
              </w:rPr>
              <w:t>) (-1)</w:t>
            </w:r>
          </w:p>
        </w:tc>
      </w:tr>
      <w:tr w:rsidR="00221157" w:rsidRPr="00432F04" w14:paraId="3B69C71F" w14:textId="77777777" w:rsidTr="00990EFE">
        <w:tc>
          <w:tcPr>
            <w:tcW w:w="600" w:type="dxa"/>
          </w:tcPr>
          <w:p w14:paraId="67205080" w14:textId="77777777" w:rsidR="00221157" w:rsidRPr="00553952" w:rsidRDefault="00221157" w:rsidP="00990EFE">
            <w:pPr>
              <w:pStyle w:val="Textkrper-Tabelle"/>
            </w:pPr>
          </w:p>
        </w:tc>
        <w:tc>
          <w:tcPr>
            <w:tcW w:w="8858" w:type="dxa"/>
          </w:tcPr>
          <w:p w14:paraId="5DBD1F61" w14:textId="77777777" w:rsidR="00221157" w:rsidRPr="00553952" w:rsidRDefault="00221157" w:rsidP="00EA07BC">
            <w:pPr>
              <w:pStyle w:val="Textkrper-Tabelle"/>
              <w:spacing w:after="240"/>
            </w:pPr>
            <w:r w:rsidRPr="00553952">
              <w:t xml:space="preserve">If </w:t>
            </w:r>
            <w:r>
              <w:rPr>
                <w:rStyle w:val="CODE"/>
              </w:rPr>
              <w:t>fmiValueReference</w:t>
            </w:r>
            <w:r w:rsidRPr="00553952">
              <w:t xml:space="preserve"> is undefined, it has the value </w:t>
            </w:r>
            <w:r>
              <w:rPr>
                <w:rStyle w:val="CODE"/>
              </w:rPr>
              <w:t>fmiUndefinedValueReference</w:t>
            </w:r>
            <w:r w:rsidRPr="00553952">
              <w:t xml:space="preserve"> which is the largest value of </w:t>
            </w:r>
            <w:r w:rsidRPr="00553952">
              <w:rPr>
                <w:rStyle w:val="CODE"/>
              </w:rPr>
              <w:t>unsigned int</w:t>
            </w:r>
            <w:r w:rsidRPr="00553952">
              <w:t xml:space="preserve">. This value might be used, e.g., as return argument of </w:t>
            </w:r>
            <w:r>
              <w:rPr>
                <w:rStyle w:val="CODE"/>
              </w:rPr>
              <w:t>fmiGetStateValueReferences</w:t>
            </w:r>
            <w:r w:rsidRPr="00553952">
              <w:t xml:space="preserve">, (see section </w:t>
            </w:r>
            <w:r w:rsidRPr="00553952">
              <w:fldChar w:fldCharType="begin"/>
            </w:r>
            <w:r w:rsidRPr="00553952">
              <w:instrText xml:space="preserve"> REF _Ref235854743 \r \h  \* MERGEFORMAT </w:instrText>
            </w:r>
            <w:r w:rsidRPr="00553952">
              <w:fldChar w:fldCharType="separate"/>
            </w:r>
            <w:r w:rsidR="0059498C">
              <w:t>2.7</w:t>
            </w:r>
            <w:r w:rsidRPr="00553952">
              <w:fldChar w:fldCharType="end"/>
            </w:r>
            <w:r w:rsidRPr="00553952">
              <w:t>) in order to hide the meaning of a state.</w:t>
            </w:r>
          </w:p>
        </w:tc>
      </w:tr>
      <w:tr w:rsidR="00221157" w:rsidRPr="00432F04" w14:paraId="5FDBDC22" w14:textId="77777777" w:rsidTr="00990EFE">
        <w:tc>
          <w:tcPr>
            <w:tcW w:w="9458" w:type="dxa"/>
            <w:gridSpan w:val="2"/>
          </w:tcPr>
          <w:p w14:paraId="6408C5E7"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double</w:t>
            </w:r>
            <w:r w:rsidRPr="00432F04">
              <w:rPr>
                <w:rStyle w:val="CODE"/>
                <w:rFonts w:cs="Courier New"/>
              </w:rPr>
              <w:t xml:space="preserve">      </w:t>
            </w:r>
            <w:r>
              <w:rPr>
                <w:rStyle w:val="CODE"/>
                <w:rFonts w:cs="Courier New"/>
              </w:rPr>
              <w:t>fmiReal</w:t>
            </w:r>
            <w:r w:rsidRPr="00432F04">
              <w:rPr>
                <w:rStyle w:val="CODE"/>
                <w:rFonts w:cs="Courier New"/>
              </w:rPr>
              <w:t xml:space="preserve">   ;  // Real number (64 bits)</w:t>
            </w:r>
          </w:p>
          <w:p w14:paraId="3F9D205C"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int</w:t>
            </w:r>
            <w:r w:rsidRPr="00432F04">
              <w:rPr>
                <w:rStyle w:val="CODE"/>
                <w:rFonts w:cs="Courier New"/>
              </w:rPr>
              <w:t xml:space="preserve">         </w:t>
            </w:r>
            <w:r>
              <w:rPr>
                <w:rStyle w:val="CODE"/>
                <w:rFonts w:cs="Courier New"/>
              </w:rPr>
              <w:t>fmiInteger</w:t>
            </w:r>
            <w:r w:rsidRPr="00432F04">
              <w:rPr>
                <w:rStyle w:val="CODE"/>
                <w:rFonts w:cs="Courier New"/>
              </w:rPr>
              <w:t>;  // Integer number (32 bits)</w:t>
            </w:r>
          </w:p>
          <w:p w14:paraId="09EF436A"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char</w:t>
            </w:r>
            <w:r w:rsidRPr="00432F04">
              <w:rPr>
                <w:rStyle w:val="CODE"/>
                <w:rFonts w:cs="Courier New"/>
              </w:rPr>
              <w:t xml:space="preserve">        </w:t>
            </w:r>
            <w:r>
              <w:rPr>
                <w:rStyle w:val="CODE"/>
                <w:rFonts w:cs="Courier New"/>
              </w:rPr>
              <w:t>fmiBoolean</w:t>
            </w:r>
            <w:r w:rsidRPr="00432F04">
              <w:rPr>
                <w:rStyle w:val="CODE"/>
                <w:rFonts w:cs="Courier New"/>
              </w:rPr>
              <w:t xml:space="preserve">;  // Boolean number </w:t>
            </w:r>
            <w:r w:rsidRPr="00432F04">
              <w:rPr>
                <w:rStyle w:val="CODE"/>
                <w:rFonts w:cs="Courier New"/>
              </w:rPr>
              <w:br/>
              <w:t xml:space="preserve">                                </w:t>
            </w:r>
            <w:r>
              <w:rPr>
                <w:rStyle w:val="CODE"/>
                <w:rFonts w:cs="Courier New"/>
              </w:rPr>
              <w:t xml:space="preserve"> </w:t>
            </w:r>
            <w:r w:rsidRPr="00432F04">
              <w:rPr>
                <w:rStyle w:val="CODE"/>
                <w:rFonts w:cs="Courier New"/>
              </w:rPr>
              <w:t>//</w:t>
            </w:r>
            <w:r>
              <w:rPr>
                <w:rStyle w:val="CODE"/>
                <w:rFonts w:cs="Courier New"/>
              </w:rPr>
              <w:t xml:space="preserve"> </w:t>
            </w:r>
            <w:r w:rsidRPr="00432F04">
              <w:rPr>
                <w:rStyle w:val="CODE"/>
                <w:rFonts w:cs="Courier New"/>
              </w:rPr>
              <w:t>(8 bit,</w:t>
            </w:r>
            <w:r>
              <w:rPr>
                <w:rStyle w:val="CODE"/>
                <w:rFonts w:cs="Courier New"/>
              </w:rPr>
              <w:t xml:space="preserve"> </w:t>
            </w:r>
            <w:r w:rsidRPr="00432F04">
              <w:rPr>
                <w:rStyle w:val="CODE"/>
                <w:rFonts w:cs="Courier New"/>
              </w:rPr>
              <w:t xml:space="preserve">two values: </w:t>
            </w:r>
            <w:r>
              <w:rPr>
                <w:rStyle w:val="CODE"/>
                <w:rFonts w:cs="Courier New"/>
              </w:rPr>
              <w:t>fmiFalse, fmi</w:t>
            </w:r>
            <w:r w:rsidRPr="00432F04">
              <w:rPr>
                <w:rStyle w:val="CODE"/>
                <w:rFonts w:cs="Courier New"/>
              </w:rPr>
              <w:t>True)</w:t>
            </w:r>
          </w:p>
          <w:p w14:paraId="3AF9F2C1" w14:textId="77777777" w:rsidR="00221157" w:rsidRPr="00432F04" w:rsidRDefault="00221157" w:rsidP="00990EFE">
            <w:pPr>
              <w:pStyle w:val="Textkrper-Tabelle"/>
              <w:rPr>
                <w:rStyle w:val="CODE"/>
                <w:rFonts w:cs="Courier New"/>
              </w:rPr>
            </w:pPr>
            <w:r w:rsidRPr="00432F04">
              <w:rPr>
                <w:rStyle w:val="CODE"/>
                <w:rFonts w:cs="Courier New"/>
                <w:b/>
              </w:rPr>
              <w:t>typedef</w:t>
            </w:r>
            <w:r w:rsidRPr="00432F04">
              <w:rPr>
                <w:rStyle w:val="CODE"/>
                <w:rFonts w:cs="Courier New"/>
              </w:rPr>
              <w:t xml:space="preserve"> </w:t>
            </w:r>
            <w:r w:rsidRPr="00432F04">
              <w:rPr>
                <w:rStyle w:val="CODE"/>
                <w:rFonts w:cs="Courier New"/>
                <w:b/>
              </w:rPr>
              <w:t>const</w:t>
            </w:r>
            <w:r w:rsidRPr="00432F04">
              <w:rPr>
                <w:rStyle w:val="CODE"/>
                <w:rFonts w:cs="Courier New"/>
              </w:rPr>
              <w:t xml:space="preserve"> </w:t>
            </w:r>
            <w:r w:rsidRPr="00432F04">
              <w:rPr>
                <w:rStyle w:val="CODE"/>
                <w:rFonts w:cs="Courier New"/>
                <w:b/>
              </w:rPr>
              <w:t>char</w:t>
            </w:r>
            <w:r w:rsidRPr="00432F04">
              <w:rPr>
                <w:rStyle w:val="CODE"/>
                <w:rFonts w:cs="Courier New"/>
              </w:rPr>
              <w:t xml:space="preserve">* </w:t>
            </w:r>
            <w:r>
              <w:rPr>
                <w:rStyle w:val="CODE"/>
                <w:rFonts w:cs="Courier New"/>
              </w:rPr>
              <w:t>fmiString</w:t>
            </w:r>
            <w:r w:rsidRPr="00432F04">
              <w:rPr>
                <w:rStyle w:val="CODE"/>
                <w:rFonts w:cs="Courier New"/>
              </w:rPr>
              <w:t xml:space="preserve"> ;  // Character string </w:t>
            </w:r>
            <w:r>
              <w:rPr>
                <w:rStyle w:val="CODE"/>
                <w:rFonts w:cs="Courier New"/>
              </w:rPr>
              <w:br/>
              <w:t xml:space="preserve">                                 // </w:t>
            </w:r>
            <w:r w:rsidRPr="00432F04">
              <w:rPr>
                <w:rStyle w:val="CODE"/>
                <w:rFonts w:cs="Courier New"/>
              </w:rPr>
              <w:t>(′\0′ terminated</w:t>
            </w:r>
            <w:r>
              <w:rPr>
                <w:rStyle w:val="CODE"/>
                <w:rFonts w:cs="Courier New"/>
              </w:rPr>
              <w:t>, UTF8 encoding</w:t>
            </w:r>
            <w:r w:rsidRPr="00432F04">
              <w:rPr>
                <w:rStyle w:val="CODE"/>
                <w:rFonts w:cs="Courier New"/>
              </w:rPr>
              <w:t>)</w:t>
            </w:r>
          </w:p>
          <w:p w14:paraId="21E2A743" w14:textId="77777777" w:rsidR="00221157" w:rsidRPr="00432F04" w:rsidRDefault="00221157" w:rsidP="00990EFE">
            <w:pPr>
              <w:pStyle w:val="Textkrper-Tabelle"/>
              <w:rPr>
                <w:rFonts w:ascii="Courier New" w:hAnsi="Courier New" w:cs="Courier New"/>
                <w:sz w:val="19"/>
              </w:rPr>
            </w:pPr>
            <w:r w:rsidRPr="00432F04">
              <w:rPr>
                <w:rFonts w:ascii="Courier New" w:hAnsi="Courier New" w:cs="Courier New"/>
                <w:b/>
                <w:sz w:val="19"/>
              </w:rPr>
              <w:t>#define</w:t>
            </w:r>
            <w:r w:rsidRPr="00432F04">
              <w:rPr>
                <w:rFonts w:ascii="Courier New" w:hAnsi="Courier New" w:cs="Courier New"/>
                <w:sz w:val="19"/>
              </w:rPr>
              <w:t xml:space="preserve"> </w:t>
            </w:r>
            <w:r>
              <w:rPr>
                <w:rFonts w:ascii="Courier New" w:hAnsi="Courier New" w:cs="Courier New"/>
                <w:sz w:val="19"/>
              </w:rPr>
              <w:t xml:space="preserve">fmiTrue </w:t>
            </w:r>
            <w:r w:rsidRPr="00432F04">
              <w:rPr>
                <w:rFonts w:ascii="Courier New" w:hAnsi="Courier New" w:cs="Courier New"/>
                <w:sz w:val="19"/>
              </w:rPr>
              <w:t xml:space="preserve"> 1</w:t>
            </w:r>
          </w:p>
          <w:p w14:paraId="0F378451" w14:textId="77777777" w:rsidR="00221157" w:rsidRPr="00432F04" w:rsidRDefault="00221157" w:rsidP="00990EFE">
            <w:pPr>
              <w:pStyle w:val="Textkrper-Tabelle"/>
              <w:rPr>
                <w:rFonts w:ascii="Courier New" w:hAnsi="Courier New" w:cs="Courier New"/>
                <w:sz w:val="19"/>
              </w:rPr>
            </w:pPr>
            <w:r w:rsidRPr="00432F04">
              <w:rPr>
                <w:rFonts w:ascii="Courier New" w:hAnsi="Courier New" w:cs="Courier New"/>
                <w:b/>
                <w:sz w:val="19"/>
              </w:rPr>
              <w:t>#define</w:t>
            </w:r>
            <w:r w:rsidRPr="00432F04">
              <w:rPr>
                <w:rFonts w:ascii="Courier New" w:hAnsi="Courier New" w:cs="Courier New"/>
                <w:sz w:val="19"/>
              </w:rPr>
              <w:t xml:space="preserve"> </w:t>
            </w:r>
            <w:r>
              <w:rPr>
                <w:rFonts w:ascii="Courier New" w:hAnsi="Courier New" w:cs="Courier New"/>
                <w:sz w:val="19"/>
              </w:rPr>
              <w:t>fmiFalse</w:t>
            </w:r>
            <w:r w:rsidRPr="00432F04">
              <w:rPr>
                <w:rFonts w:ascii="Courier New" w:hAnsi="Courier New" w:cs="Courier New"/>
                <w:sz w:val="19"/>
              </w:rPr>
              <w:t xml:space="preserve"> 0</w:t>
            </w:r>
          </w:p>
        </w:tc>
      </w:tr>
      <w:tr w:rsidR="00221157" w:rsidRPr="00432F04" w14:paraId="2FD00C34" w14:textId="77777777" w:rsidTr="00990EFE">
        <w:tc>
          <w:tcPr>
            <w:tcW w:w="600" w:type="dxa"/>
          </w:tcPr>
          <w:p w14:paraId="1098F3D9" w14:textId="77777777" w:rsidR="00221157" w:rsidRPr="00432F04" w:rsidRDefault="00221157" w:rsidP="00990EFE">
            <w:pPr>
              <w:pStyle w:val="Textkrper-Tabelle"/>
            </w:pPr>
          </w:p>
        </w:tc>
        <w:tc>
          <w:tcPr>
            <w:tcW w:w="8858" w:type="dxa"/>
          </w:tcPr>
          <w:p w14:paraId="56CF8A19" w14:textId="77777777" w:rsidR="00221157" w:rsidRPr="00432F04" w:rsidRDefault="00221157" w:rsidP="00990EFE">
            <w:pPr>
              <w:pStyle w:val="Textkrper-Tabelle"/>
            </w:pPr>
            <w:r w:rsidRPr="00432F04">
              <w:t>These are the basic data types used in the interfaces of the C-functions. More data types might be included in future versions of the interface. In order to keep flexibility, especially for embedded systems or for high performance computers, the exact data types or the word length of a number is not standardized. Instead, the precise definition (i.e., the header file “</w:t>
            </w:r>
            <w:r>
              <w:rPr>
                <w:rStyle w:val="CODE"/>
              </w:rPr>
              <w:t>fmiModelTypes</w:t>
            </w:r>
            <w:r w:rsidRPr="00432F04">
              <w:rPr>
                <w:rStyle w:val="CODE"/>
              </w:rPr>
              <w:t>.h</w:t>
            </w:r>
            <w:r w:rsidRPr="00432F04">
              <w:t>”) is provided by the environment where the FMU shall be called. In most cases, the definition above will be used. If the target environment has another definition and the FMU is distributed in binary format, it must be newly generated with this target header file.</w:t>
            </w:r>
          </w:p>
          <w:p w14:paraId="72F1B8BF" w14:textId="77777777" w:rsidR="006152D2" w:rsidRDefault="00221157" w:rsidP="006152D2">
            <w:pPr>
              <w:pStyle w:val="Textkrper-Zeileneinzug"/>
            </w:pPr>
            <w:r w:rsidRPr="00432F04">
              <w:t xml:space="preserve">If a </w:t>
            </w:r>
            <w:r w:rsidRPr="00216ACF">
              <w:rPr>
                <w:rStyle w:val="CODE"/>
              </w:rPr>
              <w:t>fmiString</w:t>
            </w:r>
            <w:r w:rsidRPr="00432F04">
              <w:t xml:space="preserve"> variable is passed as </w:t>
            </w:r>
            <w:r w:rsidRPr="00221157">
              <w:rPr>
                <w:u w:val="single"/>
              </w:rPr>
              <w:t>input</w:t>
            </w:r>
            <w:r w:rsidRPr="00432F04">
              <w:t xml:space="preserve"> argument to a function and the string shall be used after the function has returned, the whole string must be copied (not only the pointer) and stored in the internal model memory, because there is no guarantee for the lifetime of the string after the function has returned.</w:t>
            </w:r>
            <w:r w:rsidR="006152D2">
              <w:t xml:space="preserve"> </w:t>
            </w:r>
          </w:p>
          <w:p w14:paraId="3E496528" w14:textId="77777777" w:rsidR="00B53965" w:rsidRDefault="00221157" w:rsidP="00B53965">
            <w:pPr>
              <w:pStyle w:val="Textkrper-Zeileneinzug"/>
              <w:spacing w:after="240"/>
            </w:pPr>
            <w:r w:rsidRPr="00432F04">
              <w:t>If a</w:t>
            </w:r>
            <w:r w:rsidR="00B53965">
              <w:t>n</w:t>
            </w:r>
            <w:r w:rsidRPr="00432F04">
              <w:t xml:space="preserve"> </w:t>
            </w:r>
            <w:r w:rsidRPr="00216ACF">
              <w:rPr>
                <w:rStyle w:val="CODE"/>
              </w:rPr>
              <w:t>fmiString</w:t>
            </w:r>
            <w:r>
              <w:t xml:space="preserve"> variable is passed as </w:t>
            </w:r>
            <w:r w:rsidRPr="00221157">
              <w:rPr>
                <w:u w:val="single"/>
              </w:rPr>
              <w:t>output</w:t>
            </w:r>
            <w:r>
              <w:t xml:space="preserve"> argument from</w:t>
            </w:r>
            <w:r w:rsidRPr="00432F04">
              <w:t xml:space="preserve"> a function and the string shall be used </w:t>
            </w:r>
            <w:r>
              <w:t>in the target environment, t</w:t>
            </w:r>
            <w:r w:rsidRPr="00432F04">
              <w:t>he whole string must be copied (not only the pointer)</w:t>
            </w:r>
            <w:r>
              <w:t>. The memory of this string may be deallocated by the next call to any of the interface functions (the string memory might also be just a buffer, that is reused)</w:t>
            </w:r>
            <w:r w:rsidR="004328E1">
              <w:t>.</w:t>
            </w:r>
          </w:p>
          <w:p w14:paraId="20BA8D6B" w14:textId="67503EBF" w:rsidR="00221157" w:rsidRPr="006323D0" w:rsidRDefault="0091186F" w:rsidP="00B53965">
            <w:pPr>
              <w:pStyle w:val="Textkrper-Zeileneinzug"/>
              <w:spacing w:after="240"/>
            </w:pPr>
            <w:ins w:id="75" w:author="andreas" w:date="2017-02-17T14:22:00Z">
              <w:r w:rsidRPr="006323D0">
                <w:rPr>
                  <w:rPrChange w:id="76" w:author="andreas" w:date="2017-03-07T09:51:00Z">
                    <w:rPr>
                      <w:i/>
                    </w:rPr>
                  </w:rPrChange>
                </w:rPr>
                <w:lastRenderedPageBreak/>
                <w:t>For arrays passed between environment and the FMU, zero-length arrays are allowed and then NULL is allowed – not required – for the corresponding array pointer</w:t>
              </w:r>
            </w:ins>
            <w:r w:rsidR="004328E1" w:rsidRPr="006323D0">
              <w:rPr>
                <w:rPrChange w:id="77" w:author="andreas" w:date="2017-03-07T09:51:00Z">
                  <w:rPr>
                    <w:i/>
                  </w:rPr>
                </w:rPrChange>
              </w:rPr>
              <w:t>.</w:t>
            </w:r>
          </w:p>
        </w:tc>
      </w:tr>
    </w:tbl>
    <w:p w14:paraId="5B70E18F" w14:textId="77777777" w:rsidR="00E15E7B" w:rsidRDefault="00E15E7B" w:rsidP="00990EFE">
      <w:pPr>
        <w:pStyle w:val="berschrift2"/>
      </w:pPr>
      <w:bookmarkStart w:id="78" w:name="_Toc252111363"/>
      <w:bookmarkStart w:id="79" w:name="_Toc240646367"/>
      <w:bookmarkStart w:id="80" w:name="_Ref248038479"/>
      <w:r>
        <w:lastRenderedPageBreak/>
        <w:t>Status Returned by Functions</w:t>
      </w:r>
      <w:bookmarkEnd w:id="78"/>
    </w:p>
    <w:p w14:paraId="148A0D68" w14:textId="77777777" w:rsidR="00E15E7B" w:rsidRDefault="00E15E7B" w:rsidP="00E15E7B">
      <w:pPr>
        <w:pStyle w:val="Textkrper"/>
        <w:spacing w:after="120"/>
      </w:pPr>
      <w:r>
        <w:t>This section defines the “</w:t>
      </w:r>
      <w:r w:rsidRPr="00E15E7B">
        <w:rPr>
          <w:rStyle w:val="CODE"/>
        </w:rPr>
        <w:t>status</w:t>
      </w:r>
      <w:r>
        <w:t xml:space="preserve">” flag (an enumeration of type </w:t>
      </w:r>
      <w:r w:rsidR="009236DE">
        <w:rPr>
          <w:rStyle w:val="CODE"/>
        </w:rPr>
        <w:t>fmiStatus</w:t>
      </w:r>
      <w:r>
        <w:t xml:space="preserve"> defined in file “</w:t>
      </w:r>
      <w:r w:rsidR="009A2A5E">
        <w:rPr>
          <w:rStyle w:val="CODE"/>
        </w:rPr>
        <w:t>fmiModelFunctions</w:t>
      </w:r>
      <w:r w:rsidRPr="00E15E7B">
        <w:rPr>
          <w:rStyle w:val="CODE"/>
        </w:rPr>
        <w:t>.h</w:t>
      </w:r>
      <w:r>
        <w:t>”) that is returned by all functions to indicate the success of the function call</w:t>
      </w:r>
      <w:r w:rsidR="00216ACF">
        <w:t>:</w:t>
      </w:r>
    </w:p>
    <w:tbl>
      <w:tblPr>
        <w:tblW w:w="0" w:type="auto"/>
        <w:tblInd w:w="348" w:type="dxa"/>
        <w:tblLook w:val="01E0" w:firstRow="1" w:lastRow="1" w:firstColumn="1" w:lastColumn="1" w:noHBand="0" w:noVBand="0"/>
      </w:tblPr>
      <w:tblGrid>
        <w:gridCol w:w="8858"/>
        <w:gridCol w:w="600"/>
      </w:tblGrid>
      <w:tr w:rsidR="00E15E7B" w:rsidRPr="00432F04" w14:paraId="107BB17B" w14:textId="77777777" w:rsidTr="00E15E7B">
        <w:trPr>
          <w:trHeight w:val="301"/>
        </w:trPr>
        <w:tc>
          <w:tcPr>
            <w:tcW w:w="9458" w:type="dxa"/>
            <w:gridSpan w:val="2"/>
          </w:tcPr>
          <w:p w14:paraId="0F311C2F" w14:textId="77777777" w:rsidR="00E15E7B" w:rsidRPr="00432F04" w:rsidRDefault="00E15E7B" w:rsidP="00E15E7B">
            <w:pPr>
              <w:pStyle w:val="Textkrper-Tabelle"/>
              <w:rPr>
                <w:rStyle w:val="CODE"/>
              </w:rPr>
            </w:pPr>
            <w:r w:rsidRPr="00432F04">
              <w:rPr>
                <w:rStyle w:val="CODE"/>
                <w:b/>
              </w:rPr>
              <w:t>typedef</w:t>
            </w:r>
            <w:r w:rsidRPr="00432F04">
              <w:rPr>
                <w:rStyle w:val="CODE"/>
              </w:rPr>
              <w:t xml:space="preserve"> </w:t>
            </w:r>
            <w:r w:rsidRPr="00432F04">
              <w:rPr>
                <w:rStyle w:val="CODE"/>
                <w:b/>
              </w:rPr>
              <w:t>enum</w:t>
            </w:r>
            <w:r w:rsidRPr="00432F04">
              <w:rPr>
                <w:rStyle w:val="CODE"/>
              </w:rPr>
              <w:t xml:space="preserve"> {</w:t>
            </w:r>
            <w:r w:rsidR="009236DE">
              <w:rPr>
                <w:rStyle w:val="CODE"/>
                <w:rFonts w:cs="Courier New"/>
              </w:rPr>
              <w:t>fmiOK</w:t>
            </w:r>
            <w:r w:rsidRPr="00432F04">
              <w:rPr>
                <w:rStyle w:val="CODE"/>
              </w:rPr>
              <w:t>,</w:t>
            </w:r>
          </w:p>
          <w:p w14:paraId="6A1302E6"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fmiWarning</w:t>
            </w:r>
            <w:r w:rsidRPr="00432F04">
              <w:rPr>
                <w:rStyle w:val="CODE"/>
              </w:rPr>
              <w:t xml:space="preserve">, </w:t>
            </w:r>
          </w:p>
          <w:p w14:paraId="76632ADC"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fmiDiscard</w:t>
            </w:r>
            <w:r w:rsidRPr="00432F04">
              <w:rPr>
                <w:rStyle w:val="CODE"/>
              </w:rPr>
              <w:t>,</w:t>
            </w:r>
          </w:p>
          <w:p w14:paraId="55703D0C" w14:textId="77777777" w:rsidR="00E15E7B" w:rsidRPr="00432F04" w:rsidRDefault="00E15E7B" w:rsidP="00E15E7B">
            <w:pPr>
              <w:pStyle w:val="Textkrper-Tabelle"/>
              <w:rPr>
                <w:rStyle w:val="CODE"/>
              </w:rPr>
            </w:pPr>
            <w:r w:rsidRPr="00432F04">
              <w:rPr>
                <w:rStyle w:val="CODE"/>
              </w:rPr>
              <w:t xml:space="preserve">              </w:t>
            </w:r>
            <w:r w:rsidR="009236DE">
              <w:rPr>
                <w:rStyle w:val="CODE"/>
                <w:rFonts w:cs="Courier New"/>
              </w:rPr>
              <w:t>fmiError</w:t>
            </w:r>
            <w:r w:rsidRPr="00432F04">
              <w:rPr>
                <w:rStyle w:val="CODE"/>
              </w:rPr>
              <w:t>,</w:t>
            </w:r>
          </w:p>
          <w:p w14:paraId="4DE2CA67" w14:textId="77777777" w:rsidR="00E15E7B" w:rsidRPr="00432F04" w:rsidRDefault="00E15E7B" w:rsidP="00E15E7B">
            <w:pPr>
              <w:pStyle w:val="Textkrper-Tabelle"/>
            </w:pPr>
            <w:r w:rsidRPr="00432F04">
              <w:rPr>
                <w:rStyle w:val="CODE"/>
              </w:rPr>
              <w:t xml:space="preserve">              </w:t>
            </w:r>
            <w:r w:rsidR="009236DE">
              <w:rPr>
                <w:rStyle w:val="CODE"/>
                <w:rFonts w:cs="Courier New"/>
              </w:rPr>
              <w:t>fmiFatal</w:t>
            </w:r>
            <w:r w:rsidRPr="00432F04">
              <w:rPr>
                <w:rStyle w:val="CODE"/>
              </w:rPr>
              <w:t xml:space="preserve">} </w:t>
            </w:r>
            <w:r w:rsidR="009236DE">
              <w:rPr>
                <w:rStyle w:val="CODE"/>
                <w:rFonts w:cs="Courier New"/>
              </w:rPr>
              <w:t>fmiStatus</w:t>
            </w:r>
            <w:r w:rsidRPr="00432F04">
              <w:rPr>
                <w:rStyle w:val="CODE"/>
              </w:rPr>
              <w:t>;</w:t>
            </w:r>
          </w:p>
        </w:tc>
      </w:tr>
      <w:tr w:rsidR="00E15E7B" w:rsidRPr="00432F04" w14:paraId="6703A86F" w14:textId="77777777" w:rsidTr="00E15E7B">
        <w:trPr>
          <w:gridAfter w:val="1"/>
          <w:wAfter w:w="589" w:type="dxa"/>
          <w:trHeight w:val="840"/>
        </w:trPr>
        <w:tc>
          <w:tcPr>
            <w:tcW w:w="8858" w:type="dxa"/>
          </w:tcPr>
          <w:p w14:paraId="745469E9" w14:textId="77777777" w:rsidR="00E15E7B" w:rsidRPr="001359D6" w:rsidRDefault="00E15E7B" w:rsidP="00E15E7B">
            <w:pPr>
              <w:pStyle w:val="Textkrper-Tabelle"/>
              <w:spacing w:after="120"/>
            </w:pPr>
            <w:r w:rsidRPr="00432F04">
              <w:t>Status returned by functions. The status has the following meaning</w:t>
            </w:r>
          </w:p>
          <w:p w14:paraId="6570129E" w14:textId="77777777" w:rsidR="00E15E7B" w:rsidRPr="00432F04" w:rsidRDefault="009236DE" w:rsidP="00782197">
            <w:pPr>
              <w:pStyle w:val="BulletItemFirst"/>
              <w:tabs>
                <w:tab w:val="clear" w:pos="240"/>
                <w:tab w:val="num" w:pos="524"/>
              </w:tabs>
              <w:spacing w:before="120"/>
              <w:ind w:left="524"/>
            </w:pPr>
            <w:r>
              <w:rPr>
                <w:rStyle w:val="CODE"/>
                <w:rFonts w:cs="Courier New"/>
              </w:rPr>
              <w:t>fmiOK</w:t>
            </w:r>
            <w:r w:rsidR="00E15E7B" w:rsidRPr="00432F04">
              <w:t xml:space="preserve"> – all well</w:t>
            </w:r>
          </w:p>
          <w:p w14:paraId="178724B9" w14:textId="77777777" w:rsidR="00E15E7B" w:rsidRPr="00432F04" w:rsidRDefault="009236DE" w:rsidP="00782197">
            <w:pPr>
              <w:pStyle w:val="BulletItem"/>
              <w:jc w:val="left"/>
            </w:pPr>
            <w:r>
              <w:rPr>
                <w:rStyle w:val="CODE"/>
                <w:rFonts w:cs="Courier New"/>
              </w:rPr>
              <w:t>fmiWarning</w:t>
            </w:r>
            <w:r w:rsidR="00E15E7B" w:rsidRPr="00432F04">
              <w:t xml:space="preserve"> – there are things not quite right, but the computation can continue. Function “</w:t>
            </w:r>
            <w:r w:rsidR="00E15E7B" w:rsidRPr="00432F04">
              <w:rPr>
                <w:rStyle w:val="CODE"/>
                <w:rFonts w:cs="Courier New"/>
              </w:rPr>
              <w:t>logger</w:t>
            </w:r>
            <w:r w:rsidR="00E15E7B" w:rsidRPr="00432F04">
              <w:t>” was called in the model (see below) and it is expected that this function has shown the prepared information message to the user.</w:t>
            </w:r>
          </w:p>
          <w:p w14:paraId="36988135" w14:textId="77777777" w:rsidR="00E15E7B" w:rsidRPr="00432F04" w:rsidRDefault="009236DE" w:rsidP="00782197">
            <w:pPr>
              <w:pStyle w:val="BulletItem"/>
              <w:jc w:val="left"/>
            </w:pPr>
            <w:r>
              <w:rPr>
                <w:rStyle w:val="CODE"/>
                <w:rFonts w:cs="Courier New"/>
              </w:rPr>
              <w:t>fmiDiscard</w:t>
            </w:r>
            <w:r w:rsidR="00E15E7B" w:rsidRPr="00432F04">
              <w:t xml:space="preserve"> – </w:t>
            </w:r>
            <w:r w:rsidR="00E15E7B" w:rsidRPr="00553952">
              <w:t>this return status is only possible, if explicitly defined for the corresponding function (currently</w:t>
            </w:r>
            <w:r w:rsidR="00E15E7B" w:rsidRPr="00553952">
              <w:rPr>
                <w:rStyle w:val="Funotenzeichen"/>
              </w:rPr>
              <w:footnoteReference w:id="5"/>
            </w:r>
            <w:r w:rsidR="00E15E7B" w:rsidRPr="00553952">
              <w:t xml:space="preserve">: </w:t>
            </w:r>
            <w:r w:rsidRPr="00782197">
              <w:rPr>
                <w:rStyle w:val="CODE"/>
              </w:rPr>
              <w:t>fmiSetReal</w:t>
            </w:r>
            <w:r w:rsidR="00E15E7B" w:rsidRPr="00553952">
              <w:t xml:space="preserve">, </w:t>
            </w:r>
            <w:r w:rsidRPr="00782197">
              <w:rPr>
                <w:rStyle w:val="CODE"/>
              </w:rPr>
              <w:t>fmiSetContinuousStates</w:t>
            </w:r>
            <w:r w:rsidR="00E15E7B" w:rsidRPr="00553952">
              <w:t xml:space="preserve">, </w:t>
            </w:r>
            <w:r w:rsidRPr="00782197">
              <w:rPr>
                <w:rStyle w:val="CODE"/>
              </w:rPr>
              <w:t>fmiGet</w:t>
            </w:r>
            <w:r w:rsidR="00E15E7B" w:rsidRPr="00782197">
              <w:rPr>
                <w:rStyle w:val="CODE"/>
              </w:rPr>
              <w:t>Real</w:t>
            </w:r>
            <w:r w:rsidR="00E15E7B" w:rsidRPr="00553952">
              <w:t xml:space="preserve">, </w:t>
            </w:r>
            <w:r w:rsidRPr="00782197">
              <w:rPr>
                <w:rStyle w:val="CODE"/>
              </w:rPr>
              <w:t>fmiGet</w:t>
            </w:r>
            <w:r w:rsidR="00E15E7B" w:rsidRPr="00782197">
              <w:rPr>
                <w:rStyle w:val="CODE"/>
              </w:rPr>
              <w:t>Derivatives</w:t>
            </w:r>
            <w:r w:rsidR="00E15E7B" w:rsidRPr="00553952">
              <w:t xml:space="preserve">, </w:t>
            </w:r>
            <w:r w:rsidRPr="00782197">
              <w:rPr>
                <w:rStyle w:val="CODE"/>
              </w:rPr>
              <w:t>fmiGet</w:t>
            </w:r>
            <w:r w:rsidR="00E15E7B" w:rsidRPr="00782197">
              <w:rPr>
                <w:rStyle w:val="CODE"/>
              </w:rPr>
              <w:t>EventIndicators</w:t>
            </w:r>
            <w:r w:rsidR="00E15E7B" w:rsidRPr="00553952">
              <w:t>): I</w:t>
            </w:r>
            <w:r w:rsidR="00E15E7B" w:rsidRPr="00432F04">
              <w:t>t is recommended to perform a smaller step size and evaluate the model equations again, e.g., because an iterative solver in the model did not converge or because a function is outside of its domain (e.g. sqrt(&lt;negative number&gt;)). If this is not possible, the simulation has to be terminated. Function “</w:t>
            </w:r>
            <w:r w:rsidR="00E15E7B" w:rsidRPr="00432F04">
              <w:rPr>
                <w:rStyle w:val="CODE"/>
                <w:rFonts w:cs="Courier New"/>
              </w:rPr>
              <w:t>logger</w:t>
            </w:r>
            <w:r w:rsidR="00E15E7B" w:rsidRPr="00432F04">
              <w:t>” was called in the model (see below) and it is expected that this function has shown the prepared information message to the user if the model was called in debug mode (</w:t>
            </w:r>
            <w:r w:rsidR="00E15E7B" w:rsidRPr="00216ACF">
              <w:rPr>
                <w:rStyle w:val="CODE"/>
              </w:rPr>
              <w:t>loggingOn</w:t>
            </w:r>
            <w:r w:rsidR="00E15E7B" w:rsidRPr="00432F04">
              <w:t xml:space="preserve"> = </w:t>
            </w:r>
            <w:r w:rsidR="00FB1002" w:rsidRPr="00216ACF">
              <w:rPr>
                <w:rStyle w:val="CODE"/>
              </w:rPr>
              <w:t>fmiTrue</w:t>
            </w:r>
            <w:r w:rsidR="00E15E7B" w:rsidRPr="00432F04">
              <w:t>). Otherwise, “</w:t>
            </w:r>
            <w:r w:rsidR="00E15E7B" w:rsidRPr="00432F04">
              <w:rPr>
                <w:rStyle w:val="CODE"/>
                <w:rFonts w:cs="Courier New"/>
              </w:rPr>
              <w:t>logger</w:t>
            </w:r>
            <w:r w:rsidR="00E15E7B" w:rsidRPr="00432F04">
              <w:t xml:space="preserve">” should not show a message. </w:t>
            </w:r>
          </w:p>
          <w:p w14:paraId="13A1AA58" w14:textId="77777777" w:rsidR="00E15E7B" w:rsidRPr="00432F04" w:rsidRDefault="009236DE" w:rsidP="00782197">
            <w:pPr>
              <w:pStyle w:val="BulletItem"/>
              <w:jc w:val="left"/>
            </w:pPr>
            <w:r>
              <w:rPr>
                <w:rStyle w:val="CODE"/>
                <w:rFonts w:cs="Courier New"/>
              </w:rPr>
              <w:t>fmiError</w:t>
            </w:r>
            <w:r w:rsidR="00E15E7B" w:rsidRPr="00432F04">
              <w:t xml:space="preserve"> – the model encountered an error, the simulation cannot be continued with this model instance and function </w:t>
            </w:r>
            <w:r>
              <w:rPr>
                <w:rStyle w:val="CODE"/>
                <w:rFonts w:cs="Courier New"/>
              </w:rPr>
              <w:t>fmiFreeModelInstance</w:t>
            </w:r>
            <w:r w:rsidR="00E15E7B" w:rsidRPr="00432F04">
              <w:rPr>
                <w:rStyle w:val="CODE"/>
              </w:rPr>
              <w:t>(..)</w:t>
            </w:r>
            <w:r w:rsidR="00E15E7B" w:rsidRPr="00432F04">
              <w:t xml:space="preserve"> </w:t>
            </w:r>
            <w:r w:rsidR="00E15E7B" w:rsidRPr="00432F04">
              <w:rPr>
                <w:u w:val="single"/>
              </w:rPr>
              <w:t>must</w:t>
            </w:r>
            <w:r w:rsidR="00E15E7B" w:rsidRPr="00432F04">
              <w:t xml:space="preserve"> be called. Further processing is possible after this call, especially, other model instances are not affected. Function “</w:t>
            </w:r>
            <w:r w:rsidR="00E15E7B" w:rsidRPr="00432F04">
              <w:rPr>
                <w:rStyle w:val="CODE"/>
                <w:rFonts w:cs="Courier New"/>
              </w:rPr>
              <w:t>logger</w:t>
            </w:r>
            <w:r w:rsidR="00E15E7B" w:rsidRPr="00432F04">
              <w:t>” was called in the model (see below) and it is expected that this function has shown the prepared information message to the user.</w:t>
            </w:r>
          </w:p>
          <w:p w14:paraId="3C10AE83" w14:textId="77777777" w:rsidR="00E15E7B" w:rsidRPr="00432F04" w:rsidRDefault="009236DE" w:rsidP="006152D2">
            <w:pPr>
              <w:pStyle w:val="BulletItem"/>
              <w:jc w:val="left"/>
            </w:pPr>
            <w:r>
              <w:rPr>
                <w:rStyle w:val="CODE"/>
                <w:rFonts w:cs="Courier New"/>
              </w:rPr>
              <w:t>fmiFatal</w:t>
            </w:r>
            <w:r w:rsidR="00E15E7B" w:rsidRPr="00432F04">
              <w:t xml:space="preserve"> – the model computations are irreparably corrupted for all model instances. Function “</w:t>
            </w:r>
            <w:r w:rsidR="00E15E7B" w:rsidRPr="00432F04">
              <w:rPr>
                <w:rStyle w:val="CODE"/>
                <w:rFonts w:cs="Courier New"/>
              </w:rPr>
              <w:t>logger</w:t>
            </w:r>
            <w:r w:rsidR="00E15E7B" w:rsidRPr="00432F04">
              <w:t>” was called in the model (see below) and it is expected that this function has shown the prepared information message to the user. It is not possible to call any other function for any of the model instances.</w:t>
            </w:r>
          </w:p>
        </w:tc>
      </w:tr>
    </w:tbl>
    <w:p w14:paraId="1261AA28" w14:textId="77777777" w:rsidR="00990EFE" w:rsidRPr="00432F04" w:rsidRDefault="00990EFE" w:rsidP="00990EFE">
      <w:pPr>
        <w:pStyle w:val="berschrift2"/>
      </w:pPr>
      <w:bookmarkStart w:id="81" w:name="_Ref251783342"/>
      <w:bookmarkStart w:id="82" w:name="_Toc252111364"/>
      <w:r w:rsidRPr="00432F04">
        <w:t>Inquire Platform and Version Number of Header Files</w:t>
      </w:r>
      <w:bookmarkEnd w:id="79"/>
      <w:bookmarkEnd w:id="80"/>
      <w:bookmarkEnd w:id="81"/>
      <w:bookmarkEnd w:id="82"/>
    </w:p>
    <w:p w14:paraId="47C96F5C" w14:textId="77777777" w:rsidR="00990EFE" w:rsidRPr="00432F04" w:rsidRDefault="00990EFE" w:rsidP="006152D2">
      <w:pPr>
        <w:pStyle w:val="Textkrper"/>
        <w:spacing w:after="240"/>
      </w:pPr>
      <w:r w:rsidRPr="00432F04">
        <w:t>This section documents function</w:t>
      </w:r>
      <w:r w:rsidR="00E15E7B">
        <w:t>s</w:t>
      </w:r>
      <w:r w:rsidRPr="00432F04">
        <w:t xml:space="preserve"> </w:t>
      </w:r>
      <w:r w:rsidR="00E15E7B">
        <w:t>to</w:t>
      </w:r>
      <w:r w:rsidRPr="00432F04">
        <w:t xml:space="preserve"> inquire information about the header files.</w:t>
      </w:r>
    </w:p>
    <w:tbl>
      <w:tblPr>
        <w:tblW w:w="0" w:type="auto"/>
        <w:tblInd w:w="348" w:type="dxa"/>
        <w:tblLook w:val="01E0" w:firstRow="1" w:lastRow="1" w:firstColumn="1" w:lastColumn="1" w:noHBand="0" w:noVBand="0"/>
      </w:tblPr>
      <w:tblGrid>
        <w:gridCol w:w="600"/>
        <w:gridCol w:w="8858"/>
      </w:tblGrid>
      <w:tr w:rsidR="00990EFE" w:rsidRPr="00432F04" w14:paraId="50167739" w14:textId="77777777" w:rsidTr="00990EFE">
        <w:tc>
          <w:tcPr>
            <w:tcW w:w="9458" w:type="dxa"/>
            <w:gridSpan w:val="2"/>
          </w:tcPr>
          <w:p w14:paraId="15C20A6B" w14:textId="77777777" w:rsidR="00990EFE" w:rsidRPr="00432F04" w:rsidRDefault="00990EFE" w:rsidP="00990EFE">
            <w:pPr>
              <w:pStyle w:val="Textkrper-Tabelle"/>
              <w:rPr>
                <w:rStyle w:val="CODE"/>
                <w:rFonts w:cs="Courier New"/>
              </w:rPr>
            </w:pPr>
            <w:r w:rsidRPr="00432F04">
              <w:rPr>
                <w:rStyle w:val="CODE"/>
                <w:rFonts w:cs="Courier New"/>
                <w:b/>
              </w:rPr>
              <w:t>const char</w:t>
            </w:r>
            <w:r w:rsidRPr="00432F04">
              <w:rPr>
                <w:rStyle w:val="CODE"/>
                <w:rFonts w:cs="Courier New"/>
              </w:rPr>
              <w:t xml:space="preserve">* </w:t>
            </w:r>
            <w:r w:rsidR="009236DE">
              <w:rPr>
                <w:rStyle w:val="CODE"/>
                <w:rFonts w:cs="Courier New"/>
              </w:rPr>
              <w:t>fmiGetModelTypesPlatform</w:t>
            </w:r>
            <w:r w:rsidRPr="00432F04">
              <w:rPr>
                <w:rStyle w:val="CODE"/>
                <w:rFonts w:cs="Courier New"/>
              </w:rPr>
              <w:t>();</w:t>
            </w:r>
          </w:p>
        </w:tc>
      </w:tr>
      <w:tr w:rsidR="00990EFE" w:rsidRPr="00432F04" w14:paraId="16A59EA9" w14:textId="77777777" w:rsidTr="006152D2">
        <w:trPr>
          <w:trHeight w:val="354"/>
        </w:trPr>
        <w:tc>
          <w:tcPr>
            <w:tcW w:w="600" w:type="dxa"/>
          </w:tcPr>
          <w:p w14:paraId="08E8A312" w14:textId="77777777" w:rsidR="00990EFE" w:rsidRPr="00432F04" w:rsidRDefault="00990EFE" w:rsidP="00990EFE">
            <w:pPr>
              <w:pStyle w:val="Textkrper-Tabelle"/>
            </w:pPr>
          </w:p>
        </w:tc>
        <w:tc>
          <w:tcPr>
            <w:tcW w:w="8858" w:type="dxa"/>
          </w:tcPr>
          <w:p w14:paraId="5FC4A974" w14:textId="77777777" w:rsidR="00990EFE" w:rsidRPr="00432F04" w:rsidRDefault="00990EFE" w:rsidP="00990EFE">
            <w:pPr>
              <w:pStyle w:val="Textkrper-Tabelle"/>
              <w:spacing w:after="240"/>
            </w:pPr>
            <w:r w:rsidRPr="00432F04">
              <w:t>Returns  the name of the set of (compatible) platforms of the “</w:t>
            </w:r>
            <w:r w:rsidR="009A2A5E">
              <w:rPr>
                <w:rStyle w:val="CODE"/>
              </w:rPr>
              <w:t>fmiModelTypes</w:t>
            </w:r>
            <w:r w:rsidRPr="00432F04">
              <w:rPr>
                <w:rStyle w:val="CODE"/>
              </w:rPr>
              <w:t>.h</w:t>
            </w:r>
            <w:r w:rsidRPr="00432F04">
              <w:t xml:space="preserve">” header file which was used to compile the functions of the </w:t>
            </w:r>
            <w:r w:rsidR="00C71768">
              <w:t>Model Exchange</w:t>
            </w:r>
            <w:r w:rsidRPr="00432F04">
              <w:t xml:space="preserve"> interface. The function returns a pointer to the static variable “</w:t>
            </w:r>
            <w:r w:rsidR="009236DE">
              <w:rPr>
                <w:rStyle w:val="CODE"/>
              </w:rPr>
              <w:t>fmiModelTypesPlatform</w:t>
            </w:r>
            <w:r w:rsidRPr="00432F04">
              <w:t>” defined in this header file. The standard header file as documented in this specification has version “</w:t>
            </w:r>
            <w:r w:rsidRPr="00432F04">
              <w:rPr>
                <w:rStyle w:val="CODE"/>
              </w:rPr>
              <w:t>standard32</w:t>
            </w:r>
            <w:r w:rsidRPr="00432F04">
              <w:t xml:space="preserve">” (so this function </w:t>
            </w:r>
            <w:r w:rsidRPr="00432F04">
              <w:lastRenderedPageBreak/>
              <w:t>usually returns “</w:t>
            </w:r>
            <w:r w:rsidRPr="00432F04">
              <w:rPr>
                <w:rStyle w:val="CODE"/>
              </w:rPr>
              <w:t>standard32</w:t>
            </w:r>
            <w:r w:rsidRPr="00432F04">
              <w:t>”).</w:t>
            </w:r>
          </w:p>
        </w:tc>
      </w:tr>
      <w:tr w:rsidR="00990EFE" w:rsidRPr="00432F04" w14:paraId="0D776E57" w14:textId="77777777" w:rsidTr="00990EFE">
        <w:trPr>
          <w:trHeight w:val="205"/>
        </w:trPr>
        <w:tc>
          <w:tcPr>
            <w:tcW w:w="9458" w:type="dxa"/>
            <w:gridSpan w:val="2"/>
          </w:tcPr>
          <w:p w14:paraId="6AC472DD" w14:textId="77777777" w:rsidR="00990EFE" w:rsidRPr="00432F04" w:rsidRDefault="00990EFE" w:rsidP="00990EFE">
            <w:pPr>
              <w:pStyle w:val="Textkrper-Tabelle"/>
            </w:pPr>
            <w:r w:rsidRPr="00432F04">
              <w:rPr>
                <w:rStyle w:val="CODE"/>
                <w:rFonts w:cs="Courier New"/>
                <w:b/>
              </w:rPr>
              <w:lastRenderedPageBreak/>
              <w:t>const char</w:t>
            </w:r>
            <w:r w:rsidRPr="00432F04">
              <w:rPr>
                <w:rStyle w:val="CODE"/>
                <w:rFonts w:cs="Courier New"/>
              </w:rPr>
              <w:t xml:space="preserve">* </w:t>
            </w:r>
            <w:r w:rsidR="00F82BB9">
              <w:rPr>
                <w:rStyle w:val="CODE"/>
                <w:rFonts w:cs="Courier New"/>
              </w:rPr>
              <w:t>fmiGetVersion</w:t>
            </w:r>
            <w:r w:rsidRPr="00432F04">
              <w:rPr>
                <w:rStyle w:val="CODE"/>
                <w:rFonts w:cs="Courier New"/>
              </w:rPr>
              <w:t>();</w:t>
            </w:r>
          </w:p>
        </w:tc>
      </w:tr>
      <w:tr w:rsidR="00990EFE" w:rsidRPr="00432F04" w14:paraId="58223746" w14:textId="77777777" w:rsidTr="00990EFE">
        <w:trPr>
          <w:trHeight w:val="1141"/>
        </w:trPr>
        <w:tc>
          <w:tcPr>
            <w:tcW w:w="600" w:type="dxa"/>
          </w:tcPr>
          <w:p w14:paraId="39D0C238" w14:textId="77777777" w:rsidR="00990EFE" w:rsidRPr="00432F04" w:rsidRDefault="00990EFE" w:rsidP="00990EFE">
            <w:pPr>
              <w:pStyle w:val="Textkrper-Tabelle"/>
            </w:pPr>
          </w:p>
        </w:tc>
        <w:tc>
          <w:tcPr>
            <w:tcW w:w="8858" w:type="dxa"/>
          </w:tcPr>
          <w:p w14:paraId="18B7A42E" w14:textId="77777777" w:rsidR="00990EFE" w:rsidRPr="00432F04" w:rsidRDefault="00990EFE" w:rsidP="00990EFE">
            <w:pPr>
              <w:pStyle w:val="Textkrper-Tabelle"/>
              <w:spacing w:after="240"/>
            </w:pPr>
            <w:r w:rsidRPr="00432F04">
              <w:t>Returns the version of the “</w:t>
            </w:r>
            <w:r w:rsidR="009A2A5E">
              <w:rPr>
                <w:rStyle w:val="CODE"/>
              </w:rPr>
              <w:t>fmiModelFunctions</w:t>
            </w:r>
            <w:r w:rsidRPr="00432F04">
              <w:rPr>
                <w:rStyle w:val="CODE"/>
              </w:rPr>
              <w:t>.h</w:t>
            </w:r>
            <w:r w:rsidRPr="00432F04">
              <w:t xml:space="preserve">” header file which was used to compile the functions of the </w:t>
            </w:r>
            <w:r w:rsidR="00C71768">
              <w:t>Model Exchange</w:t>
            </w:r>
            <w:r w:rsidRPr="00432F04">
              <w:t xml:space="preserve"> interface. The function returns “</w:t>
            </w:r>
            <w:r w:rsidR="00F82BB9">
              <w:rPr>
                <w:rStyle w:val="CODE"/>
              </w:rPr>
              <w:t>fmiVersion</w:t>
            </w:r>
            <w:r w:rsidRPr="00432F04">
              <w:t xml:space="preserve">” </w:t>
            </w:r>
            <w:r w:rsidR="00F82BB9">
              <w:t>which is defined</w:t>
            </w:r>
            <w:r w:rsidRPr="00432F04">
              <w:t xml:space="preserve"> in this header file. The standard header file as documented in this specification has version “</w:t>
            </w:r>
            <w:r w:rsidRPr="00432F04">
              <w:rPr>
                <w:rStyle w:val="CODE"/>
              </w:rPr>
              <w:t>1.0</w:t>
            </w:r>
            <w:r w:rsidRPr="00432F04">
              <w:t>” (so this function usually returns “</w:t>
            </w:r>
            <w:r w:rsidRPr="00432F04">
              <w:rPr>
                <w:rStyle w:val="CODE"/>
              </w:rPr>
              <w:t>1.0</w:t>
            </w:r>
            <w:r w:rsidRPr="00432F04">
              <w:t>”).</w:t>
            </w:r>
          </w:p>
        </w:tc>
      </w:tr>
    </w:tbl>
    <w:p w14:paraId="33AF6BF8" w14:textId="77777777" w:rsidR="00990EFE" w:rsidRPr="00432F04" w:rsidRDefault="00990EFE" w:rsidP="00990EFE">
      <w:pPr>
        <w:pStyle w:val="berschrift2"/>
      </w:pPr>
      <w:bookmarkStart w:id="83" w:name="_Toc240646368"/>
      <w:bookmarkStart w:id="84" w:name="_Toc247884541"/>
      <w:bookmarkStart w:id="85" w:name="_Toc252111365"/>
      <w:r w:rsidRPr="00432F04">
        <w:t>Creation and Destruction of Model Instances</w:t>
      </w:r>
      <w:bookmarkEnd w:id="83"/>
      <w:bookmarkEnd w:id="84"/>
      <w:bookmarkEnd w:id="85"/>
    </w:p>
    <w:p w14:paraId="6BCDE661" w14:textId="77777777" w:rsidR="00990EFE" w:rsidRPr="00432F04" w:rsidRDefault="00990EFE" w:rsidP="00990EFE">
      <w:pPr>
        <w:pStyle w:val="Textkrper"/>
        <w:spacing w:after="120"/>
      </w:pPr>
      <w:r w:rsidRPr="00432F04">
        <w:t>This section documents functions that deal with instantiation and destruction of dynam</w:t>
      </w:r>
      <w:r w:rsidR="00B114F5">
        <w:t>ic system models and that define the desired logging status.</w:t>
      </w:r>
    </w:p>
    <w:tbl>
      <w:tblPr>
        <w:tblW w:w="0" w:type="auto"/>
        <w:tblInd w:w="348" w:type="dxa"/>
        <w:tblLook w:val="01E0" w:firstRow="1" w:lastRow="1" w:firstColumn="1" w:lastColumn="1" w:noHBand="0" w:noVBand="0"/>
      </w:tblPr>
      <w:tblGrid>
        <w:gridCol w:w="600"/>
        <w:gridCol w:w="8858"/>
      </w:tblGrid>
      <w:tr w:rsidR="00990EFE" w:rsidRPr="00432F04" w14:paraId="67FF6FCA" w14:textId="77777777" w:rsidTr="00990EFE">
        <w:tc>
          <w:tcPr>
            <w:tcW w:w="9458" w:type="dxa"/>
            <w:gridSpan w:val="2"/>
          </w:tcPr>
          <w:p w14:paraId="550BF68C" w14:textId="77777777" w:rsidR="00990EFE" w:rsidRPr="00432F04" w:rsidRDefault="009236DE" w:rsidP="00990EFE">
            <w:pPr>
              <w:pStyle w:val="Textkrper-Tabelle"/>
              <w:rPr>
                <w:rStyle w:val="CODE"/>
              </w:rPr>
            </w:pPr>
            <w:r>
              <w:rPr>
                <w:rStyle w:val="CODE"/>
                <w:rFonts w:cs="Courier New"/>
              </w:rPr>
              <w:t>fmiComponent</w:t>
            </w:r>
            <w:r w:rsidR="00990EFE" w:rsidRPr="00432F04">
              <w:rPr>
                <w:rStyle w:val="CODE"/>
                <w:rFonts w:cs="Courier New"/>
              </w:rPr>
              <w:t xml:space="preserve"> </w:t>
            </w:r>
            <w:r>
              <w:rPr>
                <w:rStyle w:val="CODE"/>
                <w:rFonts w:cs="Courier New"/>
              </w:rPr>
              <w:t>fmiInstantiateModel</w:t>
            </w:r>
            <w:r w:rsidR="00990EFE" w:rsidRPr="00432F04">
              <w:rPr>
                <w:rStyle w:val="CODE"/>
                <w:rFonts w:cs="Courier New"/>
              </w:rPr>
              <w:t>(</w:t>
            </w:r>
            <w:r>
              <w:rPr>
                <w:rStyle w:val="CODE"/>
                <w:rFonts w:cs="Courier New"/>
              </w:rPr>
              <w:t>fmiString</w:t>
            </w:r>
            <w:r w:rsidR="00990EFE" w:rsidRPr="00432F04">
              <w:rPr>
                <w:rStyle w:val="CODE"/>
                <w:rFonts w:cs="Courier New"/>
              </w:rPr>
              <w:t xml:space="preserve"> instanceName</w:t>
            </w:r>
            <w:r w:rsidR="00990EFE" w:rsidRPr="00432F04">
              <w:rPr>
                <w:rStyle w:val="CODE"/>
              </w:rPr>
              <w:t xml:space="preserve">, </w:t>
            </w:r>
            <w:r>
              <w:rPr>
                <w:rStyle w:val="CODE"/>
                <w:rFonts w:cs="Courier New"/>
              </w:rPr>
              <w:t>fmiString</w:t>
            </w:r>
            <w:r w:rsidR="00990EFE" w:rsidRPr="00432F04">
              <w:rPr>
                <w:rStyle w:val="CODE"/>
                <w:rFonts w:cs="Courier New"/>
              </w:rPr>
              <w:t xml:space="preserve"> GUID</w:t>
            </w:r>
            <w:r w:rsidR="00990EFE" w:rsidRPr="00432F04">
              <w:rPr>
                <w:rStyle w:val="CODE"/>
              </w:rPr>
              <w:t>,</w:t>
            </w:r>
          </w:p>
          <w:p w14:paraId="46FE347F" w14:textId="77777777" w:rsidR="001D30BC" w:rsidRDefault="00990EFE" w:rsidP="00990EFE">
            <w:pPr>
              <w:pStyle w:val="Textkrper-Tabelle"/>
              <w:rPr>
                <w:rStyle w:val="CODE"/>
              </w:rPr>
            </w:pPr>
            <w:r w:rsidRPr="00432F04">
              <w:rPr>
                <w:rStyle w:val="CODE"/>
              </w:rPr>
              <w:t xml:space="preserve">                          </w:t>
            </w:r>
            <w:r w:rsidR="001D30BC">
              <w:rPr>
                <w:rStyle w:val="CODE"/>
              </w:rPr>
              <w:t xml:space="preserve">      </w:t>
            </w:r>
            <w:r w:rsidRPr="00432F04">
              <w:rPr>
                <w:rStyle w:val="CODE"/>
              </w:rPr>
              <w:t xml:space="preserve"> </w:t>
            </w:r>
            <w:r w:rsidR="009236DE">
              <w:rPr>
                <w:rStyle w:val="CODE"/>
              </w:rPr>
              <w:t>fmiCallbackFunctions</w:t>
            </w:r>
            <w:r w:rsidRPr="00432F04">
              <w:rPr>
                <w:rStyle w:val="CODE"/>
              </w:rPr>
              <w:t xml:space="preserve"> functions, </w:t>
            </w:r>
          </w:p>
          <w:p w14:paraId="2130CB99" w14:textId="77777777" w:rsidR="00990EFE" w:rsidRPr="00432F04" w:rsidRDefault="001D30BC" w:rsidP="00990EFE">
            <w:pPr>
              <w:pStyle w:val="Textkrper-Tabelle"/>
              <w:rPr>
                <w:rStyle w:val="CODE"/>
                <w:rFonts w:cs="Courier New"/>
              </w:rPr>
            </w:pPr>
            <w:r>
              <w:rPr>
                <w:rStyle w:val="CODE"/>
              </w:rPr>
              <w:t xml:space="preserve">                                 </w:t>
            </w:r>
            <w:r w:rsidR="009236DE">
              <w:rPr>
                <w:rStyle w:val="CODE"/>
              </w:rPr>
              <w:t>fmiBoolean</w:t>
            </w:r>
            <w:r w:rsidR="00990EFE" w:rsidRPr="00432F04">
              <w:rPr>
                <w:rStyle w:val="CODE"/>
              </w:rPr>
              <w:t xml:space="preserve"> </w:t>
            </w:r>
            <w:r>
              <w:rPr>
                <w:rStyle w:val="CODE"/>
              </w:rPr>
              <w:t xml:space="preserve">          </w:t>
            </w:r>
            <w:r w:rsidR="00990EFE" w:rsidRPr="00432F04">
              <w:rPr>
                <w:rStyle w:val="CODE"/>
              </w:rPr>
              <w:t>loggingOn</w:t>
            </w:r>
            <w:r w:rsidR="00990EFE" w:rsidRPr="00432F04">
              <w:rPr>
                <w:rStyle w:val="CODE"/>
                <w:rFonts w:cs="Courier New"/>
              </w:rPr>
              <w:t>);</w:t>
            </w:r>
          </w:p>
        </w:tc>
      </w:tr>
      <w:tr w:rsidR="00990EFE" w:rsidRPr="00432F04" w14:paraId="11AC5659" w14:textId="77777777" w:rsidTr="00990EFE">
        <w:trPr>
          <w:trHeight w:val="420"/>
        </w:trPr>
        <w:tc>
          <w:tcPr>
            <w:tcW w:w="600" w:type="dxa"/>
          </w:tcPr>
          <w:p w14:paraId="4D7095F6" w14:textId="77777777" w:rsidR="00990EFE" w:rsidRPr="00432F04" w:rsidRDefault="00990EFE" w:rsidP="00990EFE">
            <w:pPr>
              <w:pStyle w:val="Textkrper-Tabelle"/>
            </w:pPr>
          </w:p>
        </w:tc>
        <w:tc>
          <w:tcPr>
            <w:tcW w:w="8858" w:type="dxa"/>
          </w:tcPr>
          <w:p w14:paraId="7335E8B0" w14:textId="77777777" w:rsidR="00990EFE" w:rsidRPr="00432F04" w:rsidRDefault="00990EFE" w:rsidP="00990EFE">
            <w:pPr>
              <w:pStyle w:val="Textkrper-Tabelle"/>
            </w:pPr>
            <w:r w:rsidRPr="00432F04">
              <w:t>Returns a new instance of a model. If a null pointer is returned, then instantiation failed. In that case, function “</w:t>
            </w:r>
            <w:r w:rsidRPr="00432F04">
              <w:rPr>
                <w:rStyle w:val="CODE"/>
              </w:rPr>
              <w:t>functions-&gt;logger</w:t>
            </w:r>
            <w:r w:rsidRPr="00432F04">
              <w:t xml:space="preserve">” was called. A model can be instantiated many times. This function must be called successfully, before any of the following functions can be called. </w:t>
            </w:r>
          </w:p>
          <w:p w14:paraId="762C9E79" w14:textId="77777777" w:rsidR="00990EFE" w:rsidRPr="00432F04" w:rsidRDefault="00990EFE" w:rsidP="00990EFE">
            <w:pPr>
              <w:pStyle w:val="Textkrper-Tabelle"/>
              <w:ind w:firstLine="480"/>
            </w:pPr>
            <w:r w:rsidRPr="00432F04">
              <w:t xml:space="preserve">Argument </w:t>
            </w:r>
            <w:r w:rsidRPr="00432F04">
              <w:rPr>
                <w:rStyle w:val="CODE"/>
              </w:rPr>
              <w:t>instanceName</w:t>
            </w:r>
            <w:r w:rsidRPr="00432F04">
              <w:t xml:space="preserve"> is used to name the instance, e.g. in error or information messages generated by one of the </w:t>
            </w:r>
            <w:r w:rsidR="00FB1002" w:rsidRPr="00216ACF">
              <w:rPr>
                <w:rStyle w:val="CODE"/>
              </w:rPr>
              <w:t>fmiXXX</w:t>
            </w:r>
            <w:r w:rsidRPr="00432F04">
              <w:t xml:space="preserve"> functions. This string must be non-empty (i.e., must have at least one character that is no white space).</w:t>
            </w:r>
          </w:p>
          <w:p w14:paraId="28C86F96" w14:textId="77777777" w:rsidR="00990EFE" w:rsidRPr="00432F04" w:rsidRDefault="00990EFE" w:rsidP="00990EFE">
            <w:pPr>
              <w:pStyle w:val="Textkrper-Tabelle"/>
              <w:ind w:firstLine="480"/>
            </w:pPr>
            <w:r w:rsidRPr="00432F04">
              <w:t xml:space="preserve">Argument </w:t>
            </w:r>
            <w:r w:rsidRPr="00432F04">
              <w:rPr>
                <w:rStyle w:val="CODE"/>
              </w:rPr>
              <w:t>GUID</w:t>
            </w:r>
            <w:r w:rsidRPr="00432F04">
              <w:t xml:space="preserve"> is used to check that the </w:t>
            </w:r>
            <w:r w:rsidR="00553952">
              <w:t>Model Description File</w:t>
            </w:r>
            <w:r w:rsidRPr="00432F04">
              <w:t xml:space="preserve"> is compatible with the model functions: </w:t>
            </w:r>
            <w:r w:rsidRPr="00432F04">
              <w:rPr>
                <w:rStyle w:val="CODE"/>
              </w:rPr>
              <w:t>GUID</w:t>
            </w:r>
            <w:r w:rsidRPr="00432F04">
              <w:t xml:space="preserve"> is a vendor specific globally unique identifier of the </w:t>
            </w:r>
            <w:r w:rsidR="00553952">
              <w:t>Model Description File</w:t>
            </w:r>
            <w:r w:rsidRPr="00432F04">
              <w:t xml:space="preserve">. It is stored in the description file and in the model equations and the </w:t>
            </w:r>
            <w:r w:rsidRPr="00432F04">
              <w:rPr>
                <w:rStyle w:val="CODE"/>
              </w:rPr>
              <w:t>GUID</w:t>
            </w:r>
            <w:r w:rsidRPr="00432F04">
              <w:t xml:space="preserve"> read from the </w:t>
            </w:r>
            <w:r w:rsidR="00553952">
              <w:t>Model Description File</w:t>
            </w:r>
            <w:r w:rsidRPr="00432F04">
              <w:t xml:space="preserve"> and passed to </w:t>
            </w:r>
            <w:r w:rsidR="009236DE">
              <w:rPr>
                <w:rStyle w:val="CODE"/>
                <w:rFonts w:cs="Courier New"/>
              </w:rPr>
              <w:t>fmiInstantiateModel</w:t>
            </w:r>
            <w:r w:rsidRPr="00432F04">
              <w:t xml:space="preserve"> must be identical to the one stored in the function (e.g., it is a “fingerprint” of the relevant information stored in the description file), otherwise the model equations and the </w:t>
            </w:r>
            <w:r w:rsidR="00553952">
              <w:t>Model Description File</w:t>
            </w:r>
            <w:r w:rsidRPr="00432F04">
              <w:t xml:space="preserve"> are not consistent to each other.</w:t>
            </w:r>
          </w:p>
          <w:p w14:paraId="2C6D8910" w14:textId="77777777" w:rsidR="00990EFE" w:rsidRPr="00432F04" w:rsidRDefault="00990EFE" w:rsidP="00990EFE">
            <w:pPr>
              <w:pStyle w:val="Textkrper-Tabelle"/>
              <w:ind w:firstLine="480"/>
            </w:pPr>
            <w:r w:rsidRPr="00432F04">
              <w:t xml:space="preserve">Argument </w:t>
            </w:r>
            <w:r w:rsidRPr="00432F04">
              <w:rPr>
                <w:rStyle w:val="CODE"/>
              </w:rPr>
              <w:t>functions</w:t>
            </w:r>
            <w:r w:rsidRPr="00432F04">
              <w:t xml:space="preserve"> provides callback functions to be used from the model functions to utilize resources from the environment (see type </w:t>
            </w:r>
            <w:r w:rsidR="009236DE" w:rsidRPr="00216ACF">
              <w:rPr>
                <w:rStyle w:val="CODE"/>
              </w:rPr>
              <w:t>fmiCallbackFunctions</w:t>
            </w:r>
            <w:r w:rsidRPr="00432F04">
              <w:t xml:space="preserve"> below).</w:t>
            </w:r>
          </w:p>
          <w:p w14:paraId="012FEDCD" w14:textId="77777777" w:rsidR="00990EFE" w:rsidRDefault="00990EFE" w:rsidP="00221157">
            <w:pPr>
              <w:pStyle w:val="Textkrper-Tabelle"/>
              <w:ind w:firstLine="480"/>
            </w:pPr>
            <w:r w:rsidRPr="00432F04">
              <w:t>If</w:t>
            </w:r>
            <w:r w:rsidRPr="00432F04">
              <w:rPr>
                <w:rStyle w:val="CODE"/>
              </w:rPr>
              <w:t xml:space="preserve"> loggingOn</w:t>
            </w:r>
            <w:r w:rsidR="00216ACF">
              <w:rPr>
                <w:rStyle w:val="CODE"/>
              </w:rPr>
              <w:t xml:space="preserve"> </w:t>
            </w:r>
            <w:r w:rsidRPr="00432F04">
              <w:rPr>
                <w:rStyle w:val="CODE"/>
              </w:rPr>
              <w:t>=</w:t>
            </w:r>
            <w:r w:rsidR="00216ACF">
              <w:rPr>
                <w:rStyle w:val="CODE"/>
              </w:rPr>
              <w:t xml:space="preserve"> </w:t>
            </w:r>
            <w:r w:rsidR="00FB1002">
              <w:rPr>
                <w:rStyle w:val="CODE"/>
              </w:rPr>
              <w:t>fmiTrue</w:t>
            </w:r>
            <w:r w:rsidRPr="00432F04">
              <w:t xml:space="preserve">, debug logging is enabled. If </w:t>
            </w:r>
            <w:r w:rsidRPr="00432F04">
              <w:rPr>
                <w:rStyle w:val="CODE"/>
              </w:rPr>
              <w:t>loggingOn</w:t>
            </w:r>
            <w:r w:rsidR="00216ACF">
              <w:rPr>
                <w:rStyle w:val="CODE"/>
              </w:rPr>
              <w:t xml:space="preserve"> </w:t>
            </w:r>
            <w:r w:rsidRPr="00432F04">
              <w:rPr>
                <w:rStyle w:val="CODE"/>
              </w:rPr>
              <w:t>=</w:t>
            </w:r>
            <w:r w:rsidR="00216ACF">
              <w:rPr>
                <w:rStyle w:val="CODE"/>
              </w:rPr>
              <w:t xml:space="preserve"> </w:t>
            </w:r>
            <w:r w:rsidR="009236DE">
              <w:rPr>
                <w:rStyle w:val="CODE"/>
              </w:rPr>
              <w:t>fmiFalse</w:t>
            </w:r>
            <w:r w:rsidRPr="00432F04">
              <w:t>, debug logging is disabled.</w:t>
            </w:r>
          </w:p>
          <w:p w14:paraId="26C293C9" w14:textId="77777777" w:rsidR="00221157" w:rsidRPr="00432F04" w:rsidRDefault="00221157" w:rsidP="00990EFE">
            <w:pPr>
              <w:pStyle w:val="Textkrper-Tabelle"/>
              <w:spacing w:after="240"/>
              <w:ind w:firstLine="480"/>
            </w:pPr>
            <w:r>
              <w:t xml:space="preserve">The string-valued arguments </w:t>
            </w:r>
            <w:r w:rsidRPr="00221157">
              <w:rPr>
                <w:rStyle w:val="CODE"/>
              </w:rPr>
              <w:t>instanceName</w:t>
            </w:r>
            <w:r>
              <w:t xml:space="preserve"> and </w:t>
            </w:r>
            <w:r w:rsidRPr="00221157">
              <w:rPr>
                <w:rStyle w:val="CODE"/>
              </w:rPr>
              <w:t>GUID</w:t>
            </w:r>
            <w:r>
              <w:t xml:space="preserve"> passed to this function, must be copied inside this function, because there is no guarantee for a string lifetime after this function returned.</w:t>
            </w:r>
          </w:p>
        </w:tc>
      </w:tr>
      <w:tr w:rsidR="00990EFE" w:rsidRPr="00432F04" w14:paraId="38D4CCDD" w14:textId="77777777" w:rsidTr="00990EFE">
        <w:trPr>
          <w:trHeight w:val="420"/>
        </w:trPr>
        <w:tc>
          <w:tcPr>
            <w:tcW w:w="9458" w:type="dxa"/>
            <w:gridSpan w:val="2"/>
          </w:tcPr>
          <w:p w14:paraId="1B794886" w14:textId="77777777" w:rsidR="00990EFE" w:rsidRPr="00432F04" w:rsidRDefault="00990EFE" w:rsidP="00990EFE">
            <w:pPr>
              <w:pStyle w:val="Textkrper-Tabelle"/>
              <w:rPr>
                <w:rStyle w:val="CODE"/>
              </w:rPr>
            </w:pPr>
            <w:r w:rsidRPr="00432F04">
              <w:rPr>
                <w:rStyle w:val="CODE"/>
                <w:b/>
              </w:rPr>
              <w:t>typedef</w:t>
            </w:r>
            <w:r w:rsidRPr="00432F04">
              <w:rPr>
                <w:rStyle w:val="CODE"/>
              </w:rPr>
              <w:t xml:space="preserve"> struct {</w:t>
            </w:r>
          </w:p>
          <w:p w14:paraId="16DFF0A5" w14:textId="77777777" w:rsidR="00990EFE" w:rsidRPr="00432F04" w:rsidRDefault="00990EFE" w:rsidP="00990EFE">
            <w:pPr>
              <w:pStyle w:val="Textkrper-Tabelle"/>
              <w:rPr>
                <w:rStyle w:val="CODE"/>
              </w:rPr>
            </w:pPr>
            <w:r w:rsidRPr="00432F04">
              <w:rPr>
                <w:rStyle w:val="CODE"/>
                <w:b/>
              </w:rPr>
              <w:t xml:space="preserve">   void</w:t>
            </w:r>
            <w:r w:rsidRPr="00432F04">
              <w:rPr>
                <w:rStyle w:val="CODE"/>
              </w:rPr>
              <w:t xml:space="preserve">  (*logger)(</w:t>
            </w:r>
            <w:r w:rsidR="001D30BC">
              <w:rPr>
                <w:rStyle w:val="CODE"/>
              </w:rPr>
              <w:t>fmiComponent c</w:t>
            </w:r>
            <w:r w:rsidRPr="00432F04">
              <w:rPr>
                <w:rStyle w:val="CODE"/>
              </w:rPr>
              <w:t xml:space="preserve">, </w:t>
            </w:r>
            <w:r w:rsidR="009236DE">
              <w:rPr>
                <w:rStyle w:val="CODE"/>
              </w:rPr>
              <w:t>fmiString</w:t>
            </w:r>
            <w:r w:rsidRPr="00432F04">
              <w:rPr>
                <w:rStyle w:val="CODE"/>
              </w:rPr>
              <w:t xml:space="preserve"> instanceName, </w:t>
            </w:r>
            <w:r w:rsidR="009236DE">
              <w:rPr>
                <w:rStyle w:val="CODE"/>
                <w:rFonts w:cs="Courier New"/>
              </w:rPr>
              <w:t>fmiStatus</w:t>
            </w:r>
            <w:r w:rsidRPr="00432F04">
              <w:rPr>
                <w:rStyle w:val="CODE"/>
              </w:rPr>
              <w:t xml:space="preserve"> status,</w:t>
            </w:r>
          </w:p>
          <w:p w14:paraId="281FAF5D" w14:textId="77777777" w:rsidR="00990EFE" w:rsidRPr="00432F04" w:rsidRDefault="00990EFE" w:rsidP="00990EFE">
            <w:pPr>
              <w:pStyle w:val="Textkrper-Tabelle"/>
              <w:rPr>
                <w:rStyle w:val="CODE"/>
              </w:rPr>
            </w:pPr>
            <w:r w:rsidRPr="00432F04">
              <w:rPr>
                <w:rStyle w:val="CODE"/>
              </w:rPr>
              <w:t xml:space="preserve">                   </w:t>
            </w:r>
            <w:r w:rsidR="009236DE">
              <w:rPr>
                <w:rStyle w:val="CODE"/>
              </w:rPr>
              <w:t>fmiString</w:t>
            </w:r>
            <w:r w:rsidRPr="00432F04">
              <w:rPr>
                <w:rStyle w:val="CODE"/>
              </w:rPr>
              <w:t xml:space="preserve"> category, </w:t>
            </w:r>
            <w:r w:rsidR="009236DE">
              <w:rPr>
                <w:rStyle w:val="CODE"/>
                <w:rFonts w:cs="Courier New"/>
              </w:rPr>
              <w:t>fmiString</w:t>
            </w:r>
            <w:r w:rsidRPr="00432F04">
              <w:rPr>
                <w:rStyle w:val="CODE"/>
                <w:rFonts w:cs="Courier New"/>
              </w:rPr>
              <w:t xml:space="preserve"> message, ...);</w:t>
            </w:r>
          </w:p>
          <w:p w14:paraId="62975491" w14:textId="77777777" w:rsidR="00990EFE" w:rsidRPr="00432F04" w:rsidRDefault="00990EFE" w:rsidP="00990EFE">
            <w:pPr>
              <w:pStyle w:val="Textkrper-Tabelle"/>
              <w:rPr>
                <w:rStyle w:val="CODE"/>
              </w:rPr>
            </w:pPr>
            <w:r w:rsidRPr="00432F04">
              <w:rPr>
                <w:rStyle w:val="CODE"/>
              </w:rPr>
              <w:t xml:space="preserve">   </w:t>
            </w:r>
            <w:r w:rsidRPr="00432F04">
              <w:rPr>
                <w:rStyle w:val="CODE"/>
                <w:b/>
              </w:rPr>
              <w:t>void</w:t>
            </w:r>
            <w:r w:rsidRPr="00432F04">
              <w:rPr>
                <w:rStyle w:val="CODE"/>
              </w:rPr>
              <w:t>* (*allocateMemory)(</w:t>
            </w:r>
            <w:r w:rsidRPr="00432F04">
              <w:rPr>
                <w:rStyle w:val="CODE"/>
                <w:b/>
              </w:rPr>
              <w:t>size</w:t>
            </w:r>
            <w:r w:rsidRPr="00432F04">
              <w:rPr>
                <w:b/>
              </w:rPr>
              <w:t>_</w:t>
            </w:r>
            <w:r w:rsidRPr="00432F04">
              <w:rPr>
                <w:rStyle w:val="CODE"/>
                <w:b/>
              </w:rPr>
              <w:t>t</w:t>
            </w:r>
            <w:r w:rsidRPr="00432F04">
              <w:rPr>
                <w:rStyle w:val="CODE"/>
              </w:rPr>
              <w:t xml:space="preserve"> nobj, </w:t>
            </w:r>
            <w:r w:rsidRPr="00432F04">
              <w:rPr>
                <w:rStyle w:val="CODE"/>
                <w:b/>
              </w:rPr>
              <w:t>size</w:t>
            </w:r>
            <w:r w:rsidRPr="00432F04">
              <w:rPr>
                <w:b/>
              </w:rPr>
              <w:t>_</w:t>
            </w:r>
            <w:r w:rsidRPr="00432F04">
              <w:rPr>
                <w:rStyle w:val="CODE"/>
                <w:b/>
              </w:rPr>
              <w:t>t</w:t>
            </w:r>
            <w:r w:rsidRPr="00432F04">
              <w:rPr>
                <w:rStyle w:val="CODE"/>
              </w:rPr>
              <w:t xml:space="preserve"> size);</w:t>
            </w:r>
          </w:p>
          <w:p w14:paraId="629435B3" w14:textId="77777777" w:rsidR="00990EFE" w:rsidRPr="00432F04" w:rsidRDefault="00990EFE" w:rsidP="00990EFE">
            <w:pPr>
              <w:pStyle w:val="Textkrper-Tabelle"/>
              <w:rPr>
                <w:rStyle w:val="CODE"/>
              </w:rPr>
            </w:pPr>
            <w:r w:rsidRPr="00432F04">
              <w:rPr>
                <w:rStyle w:val="CODE"/>
              </w:rPr>
              <w:t xml:space="preserve">   </w:t>
            </w:r>
            <w:r w:rsidRPr="00432F04">
              <w:rPr>
                <w:rStyle w:val="CODE"/>
                <w:b/>
              </w:rPr>
              <w:t>void</w:t>
            </w:r>
            <w:r w:rsidRPr="00432F04">
              <w:rPr>
                <w:rStyle w:val="CODE"/>
              </w:rPr>
              <w:t xml:space="preserve">  (*freeMemory)    (</w:t>
            </w:r>
            <w:r w:rsidRPr="00432F04">
              <w:rPr>
                <w:rStyle w:val="CODE"/>
                <w:b/>
              </w:rPr>
              <w:t>void</w:t>
            </w:r>
            <w:r w:rsidRPr="00432F04">
              <w:rPr>
                <w:rStyle w:val="CODE"/>
              </w:rPr>
              <w:t>* obj);</w:t>
            </w:r>
          </w:p>
          <w:p w14:paraId="6ADCEF4A" w14:textId="77777777" w:rsidR="00990EFE" w:rsidRPr="00432F04" w:rsidRDefault="00990EFE" w:rsidP="00990EFE">
            <w:pPr>
              <w:pStyle w:val="Textkrper-Tabelle"/>
            </w:pPr>
            <w:r w:rsidRPr="00432F04">
              <w:rPr>
                <w:rStyle w:val="CODE"/>
              </w:rPr>
              <w:t xml:space="preserve">} </w:t>
            </w:r>
            <w:r w:rsidR="009236DE">
              <w:rPr>
                <w:rStyle w:val="CODE"/>
              </w:rPr>
              <w:t>fmiCallbackFunctions</w:t>
            </w:r>
            <w:r w:rsidRPr="00432F04">
              <w:rPr>
                <w:rStyle w:val="CODE"/>
              </w:rPr>
              <w:t>;</w:t>
            </w:r>
          </w:p>
        </w:tc>
      </w:tr>
      <w:tr w:rsidR="00990EFE" w:rsidRPr="00432F04" w14:paraId="34F58772" w14:textId="77777777" w:rsidTr="00990EFE">
        <w:trPr>
          <w:trHeight w:val="420"/>
        </w:trPr>
        <w:tc>
          <w:tcPr>
            <w:tcW w:w="600" w:type="dxa"/>
          </w:tcPr>
          <w:p w14:paraId="56C4122D" w14:textId="77777777" w:rsidR="00990EFE" w:rsidRPr="00432F04" w:rsidRDefault="00990EFE" w:rsidP="00990EFE">
            <w:pPr>
              <w:pStyle w:val="Textkrper-Tabelle"/>
            </w:pPr>
          </w:p>
        </w:tc>
        <w:tc>
          <w:tcPr>
            <w:tcW w:w="8858" w:type="dxa"/>
          </w:tcPr>
          <w:p w14:paraId="3AFA24A9" w14:textId="77777777" w:rsidR="00990EFE" w:rsidRPr="00432F04" w:rsidRDefault="00990EFE" w:rsidP="00990EFE">
            <w:pPr>
              <w:pStyle w:val="Textkrper-Tabelle"/>
              <w:spacing w:after="120"/>
            </w:pPr>
            <w:r w:rsidRPr="00432F04">
              <w:t xml:space="preserve">The struct contains pointers to functions provided by the environment to be used by the model functions. It is </w:t>
            </w:r>
            <w:r w:rsidRPr="00432F04">
              <w:rPr>
                <w:u w:val="single"/>
              </w:rPr>
              <w:t>not</w:t>
            </w:r>
            <w:r w:rsidRPr="00432F04">
              <w:t xml:space="preserve"> allowed to pass NULL pointers. In the default </w:t>
            </w:r>
            <w:r w:rsidR="009A2A5E">
              <w:t>fmiModelFunctions</w:t>
            </w:r>
            <w:r w:rsidRPr="00432F04">
              <w:t>.h file, typdefs for the function definitions are present (</w:t>
            </w:r>
            <w:r w:rsidR="00216ACF" w:rsidRPr="00216ACF">
              <w:rPr>
                <w:rStyle w:val="CODE"/>
              </w:rPr>
              <w:t>fmiCallback</w:t>
            </w:r>
            <w:r w:rsidRPr="00216ACF">
              <w:rPr>
                <w:rStyle w:val="CODE"/>
              </w:rPr>
              <w:t>Logger</w:t>
            </w:r>
            <w:r w:rsidRPr="00432F04">
              <w:t xml:space="preserve">, </w:t>
            </w:r>
            <w:r w:rsidR="00216ACF" w:rsidRPr="00216ACF">
              <w:rPr>
                <w:rStyle w:val="CODE"/>
              </w:rPr>
              <w:t>fmiCallback</w:t>
            </w:r>
            <w:r w:rsidRPr="00216ACF">
              <w:rPr>
                <w:rStyle w:val="CODE"/>
              </w:rPr>
              <w:t>AllocateMemory</w:t>
            </w:r>
            <w:r w:rsidRPr="00432F04">
              <w:t xml:space="preserve">, </w:t>
            </w:r>
            <w:r w:rsidR="00216ACF" w:rsidRPr="00216ACF">
              <w:rPr>
                <w:rStyle w:val="CODE"/>
              </w:rPr>
              <w:t>fmiCallback</w:t>
            </w:r>
            <w:r w:rsidRPr="00216ACF">
              <w:rPr>
                <w:rStyle w:val="CODE"/>
              </w:rPr>
              <w:t>FreeMemory</w:t>
            </w:r>
            <w:r w:rsidRPr="00432F04">
              <w:t>) to simplify the usage. This is non-normative. The functions have the following meaning:</w:t>
            </w:r>
          </w:p>
          <w:p w14:paraId="295D38D8" w14:textId="77777777" w:rsidR="00990EFE" w:rsidRPr="00432F04" w:rsidRDefault="00990EFE" w:rsidP="00990EFE">
            <w:pPr>
              <w:pStyle w:val="Textkrper-Tabelle"/>
            </w:pPr>
            <w:r w:rsidRPr="00432F04">
              <w:t xml:space="preserve">Function </w:t>
            </w:r>
            <w:r w:rsidRPr="00432F04">
              <w:rPr>
                <w:b/>
              </w:rPr>
              <w:t>logger</w:t>
            </w:r>
            <w:r w:rsidRPr="00432F04">
              <w:t>:</w:t>
            </w:r>
          </w:p>
          <w:p w14:paraId="785A7AF3" w14:textId="77777777" w:rsidR="00990EFE" w:rsidRDefault="00990EFE" w:rsidP="00990EFE">
            <w:pPr>
              <w:pStyle w:val="Textkrper-Tabelle"/>
            </w:pPr>
            <w:r w:rsidRPr="00432F04">
              <w:t xml:space="preserve">Pointer to a function that is called in the model, usually if the model function does not behave as </w:t>
            </w:r>
            <w:r w:rsidRPr="00432F04">
              <w:lastRenderedPageBreak/>
              <w:t>desired. If “</w:t>
            </w:r>
            <w:r w:rsidRPr="00432F04">
              <w:rPr>
                <w:rStyle w:val="CODE"/>
              </w:rPr>
              <w:t>logger</w:t>
            </w:r>
            <w:r w:rsidRPr="00432F04">
              <w:t>” is called with “</w:t>
            </w:r>
            <w:r w:rsidRPr="00432F04">
              <w:rPr>
                <w:rStyle w:val="CODE"/>
              </w:rPr>
              <w:t xml:space="preserve">status = </w:t>
            </w:r>
            <w:r w:rsidR="009236DE">
              <w:rPr>
                <w:rStyle w:val="CODE"/>
              </w:rPr>
              <w:t>fmiOK</w:t>
            </w:r>
            <w:r w:rsidRPr="00432F04">
              <w:t>”, then the message is a pure information message. “</w:t>
            </w:r>
            <w:r w:rsidRPr="00432F04">
              <w:rPr>
                <w:rStyle w:val="CODE"/>
              </w:rPr>
              <w:t>instanceName</w:t>
            </w:r>
            <w:r w:rsidRPr="00432F04">
              <w:t>” is the instance name of the model that calls this function. “</w:t>
            </w:r>
            <w:r w:rsidRPr="00432F04">
              <w:rPr>
                <w:rStyle w:val="CODE"/>
              </w:rPr>
              <w:t>category</w:t>
            </w:r>
            <w:r w:rsidRPr="00432F04">
              <w:t xml:space="preserve">” is the category of the message. Usually, “category” is only used for debug messages in order that the environment can filter the debug messages to be shown. The meaning of “category” is defined by the </w:t>
            </w:r>
            <w:r w:rsidR="006F0EE0">
              <w:t>modelling</w:t>
            </w:r>
            <w:r w:rsidRPr="00432F04">
              <w:t xml:space="preserve"> environment that generated the model code. Argument “</w:t>
            </w:r>
            <w:r w:rsidRPr="00432F04">
              <w:rPr>
                <w:rStyle w:val="CODE"/>
              </w:rPr>
              <w:t>message</w:t>
            </w:r>
            <w:r w:rsidRPr="00432F04">
              <w:t>” is provided in the same way and with the same format control as in “</w:t>
            </w:r>
            <w:r w:rsidRPr="00432F04">
              <w:rPr>
                <w:rStyle w:val="CODE"/>
              </w:rPr>
              <w:t>printf(..)</w:t>
            </w:r>
            <w:r w:rsidRPr="00432F04">
              <w:t>”. In the simplest case, this function might only print the message. It might also just store the message in a stack of buffers and via options in the environment the printing of the messages is controlled.</w:t>
            </w:r>
          </w:p>
          <w:p w14:paraId="422BBD3B" w14:textId="77777777" w:rsidR="00221157" w:rsidRPr="00432F04" w:rsidRDefault="00221157" w:rsidP="00221157">
            <w:pPr>
              <w:pStyle w:val="Textkrper-Zeileneinzug"/>
            </w:pPr>
            <w:r>
              <w:t xml:space="preserve">All string-valued arguments passed by the FMU to the logger may be deallocated by the FMU directly after function </w:t>
            </w:r>
            <w:r w:rsidRPr="00221157">
              <w:rPr>
                <w:rStyle w:val="CODE"/>
              </w:rPr>
              <w:t>logger</w:t>
            </w:r>
            <w:r>
              <w:t xml:space="preserve"> returns. The environment must therefore create copies of these strings if it needs to access these strings later."</w:t>
            </w:r>
          </w:p>
          <w:p w14:paraId="23074B24" w14:textId="77777777" w:rsidR="00990EFE" w:rsidRPr="00432F04" w:rsidRDefault="00990EFE" w:rsidP="00990EFE">
            <w:pPr>
              <w:pStyle w:val="Textkrper-Zeileneinzug"/>
            </w:pPr>
            <w:r w:rsidRPr="00432F04">
              <w:t xml:space="preserve">The logger function will append a line break to each </w:t>
            </w:r>
            <w:r w:rsidRPr="00432F04">
              <w:rPr>
                <w:rStyle w:val="CODE"/>
              </w:rPr>
              <w:t>message</w:t>
            </w:r>
            <w:r w:rsidRPr="00432F04">
              <w:t xml:space="preserve"> when writing messages after each other to a terminal or file (the messages may also be shown in other ways, e.g. as separate text-boxes in a GUI). The caller may include line-breaks (using </w:t>
            </w:r>
            <w:r w:rsidRPr="00432F04">
              <w:rPr>
                <w:rStyle w:val="CODE"/>
              </w:rPr>
              <w:t>"\n"</w:t>
            </w:r>
            <w:r w:rsidRPr="00432F04">
              <w:t>) within the message, but should avoid trailing line breaks.</w:t>
            </w:r>
          </w:p>
          <w:p w14:paraId="69DA5B39" w14:textId="77777777" w:rsidR="00990EFE" w:rsidRPr="00432F04" w:rsidRDefault="00990EFE" w:rsidP="00990EFE">
            <w:pPr>
              <w:pStyle w:val="Textkrper-Tabelle"/>
              <w:ind w:firstLine="360"/>
            </w:pPr>
            <w:r w:rsidRPr="00432F04">
              <w:t xml:space="preserve">Variables </w:t>
            </w:r>
            <w:r w:rsidR="00AD71EE">
              <w:t xml:space="preserve">can be </w:t>
            </w:r>
            <w:r w:rsidRPr="00432F04">
              <w:t>referenced in a message with “#&lt;Type&gt;&lt;</w:t>
            </w:r>
            <w:r w:rsidR="00782197">
              <w:t>valueReference</w:t>
            </w:r>
            <w:r w:rsidRPr="00432F04">
              <w:t xml:space="preserve">&gt;#” where &lt;Type&gt; is “r” for </w:t>
            </w:r>
            <w:r w:rsidR="009236DE" w:rsidRPr="00216ACF">
              <w:rPr>
                <w:rStyle w:val="CODE"/>
              </w:rPr>
              <w:t>fmiReal</w:t>
            </w:r>
            <w:r w:rsidRPr="00432F04">
              <w:t xml:space="preserve">, “i” for </w:t>
            </w:r>
            <w:r w:rsidR="009236DE" w:rsidRPr="00216ACF">
              <w:rPr>
                <w:rStyle w:val="CODE"/>
              </w:rPr>
              <w:t>fmiInteger</w:t>
            </w:r>
            <w:r w:rsidRPr="00432F04">
              <w:t xml:space="preserve">, “b” for </w:t>
            </w:r>
            <w:r w:rsidR="009236DE" w:rsidRPr="00216ACF">
              <w:rPr>
                <w:rStyle w:val="CODE"/>
              </w:rPr>
              <w:t>fmiBoolean</w:t>
            </w:r>
            <w:r w:rsidRPr="00432F04">
              <w:t xml:space="preserve"> and “s” for </w:t>
            </w:r>
            <w:r w:rsidR="009236DE" w:rsidRPr="00216ACF">
              <w:rPr>
                <w:rStyle w:val="CODE"/>
              </w:rPr>
              <w:t>fmiString</w:t>
            </w:r>
            <w:r w:rsidR="00AD71EE">
              <w:t xml:space="preserve"> </w:t>
            </w:r>
            <w:r w:rsidR="00AD71EE" w:rsidRPr="00321712">
              <w:t>(this is necessary, if  the variable names are not stored in the C-functions in order to avoid any overhead</w:t>
            </w:r>
            <w:r w:rsidR="00AD71EE">
              <w:t>)</w:t>
            </w:r>
            <w:r w:rsidRPr="00432F04">
              <w:t>. If character “#”shall be included in the message, it has to be prefixed with “#”, so “#” is an escape character. Example:</w:t>
            </w:r>
          </w:p>
          <w:p w14:paraId="78EA8DEB" w14:textId="77777777" w:rsidR="00990EFE" w:rsidRPr="00432F04" w:rsidRDefault="00990EFE" w:rsidP="00321712">
            <w:pPr>
              <w:pStyle w:val="Blocktext"/>
              <w:spacing w:after="0" w:line="260" w:lineRule="exact"/>
              <w:ind w:left="480" w:right="480"/>
            </w:pPr>
            <w:r w:rsidRPr="00432F04">
              <w:t>A message of the form</w:t>
            </w:r>
          </w:p>
          <w:p w14:paraId="59536602" w14:textId="77777777" w:rsidR="00990EFE" w:rsidRPr="00432F04" w:rsidRDefault="00990EFE" w:rsidP="00990EFE">
            <w:pPr>
              <w:pStyle w:val="Blocktext"/>
              <w:spacing w:after="0" w:line="260" w:lineRule="exact"/>
              <w:ind w:left="720" w:right="480"/>
            </w:pPr>
            <w:r w:rsidRPr="00432F04">
              <w:t>“</w:t>
            </w:r>
            <w:r w:rsidRPr="00432F04">
              <w:rPr>
                <w:rStyle w:val="CODE"/>
              </w:rPr>
              <w:t>#r1365# must be larger than zero (used in IO channel ##4)</w:t>
            </w:r>
            <w:r w:rsidRPr="00432F04">
              <w:t>”</w:t>
            </w:r>
          </w:p>
          <w:p w14:paraId="6F7D3B75" w14:textId="77777777" w:rsidR="00990EFE" w:rsidRPr="00432F04" w:rsidRDefault="00990EFE" w:rsidP="00990EFE">
            <w:pPr>
              <w:pStyle w:val="Blocktext"/>
              <w:spacing w:after="0" w:line="260" w:lineRule="exact"/>
              <w:ind w:left="480" w:right="480"/>
            </w:pPr>
            <w:r w:rsidRPr="00432F04">
              <w:t>might be changed by the environment to</w:t>
            </w:r>
          </w:p>
          <w:p w14:paraId="325EE473" w14:textId="77777777" w:rsidR="00990EFE" w:rsidRPr="00432F04" w:rsidRDefault="00990EFE" w:rsidP="00990EFE">
            <w:pPr>
              <w:pStyle w:val="Blocktext"/>
              <w:spacing w:after="0" w:line="260" w:lineRule="exact"/>
              <w:ind w:left="720" w:right="480"/>
            </w:pPr>
            <w:r w:rsidRPr="00432F04">
              <w:t>“</w:t>
            </w:r>
            <w:r w:rsidRPr="00432F04">
              <w:rPr>
                <w:rStyle w:val="CODE"/>
              </w:rPr>
              <w:t>body.m must be larger than zero (used in IO channel #4)</w:t>
            </w:r>
            <w:r w:rsidRPr="00432F04">
              <w:t>”</w:t>
            </w:r>
          </w:p>
          <w:p w14:paraId="7D6EEDCF" w14:textId="77777777" w:rsidR="00990EFE" w:rsidRPr="00432F04" w:rsidRDefault="00990EFE" w:rsidP="00990EFE">
            <w:pPr>
              <w:pStyle w:val="Blocktext"/>
              <w:spacing w:after="0" w:line="260" w:lineRule="exact"/>
              <w:ind w:left="480" w:right="480"/>
            </w:pPr>
            <w:r w:rsidRPr="00432F04">
              <w:t>if “</w:t>
            </w:r>
            <w:r w:rsidRPr="00432F04">
              <w:rPr>
                <w:rStyle w:val="CODE"/>
              </w:rPr>
              <w:t>body.m</w:t>
            </w:r>
            <w:r w:rsidRPr="00432F04">
              <w:t xml:space="preserve">” is the name of the </w:t>
            </w:r>
            <w:r w:rsidR="009236DE">
              <w:rPr>
                <w:rStyle w:val="CODE"/>
              </w:rPr>
              <w:t>fmiReal</w:t>
            </w:r>
            <w:r w:rsidRPr="00432F04">
              <w:t xml:space="preserve"> variable with </w:t>
            </w:r>
            <w:r w:rsidR="00F82BB9">
              <w:rPr>
                <w:rStyle w:val="CODE"/>
              </w:rPr>
              <w:t>fmiValueReference</w:t>
            </w:r>
            <w:r w:rsidRPr="00432F04">
              <w:rPr>
                <w:rStyle w:val="CODE"/>
              </w:rPr>
              <w:t xml:space="preserve"> = 1365</w:t>
            </w:r>
            <w:r w:rsidRPr="00432F04">
              <w:t>.</w:t>
            </w:r>
          </w:p>
          <w:p w14:paraId="23A61CD5" w14:textId="77777777" w:rsidR="00990EFE" w:rsidRPr="00432F04" w:rsidRDefault="00990EFE" w:rsidP="00990EFE">
            <w:pPr>
              <w:pStyle w:val="Textkrper-Tabelle"/>
              <w:spacing w:before="120"/>
            </w:pPr>
            <w:r w:rsidRPr="00432F04">
              <w:t xml:space="preserve">Function </w:t>
            </w:r>
            <w:r w:rsidRPr="00432F04">
              <w:rPr>
                <w:b/>
              </w:rPr>
              <w:t>allocateMemory</w:t>
            </w:r>
            <w:r w:rsidRPr="00432F04">
              <w:t>:</w:t>
            </w:r>
          </w:p>
          <w:p w14:paraId="36ACC9F5" w14:textId="77777777" w:rsidR="00990EFE" w:rsidRPr="00432F04" w:rsidRDefault="00990EFE" w:rsidP="00990EFE">
            <w:pPr>
              <w:pStyle w:val="Textkrper-Tabelle"/>
              <w:spacing w:after="120"/>
            </w:pPr>
            <w:r w:rsidRPr="00432F04">
              <w:t xml:space="preserve">Pointer to a function that is called in the model if memory needs to be allocated. It is not allowed that the model uses </w:t>
            </w:r>
            <w:r w:rsidRPr="00432F04">
              <w:rPr>
                <w:rStyle w:val="CODE"/>
              </w:rPr>
              <w:t>malloc</w:t>
            </w:r>
            <w:r w:rsidRPr="00432F04">
              <w:t xml:space="preserve">, </w:t>
            </w:r>
            <w:r w:rsidRPr="00432F04">
              <w:rPr>
                <w:rStyle w:val="CODE"/>
              </w:rPr>
              <w:t>calloc</w:t>
            </w:r>
            <w:r w:rsidRPr="00432F04">
              <w:t xml:space="preserve"> or other memory allocation functions. One reason is that these functions might not be available for embedded systems on the target machine. Another reason is that the environment may have optimized or specialized memory allocation functions. “</w:t>
            </w:r>
            <w:r w:rsidRPr="00432F04">
              <w:rPr>
                <w:rStyle w:val="CODE"/>
                <w:rFonts w:cs="Courier New"/>
              </w:rPr>
              <w:t>allocateMemory</w:t>
            </w:r>
            <w:r w:rsidRPr="00432F04">
              <w:t>” returns a pointer to space for a vector of “</w:t>
            </w:r>
            <w:r w:rsidRPr="00432F04">
              <w:rPr>
                <w:rStyle w:val="CODE"/>
              </w:rPr>
              <w:t>nobj</w:t>
            </w:r>
            <w:r w:rsidRPr="00432F04">
              <w:t>” objects, each of size “</w:t>
            </w:r>
            <w:r w:rsidRPr="00432F04">
              <w:rPr>
                <w:rStyle w:val="CODE"/>
              </w:rPr>
              <w:t>size</w:t>
            </w:r>
            <w:r w:rsidRPr="00432F04">
              <w:t xml:space="preserve">” or </w:t>
            </w:r>
            <w:r w:rsidRPr="00432F04">
              <w:rPr>
                <w:rStyle w:val="CODE"/>
              </w:rPr>
              <w:t>NULL</w:t>
            </w:r>
            <w:r w:rsidRPr="00432F04">
              <w:t xml:space="preserve">, if the request cannot be satisfied. The space is initialized to zero bytes (a simple implementation is to use </w:t>
            </w:r>
            <w:r w:rsidRPr="00432F04">
              <w:rPr>
                <w:rStyle w:val="CODE"/>
              </w:rPr>
              <w:t>calloc</w:t>
            </w:r>
            <w:r w:rsidRPr="00432F04">
              <w:t xml:space="preserve"> from the C standard library).</w:t>
            </w:r>
          </w:p>
          <w:p w14:paraId="1DCC86C9" w14:textId="77777777" w:rsidR="00990EFE" w:rsidRPr="00432F04" w:rsidRDefault="00990EFE" w:rsidP="00990EFE">
            <w:pPr>
              <w:pStyle w:val="Textkrper-Tabelle"/>
            </w:pPr>
            <w:r w:rsidRPr="00432F04">
              <w:t xml:space="preserve">Function </w:t>
            </w:r>
            <w:r w:rsidRPr="00432F04">
              <w:rPr>
                <w:b/>
              </w:rPr>
              <w:t>freeMemory</w:t>
            </w:r>
            <w:r w:rsidRPr="00432F04">
              <w:t>:</w:t>
            </w:r>
          </w:p>
          <w:p w14:paraId="4A5B8B23" w14:textId="77777777" w:rsidR="00990EFE" w:rsidRPr="00432F04" w:rsidRDefault="00990EFE" w:rsidP="00990EFE">
            <w:pPr>
              <w:pStyle w:val="Textkrper-Tabelle"/>
              <w:spacing w:after="240"/>
            </w:pPr>
            <w:r w:rsidRPr="00432F04">
              <w:t>Pointer to a function that must be called in the model if memory is freed that has been allocated with “</w:t>
            </w:r>
            <w:r w:rsidRPr="00432F04">
              <w:rPr>
                <w:rStyle w:val="CODE"/>
              </w:rPr>
              <w:t>allocateMemory</w:t>
            </w:r>
            <w:r w:rsidRPr="00432F04">
              <w:t xml:space="preserve">”. If a NULL pointer is provided as input argument </w:t>
            </w:r>
            <w:r w:rsidRPr="00432F04">
              <w:rPr>
                <w:rStyle w:val="CODE"/>
              </w:rPr>
              <w:t>obj</w:t>
            </w:r>
            <w:r w:rsidRPr="00432F04">
              <w:t xml:space="preserve">, the function shall perform no action (a simple implementation is to use </w:t>
            </w:r>
            <w:r w:rsidRPr="00432F04">
              <w:rPr>
                <w:rStyle w:val="CODE"/>
              </w:rPr>
              <w:t>free</w:t>
            </w:r>
            <w:r w:rsidRPr="00432F04">
              <w:t xml:space="preserve"> from the C standard library; in ANSI C89 and C99, the null pointer handling is identical as defined here).</w:t>
            </w:r>
          </w:p>
        </w:tc>
      </w:tr>
      <w:tr w:rsidR="00990EFE" w:rsidRPr="00432F04" w14:paraId="775B72DF" w14:textId="77777777" w:rsidTr="00990EFE">
        <w:tc>
          <w:tcPr>
            <w:tcW w:w="9458" w:type="dxa"/>
            <w:gridSpan w:val="2"/>
          </w:tcPr>
          <w:p w14:paraId="4A59F010" w14:textId="77777777" w:rsidR="00990EFE" w:rsidRPr="00432F04" w:rsidRDefault="00990EFE" w:rsidP="00990EFE">
            <w:pPr>
              <w:pStyle w:val="Textkrper-Tabelle"/>
            </w:pPr>
            <w:r w:rsidRPr="00432F04">
              <w:rPr>
                <w:rStyle w:val="CODE"/>
                <w:rFonts w:cs="Courier New"/>
                <w:b/>
              </w:rPr>
              <w:lastRenderedPageBreak/>
              <w:t>void</w:t>
            </w:r>
            <w:r w:rsidRPr="00432F04">
              <w:rPr>
                <w:rStyle w:val="CODE"/>
                <w:rFonts w:cs="Courier New"/>
              </w:rPr>
              <w:t xml:space="preserve"> </w:t>
            </w:r>
            <w:r w:rsidR="009236DE">
              <w:rPr>
                <w:rStyle w:val="CODE"/>
                <w:rFonts w:cs="Courier New"/>
              </w:rPr>
              <w:t>fmiFreeModelInstance</w:t>
            </w:r>
            <w:r w:rsidRPr="00432F04">
              <w:rPr>
                <w:rStyle w:val="CODE"/>
                <w:rFonts w:cs="Courier New"/>
              </w:rPr>
              <w:t>(</w:t>
            </w:r>
            <w:r w:rsidR="001D30BC">
              <w:rPr>
                <w:rStyle w:val="CODE"/>
                <w:rFonts w:cs="Courier New"/>
              </w:rPr>
              <w:t>fmiComponent c</w:t>
            </w:r>
            <w:r w:rsidRPr="00432F04">
              <w:rPr>
                <w:rStyle w:val="CODE"/>
                <w:rFonts w:cs="Courier New"/>
              </w:rPr>
              <w:t>);</w:t>
            </w:r>
          </w:p>
        </w:tc>
      </w:tr>
      <w:tr w:rsidR="00990EFE" w:rsidRPr="00432F04" w14:paraId="02AA3A75" w14:textId="77777777" w:rsidTr="00990EFE">
        <w:tc>
          <w:tcPr>
            <w:tcW w:w="600" w:type="dxa"/>
          </w:tcPr>
          <w:p w14:paraId="0A52C5C8" w14:textId="77777777" w:rsidR="00990EFE" w:rsidRPr="00432F04" w:rsidRDefault="00990EFE" w:rsidP="00990EFE">
            <w:pPr>
              <w:pStyle w:val="Textkrper-Tabelle"/>
            </w:pPr>
          </w:p>
        </w:tc>
        <w:tc>
          <w:tcPr>
            <w:tcW w:w="8858" w:type="dxa"/>
          </w:tcPr>
          <w:p w14:paraId="247A4B5F" w14:textId="77777777" w:rsidR="00990EFE" w:rsidRPr="00432F04" w:rsidRDefault="00990EFE" w:rsidP="00990EFE">
            <w:pPr>
              <w:pStyle w:val="Textkrper-Tabelle"/>
              <w:spacing w:after="240"/>
            </w:pPr>
            <w:r w:rsidRPr="00432F04">
              <w:t xml:space="preserve">Dispose the given model instance and deallocate all the allocated memory and other resources that have been allocated by the functions of the </w:t>
            </w:r>
            <w:r w:rsidR="00C71768">
              <w:t>Model Exchange</w:t>
            </w:r>
            <w:r w:rsidRPr="00432F04">
              <w:t xml:space="preserve"> Interface for instance “</w:t>
            </w:r>
            <w:r w:rsidR="00782197">
              <w:rPr>
                <w:rStyle w:val="CODE"/>
              </w:rPr>
              <w:t>c</w:t>
            </w:r>
            <w:r w:rsidR="00782197" w:rsidRPr="00432F04">
              <w:t>“</w:t>
            </w:r>
            <w:r w:rsidRPr="00432F04">
              <w:t>. If “</w:t>
            </w:r>
            <w:r w:rsidR="00782197">
              <w:rPr>
                <w:rStyle w:val="CODE"/>
              </w:rPr>
              <w:t>c</w:t>
            </w:r>
            <w:r w:rsidR="00782197" w:rsidRPr="00432F04">
              <w:t>“</w:t>
            </w:r>
            <w:r w:rsidR="00782197">
              <w:t xml:space="preserve"> is a N</w:t>
            </w:r>
            <w:r w:rsidRPr="00432F04">
              <w:t>ULL pointer, the function call is ignored (does not have an effect).</w:t>
            </w:r>
          </w:p>
        </w:tc>
      </w:tr>
      <w:tr w:rsidR="00990EFE" w:rsidRPr="00432F04" w14:paraId="79FC83CA" w14:textId="77777777" w:rsidTr="00990EFE">
        <w:tc>
          <w:tcPr>
            <w:tcW w:w="9458" w:type="dxa"/>
            <w:gridSpan w:val="2"/>
          </w:tcPr>
          <w:p w14:paraId="57913DCB" w14:textId="77777777" w:rsidR="00990EFE" w:rsidRPr="00432F04" w:rsidRDefault="009236DE" w:rsidP="00990EFE">
            <w:pPr>
              <w:pStyle w:val="CODE1"/>
            </w:pPr>
            <w:r>
              <w:rPr>
                <w:b/>
              </w:rPr>
              <w:t>fmiStatus</w:t>
            </w:r>
            <w:r w:rsidR="00990EFE" w:rsidRPr="00432F04">
              <w:t xml:space="preserve"> </w:t>
            </w:r>
            <w:r>
              <w:t>fmiSetDebugLogging</w:t>
            </w:r>
            <w:r w:rsidR="00990EFE" w:rsidRPr="00432F04">
              <w:t>(</w:t>
            </w:r>
            <w:r w:rsidR="001D30BC">
              <w:t>fmiComponent c</w:t>
            </w:r>
            <w:r w:rsidR="00990EFE" w:rsidRPr="00432F04">
              <w:t xml:space="preserve">, </w:t>
            </w:r>
            <w:r>
              <w:t>fmiBoolean</w:t>
            </w:r>
            <w:r w:rsidR="00990EFE" w:rsidRPr="00432F04">
              <w:t xml:space="preserve"> loggingOn) </w:t>
            </w:r>
          </w:p>
        </w:tc>
      </w:tr>
      <w:tr w:rsidR="00990EFE" w:rsidRPr="00432F04" w14:paraId="7FF03A58" w14:textId="77777777" w:rsidTr="00990EFE">
        <w:tc>
          <w:tcPr>
            <w:tcW w:w="600" w:type="dxa"/>
          </w:tcPr>
          <w:p w14:paraId="6758D491" w14:textId="77777777" w:rsidR="00990EFE" w:rsidRPr="00432F04" w:rsidRDefault="00990EFE" w:rsidP="00990EFE">
            <w:pPr>
              <w:pStyle w:val="Textkrper-Tabelle"/>
            </w:pPr>
          </w:p>
        </w:tc>
        <w:tc>
          <w:tcPr>
            <w:tcW w:w="8858" w:type="dxa"/>
          </w:tcPr>
          <w:p w14:paraId="55DFA600" w14:textId="77777777" w:rsidR="00990EFE" w:rsidRPr="00432F04" w:rsidRDefault="00990EFE" w:rsidP="006152D2">
            <w:pPr>
              <w:pStyle w:val="Textkrper-Tabelle"/>
              <w:spacing w:after="240"/>
            </w:pPr>
            <w:r w:rsidRPr="00432F04">
              <w:t xml:space="preserve">If </w:t>
            </w:r>
            <w:r w:rsidRPr="00432F04">
              <w:rPr>
                <w:rStyle w:val="CODE"/>
              </w:rPr>
              <w:t>loggingOn=</w:t>
            </w:r>
            <w:r w:rsidR="00FB1002">
              <w:rPr>
                <w:rStyle w:val="CODE"/>
              </w:rPr>
              <w:t>fmiTrue</w:t>
            </w:r>
            <w:r w:rsidRPr="00432F04">
              <w:t>, debug logging is enabled, otherwise it is switched off for instance</w:t>
            </w:r>
            <w:r w:rsidR="00782197">
              <w:t xml:space="preserve"> “</w:t>
            </w:r>
            <w:r w:rsidR="00782197" w:rsidRPr="00782197">
              <w:rPr>
                <w:rStyle w:val="CODE"/>
              </w:rPr>
              <w:t>c</w:t>
            </w:r>
            <w:r w:rsidR="00782197">
              <w:t>”</w:t>
            </w:r>
          </w:p>
        </w:tc>
      </w:tr>
    </w:tbl>
    <w:p w14:paraId="3DFB34D6" w14:textId="77777777" w:rsidR="00990EFE" w:rsidRPr="00432F04" w:rsidRDefault="00990EFE" w:rsidP="00990EFE">
      <w:pPr>
        <w:pStyle w:val="berschrift2"/>
      </w:pPr>
      <w:bookmarkStart w:id="86" w:name="_Ref240459819"/>
      <w:bookmarkStart w:id="87" w:name="_Toc240646369"/>
      <w:bookmarkStart w:id="88" w:name="_Toc247884542"/>
      <w:bookmarkStart w:id="89" w:name="_Toc252111366"/>
      <w:r w:rsidRPr="00432F04">
        <w:lastRenderedPageBreak/>
        <w:t>Providing Independent Variables and Re-initialization of Caching</w:t>
      </w:r>
      <w:bookmarkEnd w:id="86"/>
      <w:bookmarkEnd w:id="87"/>
      <w:bookmarkEnd w:id="88"/>
      <w:bookmarkEnd w:id="89"/>
    </w:p>
    <w:p w14:paraId="6926BAC0" w14:textId="77777777" w:rsidR="00990EFE" w:rsidRPr="00432F04" w:rsidRDefault="00990EFE" w:rsidP="00990EFE">
      <w:pPr>
        <w:pStyle w:val="Textkrper"/>
      </w:pPr>
      <w:r w:rsidRPr="00432F04">
        <w:t xml:space="preserve">Depending on the situation, different variables need to be computed. In order to be </w:t>
      </w:r>
      <w:r w:rsidRPr="00432F04">
        <w:rPr>
          <w:u w:val="single"/>
        </w:rPr>
        <w:t>efficient</w:t>
      </w:r>
      <w:r w:rsidRPr="00432F04">
        <w:t xml:space="preserve">, it is important that the interface requires only the </w:t>
      </w:r>
      <w:r w:rsidRPr="00432F04">
        <w:rPr>
          <w:u w:val="single"/>
        </w:rPr>
        <w:t>computation</w:t>
      </w:r>
      <w:r w:rsidRPr="00432F04">
        <w:t xml:space="preserve"> of variables that are needed in the </w:t>
      </w:r>
      <w:r w:rsidRPr="00432F04">
        <w:rPr>
          <w:u w:val="single"/>
        </w:rPr>
        <w:t>present context</w:t>
      </w:r>
      <w:r w:rsidRPr="00432F04">
        <w:t xml:space="preserve">. For example, during the iteration of an integrator step, only the state derivatives need to be computed, provided the output of a model is not connected. It might be that at the same time instant other variables are needed. For example, if an integrator step is completed, the </w:t>
      </w:r>
      <w:r w:rsidR="00782197">
        <w:t xml:space="preserve">event </w:t>
      </w:r>
      <w:r w:rsidRPr="00432F04">
        <w:t>indicator functions need to be c</w:t>
      </w:r>
      <w:r w:rsidR="00132D52">
        <w:t>omputed as well. For efficiency</w:t>
      </w:r>
      <w:r w:rsidRPr="00432F04">
        <w:t xml:space="preserve"> it is then important that in the call to compute the</w:t>
      </w:r>
      <w:r w:rsidR="00782197">
        <w:t xml:space="preserve"> event</w:t>
      </w:r>
      <w:r w:rsidRPr="00432F04">
        <w:t xml:space="preserve"> indicator functions, the state derivatives are not newly computed, if they have been computed already at the present time instant. This means, the state derivatives shall be reused from the previous call. This feature is called “</w:t>
      </w:r>
      <w:r w:rsidRPr="00432F04">
        <w:rPr>
          <w:u w:val="single"/>
        </w:rPr>
        <w:t>caching of variables</w:t>
      </w:r>
      <w:r w:rsidRPr="00432F04">
        <w:t>” in the sequel.</w:t>
      </w:r>
      <w:r w:rsidR="00132D52">
        <w:t xml:space="preserve"> An example for caching and a sketch how to implement it, is given in appendix</w:t>
      </w:r>
      <w:r w:rsidR="00782197">
        <w:t xml:space="preserve"> </w:t>
      </w:r>
      <w:r w:rsidR="00782197">
        <w:fldChar w:fldCharType="begin"/>
      </w:r>
      <w:r w:rsidR="00782197">
        <w:instrText xml:space="preserve"> REF _Ref249244501 \r \h </w:instrText>
      </w:r>
      <w:r w:rsidR="00782197">
        <w:fldChar w:fldCharType="separate"/>
      </w:r>
      <w:r w:rsidR="0059498C">
        <w:t>B.4</w:t>
      </w:r>
      <w:r w:rsidR="00782197">
        <w:fldChar w:fldCharType="end"/>
      </w:r>
      <w:r w:rsidR="00132D52">
        <w:t>.</w:t>
      </w:r>
    </w:p>
    <w:p w14:paraId="0DD73CC2" w14:textId="77777777" w:rsidR="00990EFE" w:rsidRPr="00432F04" w:rsidRDefault="00990EFE" w:rsidP="00132D52">
      <w:pPr>
        <w:pStyle w:val="Textkrper-Zeileneinzug"/>
      </w:pPr>
      <w:r w:rsidRPr="00432F04">
        <w:t xml:space="preserve">Caching requires that the model evaluation can detect when the input arguments, like time or states, have changed. This is achieved by setting them explicitly with a function call, since every such function call signals precisely a change of the corresponding variables. For this reason, this section contains functions to set the input arguments of the equation evaluation functions. This is unproblematic for time and states, but is more involved for parameters and inputs, since the latter may have different data types. </w:t>
      </w:r>
    </w:p>
    <w:p w14:paraId="15428C43" w14:textId="77777777" w:rsidR="00132D52" w:rsidRDefault="006152D2" w:rsidP="00132D52">
      <w:pPr>
        <w:pStyle w:val="Textkrper-Zeileneinzug"/>
        <w:spacing w:after="120"/>
      </w:pPr>
      <w:r>
        <w:t>All variable values</w:t>
      </w:r>
      <w:r w:rsidR="00990EFE" w:rsidRPr="00432F04">
        <w:t xml:space="preserve"> are identified with a variable handle called “value reference”. The hand</w:t>
      </w:r>
      <w:r w:rsidR="00660C03">
        <w:t xml:space="preserve">le is defined in the </w:t>
      </w:r>
      <w:r>
        <w:t xml:space="preserve">Model </w:t>
      </w:r>
      <w:r w:rsidR="00990EFE" w:rsidRPr="00432F04">
        <w:t xml:space="preserve">Description </w:t>
      </w:r>
      <w:r w:rsidR="00660C03">
        <w:t xml:space="preserve">Schema </w:t>
      </w:r>
      <w:r w:rsidR="00990EFE" w:rsidRPr="00432F04">
        <w:t>(as “</w:t>
      </w:r>
      <w:r w:rsidR="00782197">
        <w:t>valueReference</w:t>
      </w:r>
      <w:r w:rsidR="00990EFE" w:rsidRPr="00432F04">
        <w:t xml:space="preserve">” in element “ScalarVariable”). </w:t>
      </w:r>
      <w:r w:rsidR="00132D52" w:rsidRPr="007D1217">
        <w:t>Whether or not the "</w:t>
      </w:r>
      <w:r w:rsidR="00782197">
        <w:t>valueReference</w:t>
      </w:r>
      <w:r w:rsidR="00132D52" w:rsidRPr="007D1217">
        <w:t>" is unique, is a secret of the modelling env</w:t>
      </w:r>
      <w:r w:rsidR="00132D52">
        <w:t>ironment that generated the C-functions and this information cannot be utilized by the simulation environment</w:t>
      </w:r>
      <w:r w:rsidR="00132D52" w:rsidRPr="007D1217">
        <w:t xml:space="preserve">. The only guarantee is that </w:t>
      </w:r>
      <w:r w:rsidR="00782197">
        <w:t>valueReference</w:t>
      </w:r>
      <w:r w:rsidR="00132D52" w:rsidRPr="007D1217">
        <w:t xml:space="preserve"> is unique for a particular </w:t>
      </w:r>
      <w:r w:rsidR="00132D52">
        <w:t xml:space="preserve">base </w:t>
      </w:r>
      <w:r w:rsidR="00132D52" w:rsidRPr="007D1217">
        <w:t>data type (</w:t>
      </w:r>
      <w:r w:rsidR="00132D52">
        <w:t>R</w:t>
      </w:r>
      <w:r w:rsidR="00132D52" w:rsidRPr="007D1217">
        <w:t>eal, Intege</w:t>
      </w:r>
      <w:r w:rsidR="00132D52">
        <w:t xml:space="preserve">r/Enumeration, Boolean, String) with exception of alias variables (variables with </w:t>
      </w:r>
      <w:r w:rsidR="00782197">
        <w:t>alias</w:t>
      </w:r>
      <w:r w:rsidR="00132D52">
        <w:t xml:space="preserve"> = ”alias” or “negatedAlias” have the same </w:t>
      </w:r>
      <w:r w:rsidR="00782197">
        <w:t>valueReference</w:t>
      </w:r>
      <w:r w:rsidR="000F539D">
        <w:t xml:space="preserve"> as the variable to which they are aliased</w:t>
      </w:r>
      <w:r w:rsidR="00132D52">
        <w:t>)</w:t>
      </w:r>
      <w:r w:rsidR="000F539D">
        <w:t>.</w:t>
      </w:r>
    </w:p>
    <w:tbl>
      <w:tblPr>
        <w:tblW w:w="0" w:type="auto"/>
        <w:tblInd w:w="348" w:type="dxa"/>
        <w:tblLook w:val="01E0" w:firstRow="1" w:lastRow="1" w:firstColumn="1" w:lastColumn="1" w:noHBand="0" w:noVBand="0"/>
      </w:tblPr>
      <w:tblGrid>
        <w:gridCol w:w="600"/>
        <w:gridCol w:w="8858"/>
      </w:tblGrid>
      <w:tr w:rsidR="00990EFE" w:rsidRPr="00432F04" w14:paraId="18FED9C4" w14:textId="77777777" w:rsidTr="00990EFE">
        <w:tc>
          <w:tcPr>
            <w:tcW w:w="9458" w:type="dxa"/>
            <w:gridSpan w:val="2"/>
          </w:tcPr>
          <w:p w14:paraId="350B9924"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fmiSetTime</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Pr>
                <w:rStyle w:val="CODE"/>
                <w:rFonts w:cs="Courier New"/>
              </w:rPr>
              <w:t>fmiReal</w:t>
            </w:r>
            <w:r w:rsidR="00990EFE" w:rsidRPr="00432F04">
              <w:rPr>
                <w:rStyle w:val="CODE"/>
                <w:rFonts w:cs="Courier New"/>
              </w:rPr>
              <w:t xml:space="preserve"> time);</w:t>
            </w:r>
          </w:p>
        </w:tc>
      </w:tr>
      <w:tr w:rsidR="00990EFE" w:rsidRPr="00432F04" w14:paraId="18A86702" w14:textId="77777777" w:rsidTr="00990EFE">
        <w:tc>
          <w:tcPr>
            <w:tcW w:w="600" w:type="dxa"/>
          </w:tcPr>
          <w:p w14:paraId="03F4E5F6" w14:textId="77777777" w:rsidR="00990EFE" w:rsidRPr="00432F04" w:rsidRDefault="00990EFE" w:rsidP="00990EFE">
            <w:pPr>
              <w:pStyle w:val="Textkrper-Tabelle"/>
            </w:pPr>
          </w:p>
        </w:tc>
        <w:tc>
          <w:tcPr>
            <w:tcW w:w="8858" w:type="dxa"/>
          </w:tcPr>
          <w:p w14:paraId="6526B2DB" w14:textId="77777777" w:rsidR="00836C63" w:rsidRPr="00432F04" w:rsidRDefault="00990EFE" w:rsidP="00990EFE">
            <w:pPr>
              <w:pStyle w:val="Textkrper-Tabelle"/>
              <w:spacing w:after="240"/>
            </w:pPr>
            <w:r w:rsidRPr="00432F04">
              <w:t>Set a new time instant and re-initialize caching of variables that depend on time (variables that depend solely on constants or parameters need not to be newly computed in the sequel, but the previously computed values can be reused).</w:t>
            </w:r>
          </w:p>
        </w:tc>
      </w:tr>
      <w:tr w:rsidR="00990EFE" w:rsidRPr="00432F04" w14:paraId="68C91C43" w14:textId="77777777" w:rsidTr="00990EFE">
        <w:tc>
          <w:tcPr>
            <w:tcW w:w="9458" w:type="dxa"/>
            <w:gridSpan w:val="2"/>
          </w:tcPr>
          <w:p w14:paraId="0F847D57" w14:textId="77777777" w:rsidR="00990EFE" w:rsidRPr="00432F04" w:rsidRDefault="009236DE" w:rsidP="00990EFE">
            <w:pPr>
              <w:pStyle w:val="Textkrper-Tabelle"/>
              <w:rPr>
                <w:rFonts w:ascii="Courier New" w:hAnsi="Courier New" w:cs="Courier New"/>
                <w:sz w:val="19"/>
              </w:rPr>
            </w:pPr>
            <w:r>
              <w:rPr>
                <w:rStyle w:val="CODE"/>
              </w:rPr>
              <w:t>fmiStatus</w:t>
            </w:r>
            <w:r w:rsidR="00990EFE" w:rsidRPr="00432F04">
              <w:rPr>
                <w:rStyle w:val="CODE"/>
                <w:rFonts w:cs="Courier New"/>
              </w:rPr>
              <w:t xml:space="preserve"> </w:t>
            </w:r>
            <w:r>
              <w:rPr>
                <w:rStyle w:val="CODE"/>
                <w:rFonts w:cs="Courier New"/>
              </w:rPr>
              <w:t>fmiSetContinuousStates</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sidR="00990EFE" w:rsidRPr="00432F04">
              <w:rPr>
                <w:rStyle w:val="CODE"/>
                <w:rFonts w:cs="Courier New"/>
                <w:b/>
              </w:rPr>
              <w:t>const</w:t>
            </w:r>
            <w:r w:rsidR="00990EFE" w:rsidRPr="00432F04">
              <w:rPr>
                <w:rStyle w:val="CODE"/>
                <w:rFonts w:cs="Courier New"/>
              </w:rPr>
              <w:t xml:space="preserve"> </w:t>
            </w:r>
            <w:r>
              <w:rPr>
                <w:rStyle w:val="CODE"/>
                <w:rFonts w:cs="Courier New"/>
              </w:rPr>
              <w:t>fmiReal</w:t>
            </w:r>
            <w:r w:rsidR="00990EFE" w:rsidRPr="00432F04">
              <w:rPr>
                <w:rStyle w:val="CODE"/>
                <w:rFonts w:cs="Courier New"/>
              </w:rPr>
              <w:t xml:space="preserve"> x[],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p>
        </w:tc>
      </w:tr>
      <w:tr w:rsidR="00990EFE" w:rsidRPr="00432F04" w14:paraId="371D5773" w14:textId="77777777" w:rsidTr="00990EFE">
        <w:tc>
          <w:tcPr>
            <w:tcW w:w="600" w:type="dxa"/>
          </w:tcPr>
          <w:p w14:paraId="064E363F" w14:textId="77777777" w:rsidR="00990EFE" w:rsidRPr="00432F04" w:rsidRDefault="00990EFE" w:rsidP="00990EFE">
            <w:pPr>
              <w:pStyle w:val="Textkrper-Tabelle"/>
            </w:pPr>
          </w:p>
        </w:tc>
        <w:tc>
          <w:tcPr>
            <w:tcW w:w="8858" w:type="dxa"/>
          </w:tcPr>
          <w:p w14:paraId="0183C4B0" w14:textId="77777777" w:rsidR="00AD71EE" w:rsidRPr="00432F04" w:rsidRDefault="00990EFE" w:rsidP="00990EFE">
            <w:pPr>
              <w:pStyle w:val="Textkrper-Tabelle"/>
              <w:spacing w:after="240"/>
            </w:pPr>
            <w:r w:rsidRPr="00432F04">
              <w:t xml:space="preserve">Set a new (continuous) state vector and re-initialize caching of variables that depend on the states. Argument </w:t>
            </w:r>
            <w:r w:rsidRPr="00432F04">
              <w:rPr>
                <w:rStyle w:val="CODE"/>
                <w:rFonts w:cs="Courier New"/>
              </w:rPr>
              <w:t>nx</w:t>
            </w:r>
            <w:r w:rsidRPr="00432F04">
              <w:t xml:space="preserve"> is the length of vector </w:t>
            </w:r>
            <w:r w:rsidRPr="00432F04">
              <w:rPr>
                <w:rStyle w:val="CODE"/>
                <w:rFonts w:cs="Courier New"/>
              </w:rPr>
              <w:t>x</w:t>
            </w:r>
            <w:r w:rsidRPr="00432F04">
              <w:t xml:space="preserve"> and is provided for checking purposes (variables that depend solely on constants, parameters, time, and inputs need not to be newly computed in the sequel, but the previously computed values can be reused). Note, </w:t>
            </w:r>
            <w:r w:rsidR="009236DE" w:rsidRPr="00782197">
              <w:rPr>
                <w:rStyle w:val="CODE"/>
              </w:rPr>
              <w:t>fmiEventUpdate</w:t>
            </w:r>
            <w:r w:rsidRPr="00432F04">
              <w:t xml:space="preserve"> might change the continuous states as well.</w:t>
            </w:r>
            <w:r w:rsidR="00AD71EE">
              <w:br/>
            </w:r>
            <w:r w:rsidR="00AD71EE" w:rsidRPr="00321712">
              <w:t xml:space="preserve">Note: </w:t>
            </w:r>
            <w:r w:rsidR="009236DE">
              <w:rPr>
                <w:rStyle w:val="CODE"/>
              </w:rPr>
              <w:t>fmiStatus</w:t>
            </w:r>
            <w:r w:rsidR="00AD71EE" w:rsidRPr="00321712">
              <w:rPr>
                <w:rStyle w:val="CODE"/>
              </w:rPr>
              <w:t xml:space="preserve"> = </w:t>
            </w:r>
            <w:r w:rsidR="009236DE">
              <w:rPr>
                <w:rStyle w:val="CODE"/>
              </w:rPr>
              <w:t>fmiDiscard</w:t>
            </w:r>
            <w:r w:rsidR="00AD71EE" w:rsidRPr="00321712">
              <w:t xml:space="preserve"> is possible.</w:t>
            </w:r>
          </w:p>
        </w:tc>
      </w:tr>
      <w:tr w:rsidR="00990EFE" w:rsidRPr="00432F04" w14:paraId="616B4846" w14:textId="77777777" w:rsidTr="00990EFE">
        <w:tc>
          <w:tcPr>
            <w:tcW w:w="9458" w:type="dxa"/>
            <w:gridSpan w:val="2"/>
          </w:tcPr>
          <w:p w14:paraId="7BB0A380" w14:textId="77777777" w:rsidR="001D30BC" w:rsidRDefault="009236DE" w:rsidP="00990EFE">
            <w:pPr>
              <w:pStyle w:val="Textkrper-Tabelle"/>
              <w:rPr>
                <w:rStyle w:val="CODE"/>
                <w:rFonts w:cs="Courier New"/>
              </w:rPr>
            </w:pPr>
            <w:r>
              <w:rPr>
                <w:rStyle w:val="CODE"/>
              </w:rPr>
              <w:t>fmiStatus</w:t>
            </w:r>
            <w:r w:rsidR="00990EFE" w:rsidRPr="00432F04">
              <w:rPr>
                <w:rStyle w:val="CODE"/>
              </w:rPr>
              <w:t xml:space="preserve"> </w:t>
            </w:r>
            <w:r>
              <w:rPr>
                <w:rStyle w:val="CODE"/>
              </w:rPr>
              <w:t>fmiCompletedIntegratorStep</w:t>
            </w:r>
            <w:r w:rsidR="00990EFE" w:rsidRPr="00432F04">
              <w:rPr>
                <w:rStyle w:val="CODE"/>
              </w:rPr>
              <w:t>(</w:t>
            </w:r>
            <w:r w:rsidR="001D30BC">
              <w:rPr>
                <w:rStyle w:val="CODE"/>
                <w:rFonts w:cs="Courier New"/>
              </w:rPr>
              <w:t>fmiComponent c</w:t>
            </w:r>
            <w:r w:rsidR="00990EFE" w:rsidRPr="00432F04">
              <w:rPr>
                <w:rStyle w:val="CODE"/>
                <w:rFonts w:cs="Courier New"/>
              </w:rPr>
              <w:t xml:space="preserve">, </w:t>
            </w:r>
          </w:p>
          <w:p w14:paraId="427D712B" w14:textId="77777777" w:rsidR="00990EFE" w:rsidRPr="00432F04" w:rsidRDefault="001D30BC" w:rsidP="00990EFE">
            <w:pPr>
              <w:pStyle w:val="Textkrper-Tabelle"/>
              <w:rPr>
                <w:rStyle w:val="CODE"/>
              </w:rPr>
            </w:pPr>
            <w:r>
              <w:rPr>
                <w:rStyle w:val="CODE"/>
                <w:rFonts w:cs="Courier New"/>
              </w:rPr>
              <w:t xml:space="preserve">                                     </w:t>
            </w:r>
            <w:r w:rsidR="009236DE">
              <w:rPr>
                <w:rStyle w:val="CODE"/>
              </w:rPr>
              <w:t>fmiBoolean</w:t>
            </w:r>
            <w:r w:rsidR="00990EFE" w:rsidRPr="00432F04">
              <w:rPr>
                <w:rStyle w:val="CODE"/>
              </w:rPr>
              <w:t>* callEventUpdate);</w:t>
            </w:r>
          </w:p>
        </w:tc>
      </w:tr>
      <w:tr w:rsidR="00990EFE" w:rsidRPr="00432F04" w14:paraId="4A71C910" w14:textId="77777777" w:rsidTr="00990EFE">
        <w:tc>
          <w:tcPr>
            <w:tcW w:w="600" w:type="dxa"/>
          </w:tcPr>
          <w:p w14:paraId="6BC09479" w14:textId="77777777" w:rsidR="00990EFE" w:rsidRPr="00432F04" w:rsidRDefault="00990EFE" w:rsidP="00990EFE">
            <w:pPr>
              <w:pStyle w:val="Textkrper-Tabelle"/>
            </w:pPr>
          </w:p>
        </w:tc>
        <w:tc>
          <w:tcPr>
            <w:tcW w:w="8858" w:type="dxa"/>
          </w:tcPr>
          <w:p w14:paraId="560CC723" w14:textId="77777777" w:rsidR="00990EFE" w:rsidRPr="00432F04" w:rsidRDefault="00990EFE" w:rsidP="00990EFE">
            <w:pPr>
              <w:pStyle w:val="Textkrper-Tabelle"/>
            </w:pPr>
            <w:r w:rsidRPr="00432F04">
              <w:t xml:space="preserve">This function must be called by the environment after every completed step of the integrator. If the function returns with </w:t>
            </w:r>
            <w:r w:rsidRPr="00432F04">
              <w:rPr>
                <w:rStyle w:val="CODE"/>
              </w:rPr>
              <w:t xml:space="preserve">callEventUpdate = </w:t>
            </w:r>
            <w:r w:rsidR="00FB1002">
              <w:rPr>
                <w:rStyle w:val="CODE"/>
              </w:rPr>
              <w:t>fmiTrue</w:t>
            </w:r>
            <w:r w:rsidRPr="00432F04">
              <w:t xml:space="preserve">, then the environment has to call </w:t>
            </w:r>
            <w:r w:rsidR="009236DE">
              <w:rPr>
                <w:rStyle w:val="CODE"/>
              </w:rPr>
              <w:t>fmiEventUpdate</w:t>
            </w:r>
            <w:r w:rsidRPr="00432F04">
              <w:rPr>
                <w:rStyle w:val="CODE"/>
              </w:rPr>
              <w:t>(..)</w:t>
            </w:r>
            <w:r w:rsidRPr="00432F04">
              <w:t>, otherwise, no action is needed.</w:t>
            </w:r>
          </w:p>
          <w:p w14:paraId="43407A2F" w14:textId="77777777" w:rsidR="00990EFE" w:rsidRPr="00432F04" w:rsidRDefault="00990EFE" w:rsidP="00990EFE">
            <w:pPr>
              <w:pStyle w:val="Textkrper-Zeileneinzug"/>
            </w:pPr>
            <w:r w:rsidRPr="00432F04">
              <w:t xml:space="preserve">When the integrator step is completed and the states are </w:t>
            </w:r>
            <w:r w:rsidRPr="006152D2">
              <w:rPr>
                <w:u w:val="single"/>
              </w:rPr>
              <w:t>modified</w:t>
            </w:r>
            <w:r w:rsidRPr="00432F04">
              <w:t xml:space="preserve"> by the integrator </w:t>
            </w:r>
            <w:r w:rsidRPr="006152D2">
              <w:rPr>
                <w:u w:val="single"/>
              </w:rPr>
              <w:t>afterwards</w:t>
            </w:r>
            <w:r w:rsidRPr="00432F04">
              <w:t xml:space="preserve"> (e.g., correction by a BDF method), then </w:t>
            </w:r>
            <w:r w:rsidR="009236DE">
              <w:rPr>
                <w:rStyle w:val="CODE"/>
                <w:rFonts w:cs="Courier New"/>
              </w:rPr>
              <w:t>fmiSetContinuousStates</w:t>
            </w:r>
            <w:r w:rsidRPr="00432F04">
              <w:rPr>
                <w:rStyle w:val="CODE"/>
                <w:rFonts w:cs="Courier New"/>
              </w:rPr>
              <w:t>(..)</w:t>
            </w:r>
            <w:r w:rsidRPr="00432F04">
              <w:t xml:space="preserve"> has to be called with the updated states </w:t>
            </w:r>
            <w:r w:rsidRPr="00432F04">
              <w:rPr>
                <w:u w:val="single"/>
              </w:rPr>
              <w:t>before</w:t>
            </w:r>
            <w:r w:rsidRPr="00432F04">
              <w:t xml:space="preserve"> </w:t>
            </w:r>
            <w:r w:rsidR="009236DE">
              <w:rPr>
                <w:rStyle w:val="CODE"/>
              </w:rPr>
              <w:t>fmiCompletedIntegratorStep</w:t>
            </w:r>
            <w:r w:rsidRPr="00432F04">
              <w:rPr>
                <w:rStyle w:val="CODE"/>
              </w:rPr>
              <w:t>(..)</w:t>
            </w:r>
            <w:r w:rsidRPr="00432F04">
              <w:t xml:space="preserve"> is called.</w:t>
            </w:r>
          </w:p>
          <w:p w14:paraId="1B9C2934" w14:textId="77777777" w:rsidR="00990EFE" w:rsidRPr="00432F04" w:rsidRDefault="00990EFE" w:rsidP="00990EFE">
            <w:pPr>
              <w:pStyle w:val="Textkrper"/>
            </w:pPr>
            <w:r w:rsidRPr="00432F04">
              <w:t>This function might be used, e.g., for the following purposes:</w:t>
            </w:r>
          </w:p>
          <w:p w14:paraId="50E57858" w14:textId="77777777" w:rsidR="00990EFE" w:rsidRPr="00432F04" w:rsidRDefault="00990EFE" w:rsidP="00990EFE">
            <w:pPr>
              <w:pStyle w:val="Textkrper-Zeileneinzug"/>
              <w:numPr>
                <w:ilvl w:val="0"/>
                <w:numId w:val="30"/>
              </w:numPr>
            </w:pPr>
            <w:r w:rsidRPr="00432F04">
              <w:rPr>
                <w:i/>
              </w:rPr>
              <w:t>Delays:</w:t>
            </w:r>
            <w:r w:rsidRPr="00432F04">
              <w:br/>
              <w:t xml:space="preserve">All variables that are used in a “delay(..)” operator are stored in an appropriate buffer and the function returns with </w:t>
            </w:r>
            <w:r w:rsidRPr="00432F04">
              <w:rPr>
                <w:rStyle w:val="CODE"/>
              </w:rPr>
              <w:t xml:space="preserve">callEventUpdate = </w:t>
            </w:r>
            <w:r w:rsidR="009236DE">
              <w:rPr>
                <w:rStyle w:val="CODE"/>
              </w:rPr>
              <w:t>fmiFalse</w:t>
            </w:r>
            <w:r w:rsidRPr="00432F04">
              <w:t>.</w:t>
            </w:r>
          </w:p>
          <w:p w14:paraId="0E46BA9D" w14:textId="77777777" w:rsidR="00990EFE" w:rsidRPr="00432F04" w:rsidRDefault="00990EFE" w:rsidP="00990EFE">
            <w:pPr>
              <w:pStyle w:val="Textkrper-Zeileneinzug"/>
              <w:numPr>
                <w:ilvl w:val="0"/>
                <w:numId w:val="30"/>
              </w:numPr>
              <w:spacing w:after="240"/>
              <w:jc w:val="left"/>
            </w:pPr>
            <w:r w:rsidRPr="00432F04">
              <w:rPr>
                <w:i/>
              </w:rPr>
              <w:lastRenderedPageBreak/>
              <w:t>Dynamic state selection:</w:t>
            </w:r>
            <w:r w:rsidRPr="00432F04">
              <w:br/>
              <w:t xml:space="preserve">It is checked whether the dynamically selected states are still numerically appropriate. If yes, the function returns with </w:t>
            </w:r>
            <w:r w:rsidRPr="00432F04">
              <w:rPr>
                <w:rStyle w:val="CODE"/>
              </w:rPr>
              <w:t xml:space="preserve">callEventUpdate = </w:t>
            </w:r>
            <w:r w:rsidR="009236DE">
              <w:rPr>
                <w:rStyle w:val="CODE"/>
              </w:rPr>
              <w:t>fmiFalse</w:t>
            </w:r>
            <w:r w:rsidRPr="00432F04">
              <w:t xml:space="preserve"> otherwise with </w:t>
            </w:r>
            <w:r w:rsidR="00FB1002">
              <w:rPr>
                <w:rStyle w:val="CODE"/>
              </w:rPr>
              <w:t>fmiTrue</w:t>
            </w:r>
            <w:r w:rsidRPr="00432F04">
              <w:t xml:space="preserve">. In the latter case, </w:t>
            </w:r>
            <w:r w:rsidR="009236DE">
              <w:rPr>
                <w:rStyle w:val="CODE"/>
              </w:rPr>
              <w:t>fmiEventUpdate</w:t>
            </w:r>
            <w:r w:rsidRPr="00432F04">
              <w:rPr>
                <w:rStyle w:val="CODE"/>
              </w:rPr>
              <w:t>(..)</w:t>
            </w:r>
            <w:r w:rsidRPr="00432F04">
              <w:t xml:space="preserve"> has to be called and changes the states dynamically.</w:t>
            </w:r>
          </w:p>
        </w:tc>
      </w:tr>
      <w:tr w:rsidR="00990EFE" w:rsidRPr="00432F04" w14:paraId="7E84FA82" w14:textId="77777777" w:rsidTr="00990EFE">
        <w:tc>
          <w:tcPr>
            <w:tcW w:w="9458" w:type="dxa"/>
            <w:gridSpan w:val="2"/>
          </w:tcPr>
          <w:p w14:paraId="0A3B5537" w14:textId="77777777" w:rsidR="00990EFE" w:rsidRPr="00432F04" w:rsidRDefault="009236DE" w:rsidP="00990EFE">
            <w:pPr>
              <w:pStyle w:val="Textkrper-Tabelle"/>
              <w:rPr>
                <w:rStyle w:val="CODE"/>
              </w:rPr>
            </w:pPr>
            <w:r>
              <w:rPr>
                <w:rStyle w:val="CODE"/>
              </w:rPr>
              <w:lastRenderedPageBreak/>
              <w:t>fmiStatus</w:t>
            </w:r>
            <w:r w:rsidR="00990EFE" w:rsidRPr="00432F04">
              <w:rPr>
                <w:rStyle w:val="CODE"/>
              </w:rPr>
              <w:t xml:space="preserve"> </w:t>
            </w:r>
            <w:r>
              <w:rPr>
                <w:rStyle w:val="CODE"/>
              </w:rPr>
              <w:t>fmiSetReal</w:t>
            </w:r>
            <w:r w:rsidR="00990EFE" w:rsidRPr="00432F04">
              <w:rPr>
                <w:rStyle w:val="CODE"/>
              </w:rPr>
              <w:t xml:space="preserve">   (</w:t>
            </w:r>
            <w:r w:rsidR="001D30BC">
              <w:rPr>
                <w:rStyle w:val="CODE"/>
              </w:rPr>
              <w:t>fmiComponent c</w:t>
            </w:r>
            <w:r w:rsidR="00990EFE" w:rsidRPr="00432F04">
              <w:rPr>
                <w:rStyle w:val="CODE"/>
              </w:rPr>
              <w:t xml:space="preserve">, </w:t>
            </w:r>
            <w:r w:rsidR="00990EFE" w:rsidRPr="00432F04">
              <w:rPr>
                <w:rStyle w:val="CODE"/>
                <w:b/>
              </w:rPr>
              <w:t>const</w:t>
            </w:r>
            <w:r w:rsidR="00990EFE" w:rsidRPr="00432F04">
              <w:rPr>
                <w:rStyle w:val="CODE"/>
              </w:rPr>
              <w:t xml:space="preserve"> </w:t>
            </w:r>
            <w:r w:rsidR="00F82BB9">
              <w:rPr>
                <w:rStyle w:val="CODE"/>
              </w:rPr>
              <w:t>fmiValueReference</w:t>
            </w:r>
            <w:r w:rsidR="00990EFE" w:rsidRPr="00432F04">
              <w:rPr>
                <w:rStyle w:val="CODE"/>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2140CFC3" w14:textId="77777777" w:rsidR="00990EFE" w:rsidRPr="00432F04" w:rsidRDefault="001D30BC" w:rsidP="00990EFE">
            <w:pPr>
              <w:pStyle w:val="Textkrper-Tabelle"/>
              <w:rPr>
                <w:rStyle w:val="CODE"/>
                <w:rFonts w:cs="Courier New"/>
              </w:rPr>
            </w:pPr>
            <w:r>
              <w:rPr>
                <w:rStyle w:val="CODE"/>
              </w:rPr>
              <w:t xml:space="preserve">  </w:t>
            </w:r>
            <w:r w:rsidR="00990EFE" w:rsidRPr="00432F04">
              <w:rPr>
                <w:rStyle w:val="CODE"/>
              </w:rPr>
              <w:t xml:space="preserve">                      </w:t>
            </w:r>
            <w:r w:rsidR="00990EFE" w:rsidRPr="00432F04">
              <w:rPr>
                <w:rStyle w:val="CODE"/>
                <w:b/>
              </w:rPr>
              <w:t>const</w:t>
            </w:r>
            <w:r w:rsidR="00990EFE" w:rsidRPr="00432F04">
              <w:rPr>
                <w:rStyle w:val="CODE"/>
              </w:rPr>
              <w:t xml:space="preserve"> </w:t>
            </w:r>
            <w:r w:rsidR="009236DE">
              <w:rPr>
                <w:rStyle w:val="CODE"/>
              </w:rPr>
              <w:t>fmiReal</w:t>
            </w:r>
            <w:r w:rsidR="00990EFE" w:rsidRPr="00432F04">
              <w:rPr>
                <w:rStyle w:val="CODE"/>
              </w:rPr>
              <w:t xml:space="preserve"> value[]);</w:t>
            </w:r>
          </w:p>
          <w:p w14:paraId="4E6F28D5" w14:textId="77777777" w:rsidR="00990EFE" w:rsidRPr="00432F04" w:rsidRDefault="009236DE" w:rsidP="00990EFE">
            <w:pPr>
              <w:pStyle w:val="Textkrper-Tabelle"/>
              <w:rPr>
                <w:rStyle w:val="CODE"/>
              </w:rPr>
            </w:pPr>
            <w:r>
              <w:rPr>
                <w:rStyle w:val="CODE"/>
              </w:rPr>
              <w:t>fmiStatus</w:t>
            </w:r>
            <w:r w:rsidR="00990EFE" w:rsidRPr="00432F04">
              <w:rPr>
                <w:rStyle w:val="CODE"/>
                <w:rFonts w:cs="Courier New"/>
              </w:rPr>
              <w:t xml:space="preserve"> </w:t>
            </w:r>
            <w:r>
              <w:rPr>
                <w:rStyle w:val="CODE"/>
                <w:rFonts w:cs="Courier New"/>
              </w:rPr>
              <w:t>fmiSet</w:t>
            </w:r>
            <w:r w:rsidR="00990EFE" w:rsidRPr="00432F04">
              <w:rPr>
                <w:rStyle w:val="CODE"/>
                <w:rFonts w:cs="Courier New"/>
              </w:rPr>
              <w:t>Integer(</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197E47AD"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Pr="00432F04">
              <w:rPr>
                <w:rStyle w:val="CODE"/>
                <w:rFonts w:cs="Courier New"/>
              </w:rPr>
              <w:t xml:space="preserve"> </w:t>
            </w:r>
            <w:r w:rsidRPr="00432F04">
              <w:rPr>
                <w:rStyle w:val="CODE"/>
                <w:b/>
              </w:rPr>
              <w:t>const</w:t>
            </w:r>
            <w:r w:rsidRPr="00432F04">
              <w:rPr>
                <w:rStyle w:val="CODE"/>
              </w:rPr>
              <w:t xml:space="preserve"> </w:t>
            </w:r>
            <w:r w:rsidR="009236DE">
              <w:rPr>
                <w:rStyle w:val="CODE"/>
                <w:rFonts w:cs="Courier New"/>
              </w:rPr>
              <w:t>fmiInteger</w:t>
            </w:r>
            <w:r w:rsidRPr="00432F04">
              <w:rPr>
                <w:rStyle w:val="CODE"/>
                <w:rFonts w:cs="Courier New"/>
              </w:rPr>
              <w:t xml:space="preserve"> value</w:t>
            </w:r>
            <w:r w:rsidRPr="00432F04">
              <w:rPr>
                <w:rStyle w:val="CODE"/>
              </w:rPr>
              <w:t>[]</w:t>
            </w:r>
            <w:r w:rsidRPr="00432F04">
              <w:rPr>
                <w:rStyle w:val="CODE"/>
                <w:rFonts w:cs="Courier New"/>
              </w:rPr>
              <w:t>);</w:t>
            </w:r>
          </w:p>
          <w:p w14:paraId="1C907897"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fmiSet</w:t>
            </w:r>
            <w:r w:rsidR="00990EFE" w:rsidRPr="00432F04">
              <w:rPr>
                <w:rStyle w:val="CODE"/>
                <w:rFonts w:cs="Courier New"/>
              </w:rPr>
              <w:t>Boolean(</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w:t>
            </w:r>
            <w:r w:rsidR="00990EFE" w:rsidRPr="00432F04">
              <w:rPr>
                <w:rStyle w:val="CODE"/>
              </w:rPr>
              <w:t xml:space="preserve">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6D6EE9EE"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Pr="00432F04">
              <w:rPr>
                <w:rStyle w:val="CODE"/>
                <w:b/>
              </w:rPr>
              <w:t>const</w:t>
            </w:r>
            <w:r w:rsidRPr="00432F04">
              <w:rPr>
                <w:rStyle w:val="CODE"/>
              </w:rPr>
              <w:t xml:space="preserve"> </w:t>
            </w:r>
            <w:r w:rsidR="009236DE">
              <w:rPr>
                <w:rStyle w:val="CODE"/>
                <w:rFonts w:cs="Courier New"/>
              </w:rPr>
              <w:t>fmiBoolean</w:t>
            </w:r>
            <w:r w:rsidRPr="00432F04">
              <w:rPr>
                <w:rStyle w:val="CODE"/>
                <w:rFonts w:cs="Courier New"/>
              </w:rPr>
              <w:t xml:space="preserve"> value</w:t>
            </w:r>
            <w:r w:rsidRPr="00432F04">
              <w:rPr>
                <w:rStyle w:val="CODE"/>
              </w:rPr>
              <w:t>[]</w:t>
            </w:r>
            <w:r w:rsidRPr="00432F04">
              <w:rPr>
                <w:rStyle w:val="CODE"/>
                <w:rFonts w:cs="Courier New"/>
              </w:rPr>
              <w:t>);</w:t>
            </w:r>
          </w:p>
          <w:p w14:paraId="53114EB0"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fmiSet</w:t>
            </w:r>
            <w:r w:rsidR="00990EFE" w:rsidRPr="00432F04">
              <w:rPr>
                <w:rStyle w:val="CODE"/>
                <w:rFonts w:cs="Courier New"/>
              </w:rPr>
              <w:t>String (</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5A04A042" w14:textId="77777777" w:rsidR="00990EFE" w:rsidRPr="00432F04" w:rsidRDefault="00990EFE" w:rsidP="00990EFE">
            <w:pPr>
              <w:pStyle w:val="Textkrper-Tabelle"/>
              <w:rPr>
                <w:rFonts w:ascii="Courier New" w:hAnsi="Courier New" w:cs="Courier New"/>
                <w:sz w:val="19"/>
              </w:rPr>
            </w:pPr>
            <w:r w:rsidRPr="00432F04">
              <w:rPr>
                <w:rStyle w:val="CODE"/>
              </w:rPr>
              <w:t xml:space="preserve">      </w:t>
            </w:r>
            <w:r w:rsidR="001D30BC">
              <w:rPr>
                <w:rStyle w:val="CODE"/>
              </w:rPr>
              <w:t xml:space="preserve">  </w:t>
            </w:r>
            <w:r w:rsidRPr="00432F04">
              <w:rPr>
                <w:rStyle w:val="CODE"/>
              </w:rPr>
              <w:t xml:space="preserve">                </w:t>
            </w:r>
            <w:r w:rsidRPr="00432F04">
              <w:rPr>
                <w:rStyle w:val="CODE"/>
                <w:b/>
              </w:rPr>
              <w:t>const</w:t>
            </w:r>
            <w:r w:rsidRPr="00432F04">
              <w:rPr>
                <w:rStyle w:val="CODE"/>
              </w:rPr>
              <w:t xml:space="preserve"> </w:t>
            </w:r>
            <w:r w:rsidR="009236DE">
              <w:rPr>
                <w:rStyle w:val="CODE"/>
                <w:rFonts w:cs="Courier New"/>
              </w:rPr>
              <w:t>fmiString</w:t>
            </w:r>
            <w:r w:rsidRPr="00432F04">
              <w:rPr>
                <w:rStyle w:val="CODE"/>
                <w:rFonts w:cs="Courier New"/>
              </w:rPr>
              <w:t xml:space="preserve"> value</w:t>
            </w:r>
            <w:r w:rsidRPr="00432F04">
              <w:rPr>
                <w:rStyle w:val="CODE"/>
              </w:rPr>
              <w:t>[]</w:t>
            </w:r>
            <w:r w:rsidRPr="00432F04">
              <w:rPr>
                <w:rStyle w:val="CODE"/>
                <w:rFonts w:cs="Courier New"/>
              </w:rPr>
              <w:t>);</w:t>
            </w:r>
          </w:p>
        </w:tc>
      </w:tr>
      <w:tr w:rsidR="00990EFE" w:rsidRPr="00432F04" w14:paraId="5208FD85" w14:textId="77777777" w:rsidTr="00990EFE">
        <w:tc>
          <w:tcPr>
            <w:tcW w:w="600" w:type="dxa"/>
          </w:tcPr>
          <w:p w14:paraId="4E8B5B11" w14:textId="77777777" w:rsidR="00990EFE" w:rsidRPr="00432F04" w:rsidRDefault="00990EFE" w:rsidP="00990EFE">
            <w:pPr>
              <w:pStyle w:val="Textkrper-Tabelle"/>
            </w:pPr>
          </w:p>
        </w:tc>
        <w:tc>
          <w:tcPr>
            <w:tcW w:w="8858" w:type="dxa"/>
          </w:tcPr>
          <w:p w14:paraId="53316F2B" w14:textId="77777777" w:rsidR="00221157" w:rsidRDefault="00990EFE" w:rsidP="001D30BC">
            <w:pPr>
              <w:pStyle w:val="Textkrper-Tabelle"/>
            </w:pPr>
            <w:r w:rsidRPr="00432F04">
              <w:t>Set independent parameters, inputs, start values and re-initialize caching of variables that depend on these variables. Argument “</w:t>
            </w:r>
            <w:r w:rsidRPr="00782197">
              <w:rPr>
                <w:rStyle w:val="CODE"/>
              </w:rPr>
              <w:t>vr</w:t>
            </w:r>
            <w:r w:rsidRPr="00432F04">
              <w:t>” is a vector of “</w:t>
            </w:r>
            <w:r w:rsidRPr="00432F04">
              <w:rPr>
                <w:rStyle w:val="CODE"/>
              </w:rPr>
              <w:t>nvr</w:t>
            </w:r>
            <w:r w:rsidRPr="00432F04">
              <w:t>” value handles that define the variables that shall be set. Argument “</w:t>
            </w:r>
            <w:r w:rsidRPr="00432F04">
              <w:rPr>
                <w:rStyle w:val="CODE"/>
                <w:rFonts w:cs="Courier New"/>
              </w:rPr>
              <w:t>value</w:t>
            </w:r>
            <w:r w:rsidRPr="00432F04">
              <w:t>” is a vector with the actual values of these variables.</w:t>
            </w:r>
          </w:p>
          <w:p w14:paraId="2A82B637" w14:textId="77777777" w:rsidR="00AD71EE" w:rsidRDefault="00221157" w:rsidP="00221157">
            <w:pPr>
              <w:pStyle w:val="Textkrper-Zeileneinzug"/>
            </w:pPr>
            <w:r>
              <w:t xml:space="preserve">All strings passed as arguments to </w:t>
            </w:r>
            <w:r w:rsidR="006152D2" w:rsidRPr="006152D2">
              <w:rPr>
                <w:rStyle w:val="CODE"/>
              </w:rPr>
              <w:t>fmiSetString</w:t>
            </w:r>
            <w:r w:rsidR="006152D2">
              <w:t xml:space="preserve"> </w:t>
            </w:r>
            <w:r>
              <w:t>must be copied inside this function, because there is no guarantee of the lifetime of strings, when this function returns.</w:t>
            </w:r>
          </w:p>
          <w:p w14:paraId="73951D8A" w14:textId="77777777" w:rsidR="001D30BC" w:rsidRDefault="00AD71EE" w:rsidP="00221157">
            <w:pPr>
              <w:pStyle w:val="Textkrper-Zeileneinzug"/>
            </w:pPr>
            <w:r w:rsidRPr="00321712">
              <w:t xml:space="preserve">Note: </w:t>
            </w:r>
            <w:r w:rsidR="009236DE">
              <w:rPr>
                <w:rStyle w:val="CODE"/>
              </w:rPr>
              <w:t>fmiStatus</w:t>
            </w:r>
            <w:r w:rsidRPr="00321712">
              <w:rPr>
                <w:rStyle w:val="CODE"/>
              </w:rPr>
              <w:t xml:space="preserve"> = </w:t>
            </w:r>
            <w:r w:rsidR="009236DE">
              <w:rPr>
                <w:rStyle w:val="CODE"/>
              </w:rPr>
              <w:t>fmiDiscard</w:t>
            </w:r>
            <w:r w:rsidRPr="00321712">
              <w:t xml:space="preserve"> is possible for </w:t>
            </w:r>
            <w:r w:rsidR="009236DE" w:rsidRPr="00782197">
              <w:rPr>
                <w:rStyle w:val="CODE"/>
              </w:rPr>
              <w:t>fmiSetReal</w:t>
            </w:r>
            <w:r w:rsidRPr="00321712">
              <w:t>.</w:t>
            </w:r>
            <w:r w:rsidR="00990EFE" w:rsidRPr="00321712">
              <w:t xml:space="preserve"> </w:t>
            </w:r>
          </w:p>
          <w:p w14:paraId="3A9B34DD" w14:textId="77777777" w:rsidR="00990EFE" w:rsidRPr="00321712" w:rsidRDefault="00990EFE" w:rsidP="00221157">
            <w:pPr>
              <w:pStyle w:val="Textkrper-Tabelle"/>
            </w:pPr>
            <w:r w:rsidRPr="00321712">
              <w:t>Restrictions on using the “</w:t>
            </w:r>
            <w:r w:rsidR="009236DE">
              <w:rPr>
                <w:rStyle w:val="CODE"/>
              </w:rPr>
              <w:t>fmiSetReal</w:t>
            </w:r>
            <w:r w:rsidR="00321712" w:rsidRPr="00321712">
              <w:rPr>
                <w:rStyle w:val="CODE"/>
              </w:rPr>
              <w:t>/Integer/Boolean/String</w:t>
            </w:r>
            <w:r w:rsidR="00321712" w:rsidRPr="00321712">
              <w:t>” functions</w:t>
            </w:r>
            <w:r w:rsidR="00221157">
              <w:br/>
            </w:r>
            <w:r w:rsidRPr="00321712">
              <w:t xml:space="preserve">(see also section </w:t>
            </w:r>
            <w:r w:rsidRPr="00321712">
              <w:fldChar w:fldCharType="begin"/>
            </w:r>
            <w:r w:rsidRPr="00321712">
              <w:instrText xml:space="preserve"> REF _Ref235843871 \r \h </w:instrText>
            </w:r>
            <w:r w:rsidR="00AD71EE" w:rsidRPr="00321712">
              <w:instrText xml:space="preserve"> \* MERGEFORMAT </w:instrText>
            </w:r>
            <w:r w:rsidRPr="00321712">
              <w:fldChar w:fldCharType="separate"/>
            </w:r>
            <w:r w:rsidR="0059498C">
              <w:t>2.9</w:t>
            </w:r>
            <w:r w:rsidRPr="00321712">
              <w:fldChar w:fldCharType="end"/>
            </w:r>
            <w:r w:rsidRPr="00321712">
              <w:t>):</w:t>
            </w:r>
          </w:p>
          <w:p w14:paraId="6F47D454" w14:textId="77777777" w:rsidR="00990EFE" w:rsidRPr="00321712" w:rsidRDefault="00990EFE" w:rsidP="001D30BC">
            <w:pPr>
              <w:pStyle w:val="Textkrper-Tabelle"/>
              <w:numPr>
                <w:ilvl w:val="0"/>
                <w:numId w:val="31"/>
              </w:numPr>
            </w:pPr>
            <w:r w:rsidRPr="00321712">
              <w:t xml:space="preserve">These functions can </w:t>
            </w:r>
            <w:r w:rsidR="00AD71EE" w:rsidRPr="00321712">
              <w:t xml:space="preserve">be called on inputs (ScalarVariable.Causality = “input”), </w:t>
            </w:r>
            <w:r w:rsidRPr="00321712">
              <w:t xml:space="preserve">after calling </w:t>
            </w:r>
            <w:r w:rsidR="009236DE">
              <w:rPr>
                <w:rStyle w:val="CODE"/>
              </w:rPr>
              <w:t>fmiInstantiateModel</w:t>
            </w:r>
            <w:r w:rsidRPr="00321712">
              <w:t xml:space="preserve"> and before </w:t>
            </w:r>
            <w:r w:rsidRPr="00321712">
              <w:rPr>
                <w:rStyle w:val="CODE"/>
              </w:rPr>
              <w:t>meFreeModel</w:t>
            </w:r>
            <w:r w:rsidRPr="00321712">
              <w:t>.</w:t>
            </w:r>
          </w:p>
          <w:p w14:paraId="312F74C5" w14:textId="77777777" w:rsidR="00990EFE" w:rsidRDefault="00AD71EE" w:rsidP="001D30BC">
            <w:pPr>
              <w:pStyle w:val="Textkrper-Tabelle"/>
              <w:numPr>
                <w:ilvl w:val="0"/>
                <w:numId w:val="31"/>
              </w:numPr>
              <w:rPr>
                <w:ins w:id="90" w:author="andreas" w:date="2017-03-27T12:23:00Z"/>
              </w:rPr>
            </w:pPr>
            <w:r w:rsidRPr="00321712">
              <w:t>Additionally, these functions</w:t>
            </w:r>
            <w:r w:rsidR="00D62FB6">
              <w:t xml:space="preserve"> can be called </w:t>
            </w:r>
            <w:r w:rsidRPr="00321712">
              <w:t xml:space="preserve">on variables that have a </w:t>
            </w:r>
            <w:r w:rsidR="00782197">
              <w:t>“ScalarVariable / &lt;type&gt; / start”</w:t>
            </w:r>
            <w:r w:rsidRPr="00321712">
              <w:t xml:space="preserve"> attribute, after calling </w:t>
            </w:r>
            <w:r w:rsidR="009236DE">
              <w:rPr>
                <w:rStyle w:val="CODE"/>
              </w:rPr>
              <w:t>fmiInstantiateModel</w:t>
            </w:r>
            <w:r w:rsidRPr="00321712">
              <w:t xml:space="preserve"> and before calling </w:t>
            </w:r>
            <w:r w:rsidR="009236DE">
              <w:rPr>
                <w:rStyle w:val="CODE"/>
              </w:rPr>
              <w:t>fmiInitialize</w:t>
            </w:r>
            <w:r w:rsidRPr="00321712">
              <w:t>.</w:t>
            </w:r>
            <w:r w:rsidR="00D62FB6">
              <w:t xml:space="preserve"> If these functions are not called on a variable with a “start” attribute, then the “start” value of this variable in the C-functions is this “start” value (so this start value must be stored both in the xml-file and in the C-functions).</w:t>
            </w:r>
          </w:p>
          <w:p w14:paraId="049F7EC4" w14:textId="77777777" w:rsidR="00457292" w:rsidRPr="00EB4412" w:rsidRDefault="00457292" w:rsidP="00457292">
            <w:pPr>
              <w:pStyle w:val="Textkrper-Tabelle"/>
              <w:numPr>
                <w:ilvl w:val="0"/>
                <w:numId w:val="31"/>
              </w:numPr>
              <w:spacing w:line="260" w:lineRule="exact"/>
              <w:rPr>
                <w:ins w:id="91" w:author="andreas" w:date="2017-03-27T12:23:00Z"/>
                <w:rStyle w:val="CODE"/>
                <w:rFonts w:ascii="Arial" w:hAnsi="Arial" w:cs="Arial"/>
                <w:sz w:val="20"/>
                <w:szCs w:val="20"/>
                <w:lang w:val="en-US"/>
              </w:rPr>
            </w:pPr>
            <w:ins w:id="92" w:author="andreas" w:date="2017-03-27T12:23:00Z">
              <w:r>
                <w:rPr>
                  <w:rStyle w:val="CODE"/>
                  <w:rFonts w:ascii="Arial" w:hAnsi="Arial" w:cs="Arial"/>
                  <w:sz w:val="20"/>
                  <w:szCs w:val="20"/>
                  <w:lang w:val="en-US"/>
                </w:rPr>
                <w:t xml:space="preserve">If a value reference appears multiple times in </w:t>
              </w:r>
              <w:r w:rsidRPr="009D3DE2">
                <w:rPr>
                  <w:rStyle w:val="CODE"/>
                  <w:rFonts w:cs="Courier New"/>
                  <w:sz w:val="20"/>
                  <w:szCs w:val="20"/>
                  <w:lang w:val="en-US"/>
                </w:rPr>
                <w:t>vr[]</w:t>
              </w:r>
              <w:r>
                <w:rPr>
                  <w:rStyle w:val="CODE"/>
                  <w:rFonts w:ascii="Arial" w:hAnsi="Arial" w:cs="Arial"/>
                  <w:sz w:val="20"/>
                  <w:szCs w:val="20"/>
                  <w:lang w:val="en-US"/>
                </w:rPr>
                <w:t xml:space="preserve"> then the last value will be set. </w:t>
              </w:r>
              <w:r w:rsidRPr="00EB4412">
                <w:rPr>
                  <w:rStyle w:val="CODE"/>
                  <w:rFonts w:ascii="Arial" w:hAnsi="Arial" w:cs="Arial"/>
                  <w:i/>
                  <w:sz w:val="20"/>
                  <w:szCs w:val="20"/>
                  <w:lang w:val="en-US"/>
                </w:rPr>
                <w:t>[This way the results is the same as calling the function multiple times with the same value reference.]</w:t>
              </w:r>
            </w:ins>
          </w:p>
          <w:p w14:paraId="31A996BF" w14:textId="05F4D6DC" w:rsidR="00457292" w:rsidRPr="00457292" w:rsidRDefault="00457292">
            <w:pPr>
              <w:pStyle w:val="Textkrper-Tabelle"/>
              <w:numPr>
                <w:ilvl w:val="0"/>
                <w:numId w:val="31"/>
              </w:numPr>
              <w:spacing w:line="260" w:lineRule="exact"/>
              <w:rPr>
                <w:rFonts w:cs="Arial"/>
                <w:szCs w:val="20"/>
                <w:lang w:val="en-US"/>
                <w:rPrChange w:id="93" w:author="andreas" w:date="2017-03-27T12:23:00Z">
                  <w:rPr/>
                </w:rPrChange>
              </w:rPr>
              <w:pPrChange w:id="94" w:author="andreas" w:date="2017-03-27T12:23:00Z">
                <w:pPr>
                  <w:pStyle w:val="Textkrper-Tabelle"/>
                  <w:numPr>
                    <w:numId w:val="31"/>
                  </w:numPr>
                  <w:tabs>
                    <w:tab w:val="num" w:pos="360"/>
                  </w:tabs>
                  <w:ind w:left="360" w:hanging="360"/>
                </w:pPr>
              </w:pPrChange>
            </w:pPr>
            <w:ins w:id="95" w:author="andreas" w:date="2017-03-27T12:23:00Z">
              <w:r>
                <w:rPr>
                  <w:rStyle w:val="CODE"/>
                  <w:rFonts w:ascii="Arial" w:hAnsi="Arial" w:cs="Arial"/>
                  <w:sz w:val="20"/>
                  <w:szCs w:val="20"/>
                  <w:lang w:val="en-US"/>
                </w:rPr>
                <w:t xml:space="preserve">Setting aliased parameters and inputs variables: The last call to </w:t>
              </w:r>
              <w:r w:rsidRPr="002B0E85">
                <w:rPr>
                  <w:rStyle w:val="CODE"/>
                  <w:rFonts w:cs="Courier New"/>
                  <w:sz w:val="20"/>
                  <w:szCs w:val="20"/>
                  <w:lang w:val="en-US"/>
                </w:rPr>
                <w:t>fmiSetXXX()</w:t>
              </w:r>
              <w:r>
                <w:rPr>
                  <w:rStyle w:val="CODE"/>
                  <w:rFonts w:ascii="Arial" w:hAnsi="Arial" w:cs="Arial"/>
                  <w:sz w:val="20"/>
                  <w:szCs w:val="20"/>
                  <w:lang w:val="en-US"/>
                </w:rPr>
                <w:t xml:space="preserve"> will define the value of the aliased variable(s).</w:t>
              </w:r>
            </w:ins>
          </w:p>
        </w:tc>
      </w:tr>
    </w:tbl>
    <w:p w14:paraId="3DF2B2E1" w14:textId="77777777" w:rsidR="00990EFE" w:rsidRPr="00782197" w:rsidRDefault="00990EFE" w:rsidP="00990EFE">
      <w:pPr>
        <w:pStyle w:val="Textkrper"/>
        <w:rPr>
          <w:rFonts w:ascii="Courier New" w:hAnsi="Courier New" w:cs="Courier New"/>
          <w:sz w:val="19"/>
        </w:rPr>
      </w:pPr>
      <w:r w:rsidRPr="00432F04">
        <w:t>The functions above have the slight drawback that values must always be copied, e.g., a call to “</w:t>
      </w:r>
      <w:r w:rsidR="009236DE">
        <w:rPr>
          <w:rStyle w:val="CODE"/>
          <w:rFonts w:cs="Courier New"/>
        </w:rPr>
        <w:t>fmiSetContinuousStates</w:t>
      </w:r>
      <w:r w:rsidRPr="00432F04">
        <w:t>” will provide the actual states in a vector and this function has to copy the values in to the internal model data structure “</w:t>
      </w:r>
      <w:r w:rsidR="00782197">
        <w:rPr>
          <w:rStyle w:val="CODE"/>
          <w:rFonts w:cs="Courier New"/>
        </w:rPr>
        <w:t>c</w:t>
      </w:r>
      <w:r w:rsidRPr="00432F04">
        <w:t xml:space="preserve">” so that subsequent evaluation calls can utilize these values. If this turns out to be an efficiency issue, a future release of </w:t>
      </w:r>
      <w:r w:rsidR="00782197">
        <w:t xml:space="preserve">FMI </w:t>
      </w:r>
      <w:r w:rsidRPr="00432F04">
        <w:t>might provide additional functions to provide the address of a memory area where the variable values are present.</w:t>
      </w:r>
    </w:p>
    <w:p w14:paraId="22C53A3B" w14:textId="77777777" w:rsidR="00990EFE" w:rsidRPr="00432F04" w:rsidRDefault="00990EFE" w:rsidP="00990EFE">
      <w:pPr>
        <w:pStyle w:val="berschrift2"/>
      </w:pPr>
      <w:bookmarkStart w:id="96" w:name="_Ref235854743"/>
      <w:bookmarkStart w:id="97" w:name="_Toc240646370"/>
      <w:bookmarkStart w:id="98" w:name="_Toc247884543"/>
      <w:bookmarkStart w:id="99" w:name="_Toc252111367"/>
      <w:r w:rsidRPr="00432F04">
        <w:t>Evaluation of Model Equations</w:t>
      </w:r>
      <w:bookmarkEnd w:id="96"/>
      <w:bookmarkEnd w:id="97"/>
      <w:bookmarkEnd w:id="98"/>
      <w:bookmarkEnd w:id="99"/>
    </w:p>
    <w:p w14:paraId="0357B0C5" w14:textId="77777777" w:rsidR="00990EFE" w:rsidRPr="00432F04" w:rsidRDefault="00990EFE" w:rsidP="001153E0">
      <w:pPr>
        <w:pStyle w:val="Textkrper"/>
        <w:spacing w:after="120"/>
      </w:pPr>
      <w:r w:rsidRPr="00432F04">
        <w:t>This section contains the core functions to evaluate the model equations. Before one of these functions can be called, the appropriate functions from the previous section have to be used, to set the input arguments to the current model evaluation.</w:t>
      </w:r>
    </w:p>
    <w:tbl>
      <w:tblPr>
        <w:tblW w:w="0" w:type="auto"/>
        <w:tblInd w:w="348" w:type="dxa"/>
        <w:tblLook w:val="01E0" w:firstRow="1" w:lastRow="1" w:firstColumn="1" w:lastColumn="1" w:noHBand="0" w:noVBand="0"/>
      </w:tblPr>
      <w:tblGrid>
        <w:gridCol w:w="600"/>
        <w:gridCol w:w="8858"/>
      </w:tblGrid>
      <w:tr w:rsidR="00990EFE" w:rsidRPr="00432F04" w14:paraId="2DB37532" w14:textId="77777777" w:rsidTr="00990EFE">
        <w:tc>
          <w:tcPr>
            <w:tcW w:w="9458" w:type="dxa"/>
            <w:gridSpan w:val="2"/>
          </w:tcPr>
          <w:p w14:paraId="5625260B" w14:textId="77777777" w:rsidR="001D30BC" w:rsidRDefault="009236DE" w:rsidP="00990EFE">
            <w:pPr>
              <w:pStyle w:val="Textkrper-Tabelle"/>
              <w:rPr>
                <w:rStyle w:val="CODE"/>
                <w:rFonts w:cs="Courier New"/>
              </w:rPr>
            </w:pPr>
            <w:r>
              <w:rPr>
                <w:rStyle w:val="CODE"/>
              </w:rPr>
              <w:t>fmiStatus</w:t>
            </w:r>
            <w:r w:rsidR="00321712">
              <w:rPr>
                <w:rStyle w:val="CODE"/>
                <w:rFonts w:cs="Courier New"/>
              </w:rPr>
              <w:t xml:space="preserve"> </w:t>
            </w:r>
            <w:r>
              <w:rPr>
                <w:rStyle w:val="CODE"/>
                <w:rFonts w:cs="Courier New"/>
              </w:rPr>
              <w:t>fmiInitialize</w:t>
            </w:r>
            <w:r w:rsidR="00321712">
              <w:rPr>
                <w:rStyle w:val="CODE"/>
                <w:rFonts w:cs="Courier New"/>
              </w:rPr>
              <w:t>(</w:t>
            </w:r>
            <w:r>
              <w:rPr>
                <w:rStyle w:val="CODE"/>
                <w:rFonts w:cs="Courier New"/>
              </w:rPr>
              <w:t>fmiComponent</w:t>
            </w:r>
            <w:r w:rsidR="001D30BC">
              <w:rPr>
                <w:rStyle w:val="CODE"/>
                <w:rFonts w:cs="Courier New"/>
              </w:rPr>
              <w:t xml:space="preserve"> c</w:t>
            </w:r>
            <w:r w:rsidR="00321712">
              <w:rPr>
                <w:rStyle w:val="CODE"/>
                <w:rFonts w:cs="Courier New"/>
              </w:rPr>
              <w:t>,</w:t>
            </w:r>
            <w:r w:rsidR="006152D2">
              <w:rPr>
                <w:rStyle w:val="CODE"/>
                <w:rFonts w:cs="Courier New"/>
              </w:rPr>
              <w:t xml:space="preserve"> </w:t>
            </w:r>
            <w:r>
              <w:rPr>
                <w:rStyle w:val="CODE"/>
                <w:rFonts w:cs="Courier New"/>
              </w:rPr>
              <w:t>fmiBoolean</w:t>
            </w:r>
            <w:r w:rsidR="001D30BC">
              <w:rPr>
                <w:rStyle w:val="CODE"/>
                <w:rFonts w:cs="Courier New"/>
              </w:rPr>
              <w:t xml:space="preserve"> toleranceControlled,</w:t>
            </w:r>
          </w:p>
          <w:p w14:paraId="6A3161D7" w14:textId="77777777" w:rsidR="00990EFE" w:rsidRDefault="001D30BC" w:rsidP="00990EFE">
            <w:pPr>
              <w:pStyle w:val="Textkrper-Tabelle"/>
              <w:rPr>
                <w:rStyle w:val="CODE"/>
                <w:rFonts w:cs="Courier New"/>
              </w:rPr>
            </w:pPr>
            <w:r>
              <w:rPr>
                <w:rStyle w:val="CODE"/>
                <w:rFonts w:cs="Courier New"/>
              </w:rPr>
              <w:t xml:space="preserve">                        </w:t>
            </w:r>
            <w:r w:rsidR="009236DE">
              <w:rPr>
                <w:rStyle w:val="CODE"/>
                <w:rFonts w:cs="Courier New"/>
              </w:rPr>
              <w:t>fmiReal</w:t>
            </w:r>
            <w:r w:rsidR="00990EFE" w:rsidRPr="00432F04">
              <w:rPr>
                <w:rStyle w:val="CODE"/>
                <w:rFonts w:cs="Courier New"/>
              </w:rPr>
              <w:t xml:space="preserve"> relativeTolerance,</w:t>
            </w:r>
            <w:r w:rsidR="00D4381C">
              <w:rPr>
                <w:rStyle w:val="CODE"/>
                <w:rFonts w:cs="Courier New"/>
              </w:rPr>
              <w:t xml:space="preserve"> </w:t>
            </w:r>
            <w:r w:rsidR="009236DE">
              <w:rPr>
                <w:rStyle w:val="CODE"/>
                <w:rFonts w:cs="Courier New"/>
              </w:rPr>
              <w:t>fmiEventInfo</w:t>
            </w:r>
            <w:r w:rsidR="00D4381C" w:rsidRPr="00432F04">
              <w:rPr>
                <w:rStyle w:val="CODE"/>
                <w:rFonts w:cs="Courier New"/>
              </w:rPr>
              <w:t>* eventInfo</w:t>
            </w:r>
            <w:r w:rsidR="00990EFE" w:rsidRPr="00432F04">
              <w:rPr>
                <w:rStyle w:val="CODE"/>
                <w:rFonts w:cs="Courier New"/>
              </w:rPr>
              <w:t>);</w:t>
            </w:r>
          </w:p>
          <w:p w14:paraId="038359E3" w14:textId="77777777" w:rsidR="006152D2" w:rsidRDefault="006152D2" w:rsidP="00990EFE">
            <w:pPr>
              <w:pStyle w:val="Textkrper-Tabelle"/>
              <w:rPr>
                <w:rStyle w:val="CODE"/>
                <w:rFonts w:cs="Courier New"/>
              </w:rPr>
            </w:pPr>
          </w:p>
          <w:p w14:paraId="611C18B4" w14:textId="77777777" w:rsidR="00321712" w:rsidRPr="00432F04" w:rsidRDefault="00321712" w:rsidP="00321712">
            <w:pPr>
              <w:pStyle w:val="Textkrper-Tabelle"/>
              <w:rPr>
                <w:rStyle w:val="CODE"/>
                <w:rFonts w:cs="Courier New"/>
              </w:rPr>
            </w:pPr>
            <w:r w:rsidRPr="00432F04">
              <w:rPr>
                <w:rStyle w:val="CODE"/>
                <w:rFonts w:cs="Courier New"/>
                <w:b/>
              </w:rPr>
              <w:t>typedef struct</w:t>
            </w:r>
            <w:r w:rsidRPr="00432F04">
              <w:rPr>
                <w:rStyle w:val="CODE"/>
                <w:rFonts w:cs="Courier New"/>
              </w:rPr>
              <w:t>{</w:t>
            </w:r>
            <w:r w:rsidR="003A4D9E">
              <w:rPr>
                <w:rStyle w:val="CODE"/>
                <w:rFonts w:cs="Courier New"/>
              </w:rPr>
              <w:br/>
              <w:t xml:space="preserve">  // only meaningful for fmiEventUpdate (fmiInitialize returns with fmiTrue):</w:t>
            </w:r>
          </w:p>
          <w:p w14:paraId="0DEC96EC" w14:textId="77777777" w:rsidR="00321712" w:rsidRPr="00432F04"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fmiBoolean</w:t>
            </w:r>
            <w:r w:rsidRPr="00432F04">
              <w:rPr>
                <w:rStyle w:val="CODE"/>
                <w:rFonts w:cs="Courier New"/>
              </w:rPr>
              <w:t xml:space="preserve"> </w:t>
            </w:r>
            <w:r>
              <w:rPr>
                <w:rStyle w:val="CODE"/>
                <w:rFonts w:cs="Courier New"/>
              </w:rPr>
              <w:t>iterationConverged</w:t>
            </w:r>
            <w:r w:rsidRPr="00432F04">
              <w:rPr>
                <w:rStyle w:val="CODE"/>
                <w:rFonts w:cs="Courier New"/>
              </w:rPr>
              <w:t>;</w:t>
            </w:r>
            <w:r w:rsidR="0082529B">
              <w:rPr>
                <w:rStyle w:val="CODE"/>
                <w:rFonts w:cs="Courier New"/>
              </w:rPr>
              <w:t xml:space="preserve"> </w:t>
            </w:r>
            <w:r w:rsidR="003A4D9E">
              <w:rPr>
                <w:rStyle w:val="CODE"/>
                <w:rFonts w:cs="Courier New"/>
              </w:rPr>
              <w:br/>
            </w:r>
            <w:r w:rsidR="003A4D9E">
              <w:rPr>
                <w:rStyle w:val="CODE"/>
                <w:rFonts w:cs="Courier New"/>
              </w:rPr>
              <w:lastRenderedPageBreak/>
              <w:t xml:space="preserve">  fmiBoolean stateValueReferencesChanged; // valueReferences of states x changed</w:t>
            </w:r>
          </w:p>
          <w:p w14:paraId="486693EE" w14:textId="77777777" w:rsidR="00321712"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fmiBoolean</w:t>
            </w:r>
            <w:r w:rsidRPr="00432F04">
              <w:rPr>
                <w:rStyle w:val="CODE"/>
                <w:rFonts w:cs="Courier New"/>
              </w:rPr>
              <w:t xml:space="preserve"> state</w:t>
            </w:r>
            <w:r w:rsidR="003A4D9E">
              <w:rPr>
                <w:rStyle w:val="CODE"/>
                <w:rFonts w:cs="Courier New"/>
              </w:rPr>
              <w:t>Values</w:t>
            </w:r>
            <w:r w:rsidRPr="00432F04">
              <w:rPr>
                <w:rStyle w:val="CODE"/>
                <w:rFonts w:cs="Courier New"/>
              </w:rPr>
              <w:t>Changed;</w:t>
            </w:r>
            <w:r w:rsidR="0014606C">
              <w:rPr>
                <w:rStyle w:val="CODE"/>
                <w:rFonts w:cs="Courier New"/>
              </w:rPr>
              <w:t xml:space="preserve">      </w:t>
            </w:r>
            <w:r w:rsidR="003A4D9E">
              <w:rPr>
                <w:rStyle w:val="CODE"/>
                <w:rFonts w:cs="Courier New"/>
              </w:rPr>
              <w:t xml:space="preserve">    </w:t>
            </w:r>
            <w:r w:rsidR="0014606C">
              <w:rPr>
                <w:rStyle w:val="CODE"/>
                <w:rFonts w:cs="Courier New"/>
              </w:rPr>
              <w:t xml:space="preserve">// </w:t>
            </w:r>
            <w:r w:rsidR="003A4D9E">
              <w:rPr>
                <w:rStyle w:val="CODE"/>
                <w:rFonts w:cs="Courier New"/>
              </w:rPr>
              <w:t>values of states x changed</w:t>
            </w:r>
          </w:p>
          <w:p w14:paraId="2245F425" w14:textId="77777777" w:rsidR="006152D2" w:rsidRDefault="006152D2" w:rsidP="00321712">
            <w:pPr>
              <w:pStyle w:val="Textkrper-Tabelle"/>
              <w:rPr>
                <w:rStyle w:val="CODE"/>
                <w:rFonts w:cs="Courier New"/>
              </w:rPr>
            </w:pPr>
          </w:p>
          <w:p w14:paraId="70B3EB62" w14:textId="77777777" w:rsidR="003A4D9E" w:rsidRDefault="003A4D9E" w:rsidP="00321712">
            <w:pPr>
              <w:pStyle w:val="Textkrper-Tabelle"/>
              <w:rPr>
                <w:rStyle w:val="CODE"/>
                <w:rFonts w:cs="Courier New"/>
              </w:rPr>
            </w:pPr>
            <w:r>
              <w:rPr>
                <w:rStyle w:val="CODE"/>
                <w:rFonts w:cs="Courier New"/>
              </w:rPr>
              <w:t xml:space="preserve">  // meaningful for fmiInitialize and for fmiEventUpdate:</w:t>
            </w:r>
          </w:p>
          <w:p w14:paraId="4159F46E" w14:textId="77777777" w:rsidR="00321712" w:rsidRDefault="00321712" w:rsidP="00321712">
            <w:pPr>
              <w:pStyle w:val="Textkrper-Tabelle"/>
              <w:rPr>
                <w:rStyle w:val="CODE"/>
                <w:rFonts w:cs="Courier New"/>
              </w:rPr>
            </w:pPr>
            <w:r>
              <w:rPr>
                <w:rStyle w:val="CODE"/>
                <w:rFonts w:cs="Courier New"/>
              </w:rPr>
              <w:t xml:space="preserve">  </w:t>
            </w:r>
            <w:r w:rsidR="009236DE">
              <w:rPr>
                <w:rStyle w:val="CODE"/>
                <w:rFonts w:cs="Courier New"/>
              </w:rPr>
              <w:t>fmiBoolean</w:t>
            </w:r>
            <w:r w:rsidRPr="00321712">
              <w:rPr>
                <w:rStyle w:val="CODE"/>
                <w:rFonts w:cs="Courier New"/>
              </w:rPr>
              <w:t xml:space="preserve"> terminateSimulation;</w:t>
            </w:r>
          </w:p>
          <w:p w14:paraId="3302F41B" w14:textId="77777777" w:rsidR="00321712" w:rsidRPr="00432F04" w:rsidRDefault="00321712" w:rsidP="00321712">
            <w:pPr>
              <w:pStyle w:val="Textkrper-Tabelle"/>
              <w:tabs>
                <w:tab w:val="left" w:pos="3686"/>
              </w:tabs>
              <w:rPr>
                <w:rStyle w:val="CODE"/>
                <w:rFonts w:cs="Courier New"/>
              </w:rPr>
            </w:pPr>
            <w:r>
              <w:rPr>
                <w:rStyle w:val="CODE"/>
                <w:rFonts w:cs="Courier New"/>
              </w:rPr>
              <w:t xml:space="preserve">  </w:t>
            </w:r>
            <w:r w:rsidR="009236DE">
              <w:rPr>
                <w:rStyle w:val="CODE"/>
                <w:rFonts w:cs="Courier New"/>
              </w:rPr>
              <w:t>fmiBoolean</w:t>
            </w:r>
            <w:r>
              <w:rPr>
                <w:rStyle w:val="CODE"/>
                <w:rFonts w:cs="Courier New"/>
              </w:rPr>
              <w:t xml:space="preserve"> upcomingTimeEvent;  // if </w:t>
            </w:r>
            <w:r w:rsidR="00FB1002">
              <w:rPr>
                <w:rStyle w:val="CODE"/>
                <w:rFonts w:cs="Courier New"/>
              </w:rPr>
              <w:t>fmiTrue</w:t>
            </w:r>
            <w:r>
              <w:rPr>
                <w:rStyle w:val="CODE"/>
                <w:rFonts w:cs="Courier New"/>
              </w:rPr>
              <w:t>, nextEventTime is next time event</w:t>
            </w:r>
          </w:p>
          <w:p w14:paraId="135B88FA" w14:textId="77777777" w:rsidR="00321712" w:rsidRPr="00432F04" w:rsidRDefault="00321712" w:rsidP="00321712">
            <w:pPr>
              <w:pStyle w:val="Textkrper-Tabelle"/>
              <w:rPr>
                <w:rStyle w:val="CODE"/>
                <w:rFonts w:cs="Courier New"/>
              </w:rPr>
            </w:pPr>
            <w:r w:rsidRPr="00432F04">
              <w:rPr>
                <w:rStyle w:val="CODE"/>
                <w:rFonts w:cs="Courier New"/>
              </w:rPr>
              <w:t xml:space="preserve">  </w:t>
            </w:r>
            <w:r w:rsidR="009236DE">
              <w:rPr>
                <w:rStyle w:val="CODE"/>
                <w:rFonts w:cs="Courier New"/>
              </w:rPr>
              <w:t>fmiReal</w:t>
            </w:r>
            <w:r w:rsidRPr="00432F04">
              <w:rPr>
                <w:rStyle w:val="CODE"/>
                <w:rFonts w:cs="Courier New"/>
              </w:rPr>
              <w:t xml:space="preserve">    </w:t>
            </w:r>
            <w:r>
              <w:rPr>
                <w:rStyle w:val="CODE"/>
                <w:rFonts w:cs="Courier New"/>
              </w:rPr>
              <w:t>nextEventTime</w:t>
            </w:r>
            <w:r w:rsidRPr="00432F04">
              <w:rPr>
                <w:rStyle w:val="CODE"/>
                <w:rFonts w:cs="Courier New"/>
              </w:rPr>
              <w:t>;</w:t>
            </w:r>
          </w:p>
          <w:p w14:paraId="39A29824" w14:textId="77777777" w:rsidR="00321712" w:rsidRPr="00432F04" w:rsidRDefault="00321712" w:rsidP="00321712">
            <w:pPr>
              <w:pStyle w:val="Textkrper-Tabelle"/>
              <w:rPr>
                <w:rFonts w:ascii="Courier New" w:hAnsi="Courier New" w:cs="Courier New"/>
                <w:sz w:val="19"/>
              </w:rPr>
            </w:pPr>
            <w:r w:rsidRPr="00432F04">
              <w:rPr>
                <w:rStyle w:val="CODE"/>
                <w:rFonts w:cs="Courier New"/>
              </w:rPr>
              <w:t xml:space="preserve">} </w:t>
            </w:r>
            <w:r w:rsidR="009236DE">
              <w:rPr>
                <w:rStyle w:val="CODE"/>
                <w:rFonts w:cs="Courier New"/>
              </w:rPr>
              <w:t>fmiEventInfo</w:t>
            </w:r>
            <w:r w:rsidRPr="00432F04">
              <w:rPr>
                <w:rStyle w:val="CODE"/>
                <w:rFonts w:cs="Courier New"/>
              </w:rPr>
              <w:t>;</w:t>
            </w:r>
          </w:p>
        </w:tc>
      </w:tr>
      <w:tr w:rsidR="00990EFE" w:rsidRPr="00432F04" w14:paraId="3EDBB4F6" w14:textId="77777777" w:rsidTr="00990EFE">
        <w:tc>
          <w:tcPr>
            <w:tcW w:w="600" w:type="dxa"/>
          </w:tcPr>
          <w:p w14:paraId="58A3CA04" w14:textId="77777777" w:rsidR="00990EFE" w:rsidRPr="00432F04" w:rsidRDefault="00990EFE" w:rsidP="00990EFE">
            <w:pPr>
              <w:pStyle w:val="Textkrper-Tabelle"/>
            </w:pPr>
          </w:p>
        </w:tc>
        <w:tc>
          <w:tcPr>
            <w:tcW w:w="8858" w:type="dxa"/>
          </w:tcPr>
          <w:p w14:paraId="1E89E6E7" w14:textId="77777777" w:rsidR="00990EFE" w:rsidRPr="00432F04" w:rsidRDefault="00990EFE" w:rsidP="0014606C">
            <w:pPr>
              <w:pStyle w:val="Textkrper-Tabelle"/>
            </w:pPr>
            <w:r w:rsidRPr="00432F04">
              <w:t xml:space="preserve">Initializes the model, i.e., computes initial values for all variables. Before calling this function, </w:t>
            </w:r>
            <w:r w:rsidR="009236DE">
              <w:rPr>
                <w:rStyle w:val="CODE"/>
              </w:rPr>
              <w:t>fmiSetTime</w:t>
            </w:r>
            <w:r w:rsidRPr="00432F04">
              <w:t>() must be called, and all</w:t>
            </w:r>
            <w:r w:rsidR="00321712">
              <w:t xml:space="preserve"> variables with a </w:t>
            </w:r>
            <w:r w:rsidR="00782197">
              <w:t>“ScalarVariable / &lt;type&gt; / start”</w:t>
            </w:r>
            <w:r w:rsidR="00321712" w:rsidRPr="00321712">
              <w:t xml:space="preserve"> attribute</w:t>
            </w:r>
            <w:r w:rsidR="00321712">
              <w:t xml:space="preserve"> or a setting of ScalarVariable.causality = “input” </w:t>
            </w:r>
            <w:r w:rsidR="00AC10D0">
              <w:t>can</w:t>
            </w:r>
            <w:r w:rsidRPr="00432F04">
              <w:t xml:space="preserve"> be set with the “</w:t>
            </w:r>
            <w:r w:rsidR="009236DE">
              <w:rPr>
                <w:rStyle w:val="CODE"/>
              </w:rPr>
              <w:t>fmiSet</w:t>
            </w:r>
            <w:r w:rsidRPr="00432F04">
              <w:rPr>
                <w:rStyle w:val="CODE"/>
              </w:rPr>
              <w:t>XXX</w:t>
            </w:r>
            <w:r w:rsidRPr="00432F04">
              <w:t>” functions</w:t>
            </w:r>
            <w:r w:rsidR="00321712">
              <w:t xml:space="preserve"> (the ScalarVariable attributes are defined in the Model Description File, see section </w:t>
            </w:r>
            <w:r w:rsidR="00321712">
              <w:fldChar w:fldCharType="begin"/>
            </w:r>
            <w:r w:rsidR="00321712">
              <w:instrText xml:space="preserve"> REF _Ref248500588 \r \h </w:instrText>
            </w:r>
            <w:r w:rsidR="0014606C">
              <w:instrText xml:space="preserve"> \* MERGEFORMAT </w:instrText>
            </w:r>
            <w:r w:rsidR="00321712">
              <w:fldChar w:fldCharType="separate"/>
            </w:r>
            <w:r w:rsidR="0059498C">
              <w:t>3</w:t>
            </w:r>
            <w:r w:rsidR="00321712">
              <w:fldChar w:fldCharType="end"/>
            </w:r>
            <w:r w:rsidR="00321712">
              <w:t>)</w:t>
            </w:r>
            <w:r w:rsidRPr="00432F04">
              <w:t xml:space="preserve">. Setting </w:t>
            </w:r>
            <w:r w:rsidR="00321712">
              <w:t>other variables is not allowed</w:t>
            </w:r>
            <w:r w:rsidR="0014606C">
              <w:t xml:space="preserve"> (with exception of ScalarVariable.causality = “none”).</w:t>
            </w:r>
          </w:p>
          <w:p w14:paraId="2B6BF187" w14:textId="77777777" w:rsidR="00990EFE" w:rsidRDefault="00990EFE" w:rsidP="0014606C">
            <w:pPr>
              <w:pStyle w:val="Textkrper-Zeileneinzug"/>
              <w:jc w:val="left"/>
            </w:pPr>
            <w:r w:rsidRPr="00432F04">
              <w:t>If “</w:t>
            </w:r>
            <w:r w:rsidRPr="00432F04">
              <w:rPr>
                <w:rStyle w:val="CODE"/>
              </w:rPr>
              <w:t xml:space="preserve">toleranceControlled = </w:t>
            </w:r>
            <w:r w:rsidR="00FB1002">
              <w:rPr>
                <w:rStyle w:val="CODE"/>
              </w:rPr>
              <w:t>fmiTrue</w:t>
            </w:r>
            <w:r w:rsidRPr="00432F04">
              <w:t>” then the model is called with a numerical integration scheme where the step size is controlled by using “</w:t>
            </w:r>
            <w:r w:rsidRPr="00432F04">
              <w:rPr>
                <w:rStyle w:val="CODE"/>
              </w:rPr>
              <w:t>relativeTolerance</w:t>
            </w:r>
            <w:r w:rsidRPr="00432F04">
              <w:t xml:space="preserve">” for error estimation. In such a case, all numerical algorithms used inside the model (e.g. to solve non-linear algebraic equations) should also operate with </w:t>
            </w:r>
            <w:r w:rsidR="00321712">
              <w:t xml:space="preserve">an </w:t>
            </w:r>
            <w:r w:rsidRPr="00432F04">
              <w:t>error estimation of an appropriate smaller relative tolerance.</w:t>
            </w:r>
          </w:p>
          <w:p w14:paraId="671D9810" w14:textId="77777777" w:rsidR="00EA717B" w:rsidRDefault="0014606C" w:rsidP="0014606C">
            <w:pPr>
              <w:pStyle w:val="Textkrper-Zeileneinzug"/>
              <w:jc w:val="left"/>
            </w:pPr>
            <w:r>
              <w:t>T</w:t>
            </w:r>
            <w:r w:rsidR="00321712" w:rsidRPr="00432F04">
              <w:t xml:space="preserve">he function returns once </w:t>
            </w:r>
            <w:r w:rsidR="00EA717B">
              <w:t xml:space="preserve">initialization is finished (or when used in </w:t>
            </w:r>
            <w:r w:rsidR="009236DE">
              <w:rPr>
                <w:rStyle w:val="CODE"/>
              </w:rPr>
              <w:t>fmiEventUpdate</w:t>
            </w:r>
            <w:r w:rsidR="00EA717B">
              <w:t xml:space="preserve">, when </w:t>
            </w:r>
            <w:r w:rsidR="00321712" w:rsidRPr="00432F04">
              <w:t>a new consistent state has been found</w:t>
            </w:r>
            <w:r w:rsidR="00EA717B">
              <w:t>)</w:t>
            </w:r>
            <w:r w:rsidR="00321712" w:rsidRPr="00432F04">
              <w:t xml:space="preserve"> and the integration can be restarted.</w:t>
            </w:r>
            <w:r>
              <w:t xml:space="preserve"> </w:t>
            </w:r>
            <w:r w:rsidR="00EA717B">
              <w:t xml:space="preserve">The function returns with </w:t>
            </w:r>
            <w:r w:rsidR="00EA717B" w:rsidRPr="00EA717B">
              <w:rPr>
                <w:rStyle w:val="CODE"/>
              </w:rPr>
              <w:t>eventInfo</w:t>
            </w:r>
            <w:r w:rsidR="00EA717B">
              <w:t xml:space="preserve">. This structure is also used as return value of </w:t>
            </w:r>
            <w:r w:rsidR="009236DE">
              <w:rPr>
                <w:rStyle w:val="CODE"/>
              </w:rPr>
              <w:t>fmiEventUpdate</w:t>
            </w:r>
            <w:r w:rsidR="00EA717B">
              <w:t>. The variables of the structure have the following meaning:</w:t>
            </w:r>
          </w:p>
          <w:p w14:paraId="755F9DB6" w14:textId="77777777" w:rsidR="0014606C" w:rsidRDefault="0014606C" w:rsidP="0014606C">
            <w:pPr>
              <w:pStyle w:val="Textkrper-Zeileneinzug"/>
              <w:jc w:val="left"/>
            </w:pPr>
            <w:r>
              <w:t xml:space="preserve">Arguments </w:t>
            </w:r>
            <w:r>
              <w:rPr>
                <w:rStyle w:val="CODE"/>
                <w:rFonts w:cs="Courier New"/>
              </w:rPr>
              <w:t>iterationConverged</w:t>
            </w:r>
            <w:r w:rsidR="003A4D9E">
              <w:t xml:space="preserve">, </w:t>
            </w:r>
            <w:r w:rsidR="003A4D9E" w:rsidRPr="003A4D9E">
              <w:rPr>
                <w:rStyle w:val="CODE"/>
              </w:rPr>
              <w:t>stateValueReferencesChanged</w:t>
            </w:r>
            <w:r w:rsidR="003A4D9E">
              <w:t>, a</w:t>
            </w:r>
            <w:r>
              <w:t xml:space="preserve">nd </w:t>
            </w:r>
            <w:r w:rsidRPr="00AD71EE">
              <w:rPr>
                <w:rStyle w:val="CODE"/>
              </w:rPr>
              <w:t>stat</w:t>
            </w:r>
            <w:r w:rsidR="003A4D9E">
              <w:rPr>
                <w:rStyle w:val="CODE"/>
              </w:rPr>
              <w:t>eValues</w:t>
            </w:r>
            <w:r w:rsidRPr="00AD71EE">
              <w:rPr>
                <w:rStyle w:val="CODE"/>
              </w:rPr>
              <w:t>Changed</w:t>
            </w:r>
            <w:r>
              <w:rPr>
                <w:rStyle w:val="CODE"/>
              </w:rPr>
              <w:t xml:space="preserve"> </w:t>
            </w:r>
            <w:r>
              <w:t xml:space="preserve">are only meaningful when returning from </w:t>
            </w:r>
            <w:r w:rsidR="009236DE" w:rsidRPr="00782197">
              <w:rPr>
                <w:rStyle w:val="CODE"/>
              </w:rPr>
              <w:t>fmiEventUpdate</w:t>
            </w:r>
            <w:r>
              <w:t xml:space="preserve">. When returning from </w:t>
            </w:r>
            <w:r w:rsidR="009236DE">
              <w:rPr>
                <w:rStyle w:val="CODE"/>
              </w:rPr>
              <w:t>fmiInitialize</w:t>
            </w:r>
            <w:r w:rsidR="003A4D9E">
              <w:t>, all three</w:t>
            </w:r>
            <w:r>
              <w:t xml:space="preserve"> flags are always </w:t>
            </w:r>
            <w:r w:rsidR="00FB1002">
              <w:rPr>
                <w:rStyle w:val="CODE"/>
              </w:rPr>
              <w:t>fmiTrue</w:t>
            </w:r>
            <w:r>
              <w:t xml:space="preserve">. </w:t>
            </w:r>
          </w:p>
          <w:p w14:paraId="703251A4" w14:textId="77777777" w:rsidR="00AC10D0" w:rsidRDefault="00321712" w:rsidP="0014606C">
            <w:pPr>
              <w:pStyle w:val="Textkrper-Zeileneinzug"/>
              <w:jc w:val="left"/>
            </w:pPr>
            <w:r>
              <w:t xml:space="preserve">If </w:t>
            </w:r>
            <w:r w:rsidR="003A4D9E">
              <w:rPr>
                <w:rStyle w:val="CODE"/>
              </w:rPr>
              <w:t>stateValues</w:t>
            </w:r>
            <w:r w:rsidRPr="00AD71EE">
              <w:rPr>
                <w:rStyle w:val="CODE"/>
              </w:rPr>
              <w:t>Changed</w:t>
            </w:r>
            <w:r w:rsidR="00EA717B">
              <w:rPr>
                <w:rStyle w:val="CODE"/>
              </w:rPr>
              <w:t xml:space="preserve"> </w:t>
            </w:r>
            <w:r w:rsidRPr="00AD71EE">
              <w:rPr>
                <w:rStyle w:val="CODE"/>
              </w:rPr>
              <w:t>=</w:t>
            </w:r>
            <w:r w:rsidR="00EA717B">
              <w:rPr>
                <w:rStyle w:val="CODE"/>
              </w:rPr>
              <w:t xml:space="preserve"> </w:t>
            </w:r>
            <w:r w:rsidR="009236DE">
              <w:rPr>
                <w:rStyle w:val="CODE"/>
              </w:rPr>
              <w:t xml:space="preserve">fmiTrue </w:t>
            </w:r>
            <w:r w:rsidR="00EA717B">
              <w:t xml:space="preserve">when </w:t>
            </w:r>
            <w:r w:rsidR="00EA717B">
              <w:rPr>
                <w:rStyle w:val="CODE"/>
                <w:rFonts w:cs="Courier New"/>
              </w:rPr>
              <w:t>iterationConverged</w:t>
            </w:r>
            <w:r w:rsidR="00EA717B">
              <w:rPr>
                <w:rStyle w:val="CODE"/>
              </w:rPr>
              <w:t xml:space="preserve"> </w:t>
            </w:r>
            <w:r w:rsidR="00EA717B" w:rsidRPr="00432F04">
              <w:rPr>
                <w:rStyle w:val="CODE"/>
              </w:rPr>
              <w:t>=</w:t>
            </w:r>
            <w:r w:rsidR="00EA717B">
              <w:rPr>
                <w:rStyle w:val="CODE"/>
              </w:rPr>
              <w:t xml:space="preserve"> </w:t>
            </w:r>
            <w:r w:rsidR="00FB1002">
              <w:rPr>
                <w:rStyle w:val="CODE"/>
              </w:rPr>
              <w:t>fmiTrue</w:t>
            </w:r>
            <w:r w:rsidR="00EA717B">
              <w:t xml:space="preserve">, </w:t>
            </w:r>
            <w:r>
              <w:t>the</w:t>
            </w:r>
            <w:r w:rsidR="00EA717B" w:rsidRPr="00432F04">
              <w:t xml:space="preserve">n at least one element of the continuous state vector has changed its value, e.g., </w:t>
            </w:r>
            <w:r w:rsidR="0014606C">
              <w:t xml:space="preserve">since at initial time, or </w:t>
            </w:r>
            <w:r w:rsidR="00EA717B" w:rsidRPr="00432F04">
              <w:t>due to an impulse</w:t>
            </w:r>
            <w:r w:rsidR="003A4D9E">
              <w:t xml:space="preserve">. </w:t>
            </w:r>
            <w:r>
              <w:t xml:space="preserve">The new values of the states must be inquired with function </w:t>
            </w:r>
            <w:r w:rsidR="009236DE">
              <w:rPr>
                <w:rStyle w:val="CODE"/>
                <w:rFonts w:cs="Courier New"/>
              </w:rPr>
              <w:t>fmiGet</w:t>
            </w:r>
            <w:r w:rsidRPr="00432F04">
              <w:rPr>
                <w:rStyle w:val="CODE"/>
                <w:rFonts w:cs="Courier New"/>
              </w:rPr>
              <w:t>ContinuousStates</w:t>
            </w:r>
            <w:r>
              <w:t>.</w:t>
            </w:r>
          </w:p>
          <w:p w14:paraId="5572EA9A" w14:textId="77777777" w:rsidR="00321712" w:rsidRDefault="003A4D9E" w:rsidP="0014606C">
            <w:pPr>
              <w:pStyle w:val="Textkrper-Zeileneinzug"/>
              <w:jc w:val="left"/>
            </w:pPr>
            <w:r>
              <w:t xml:space="preserve">If </w:t>
            </w:r>
            <w:r>
              <w:rPr>
                <w:rStyle w:val="CODE"/>
              </w:rPr>
              <w:t>stateValueReferences</w:t>
            </w:r>
            <w:r w:rsidRPr="00AD71EE">
              <w:rPr>
                <w:rStyle w:val="CODE"/>
              </w:rPr>
              <w:t>Changed</w:t>
            </w:r>
            <w:r>
              <w:rPr>
                <w:rStyle w:val="CODE"/>
              </w:rPr>
              <w:t xml:space="preserve"> </w:t>
            </w:r>
            <w:r w:rsidRPr="00AD71EE">
              <w:rPr>
                <w:rStyle w:val="CODE"/>
              </w:rPr>
              <w:t>=</w:t>
            </w:r>
            <w:r>
              <w:rPr>
                <w:rStyle w:val="CODE"/>
              </w:rPr>
              <w:t xml:space="preserve"> fmiTrue </w:t>
            </w:r>
            <w:r>
              <w:t xml:space="preserve">when </w:t>
            </w:r>
            <w:r>
              <w:rPr>
                <w:rStyle w:val="CODE"/>
                <w:rFonts w:cs="Courier New"/>
              </w:rPr>
              <w:t>iterationConverged</w:t>
            </w:r>
            <w:r>
              <w:rPr>
                <w:rStyle w:val="CODE"/>
              </w:rPr>
              <w:t xml:space="preserve"> </w:t>
            </w:r>
            <w:r w:rsidRPr="00432F04">
              <w:rPr>
                <w:rStyle w:val="CODE"/>
              </w:rPr>
              <w:t>=</w:t>
            </w:r>
            <w:r>
              <w:rPr>
                <w:rStyle w:val="CODE"/>
              </w:rPr>
              <w:t xml:space="preserve"> fmiTrue</w:t>
            </w:r>
            <w:r>
              <w:t xml:space="preserve">, then the meaning of the states has changed. The valueReferences of the new states can be inquired with </w:t>
            </w:r>
            <w:r>
              <w:rPr>
                <w:rStyle w:val="CODE"/>
              </w:rPr>
              <w:t>fmiGetStateValueReferences</w:t>
            </w:r>
            <w:r>
              <w:t xml:space="preserve"> and the nominal values of the new states can be inquired with </w:t>
            </w:r>
            <w:r>
              <w:rPr>
                <w:rStyle w:val="CODE"/>
                <w:rFonts w:cs="Courier New"/>
              </w:rPr>
              <w:t>fmiGet</w:t>
            </w:r>
            <w:r w:rsidRPr="001153E0">
              <w:rPr>
                <w:rStyle w:val="CODE"/>
                <w:rFonts w:cs="Courier New"/>
              </w:rPr>
              <w:t>NominalContinuousStates</w:t>
            </w:r>
            <w:r>
              <w:t>.</w:t>
            </w:r>
          </w:p>
          <w:p w14:paraId="349EF0AF" w14:textId="77777777" w:rsidR="00321712" w:rsidRDefault="00321712" w:rsidP="0014606C">
            <w:pPr>
              <w:pStyle w:val="Textkrper-Zeileneinzug"/>
              <w:jc w:val="left"/>
            </w:pPr>
            <w:r w:rsidRPr="00EA717B">
              <w:t xml:space="preserve">If </w:t>
            </w:r>
            <w:r w:rsidRPr="00EA717B">
              <w:rPr>
                <w:rStyle w:val="CODE"/>
              </w:rPr>
              <w:t>terminate</w:t>
            </w:r>
            <w:r w:rsidR="00EA717B" w:rsidRPr="00EA717B">
              <w:rPr>
                <w:rStyle w:val="CODE"/>
              </w:rPr>
              <w:t>Simulation</w:t>
            </w:r>
            <w:r w:rsidR="00EA717B">
              <w:rPr>
                <w:rStyle w:val="CODE"/>
              </w:rPr>
              <w:t xml:space="preserve"> </w:t>
            </w:r>
            <w:r w:rsidRPr="00EA717B">
              <w:rPr>
                <w:rStyle w:val="CODE"/>
              </w:rPr>
              <w:t>=</w:t>
            </w:r>
            <w:r w:rsidR="00EA717B">
              <w:rPr>
                <w:rStyle w:val="CODE"/>
              </w:rPr>
              <w:t xml:space="preserve"> </w:t>
            </w:r>
            <w:r w:rsidR="00FB1002">
              <w:rPr>
                <w:rStyle w:val="CODE"/>
              </w:rPr>
              <w:t>fmiTrue</w:t>
            </w:r>
            <w:r w:rsidRPr="00EA717B">
              <w:t>, the simulation shall be terminated (successfully). It is assumed that an appropriate message is printed by the FMU to explain the reason for the termination.</w:t>
            </w:r>
          </w:p>
          <w:p w14:paraId="50844224" w14:textId="77777777" w:rsidR="00EA717B" w:rsidRDefault="00EA717B" w:rsidP="0014606C">
            <w:pPr>
              <w:pStyle w:val="Textkrper-Zeileneinzug"/>
              <w:jc w:val="left"/>
            </w:pPr>
            <w:r>
              <w:t xml:space="preserve">If </w:t>
            </w:r>
            <w:r w:rsidRPr="00EA717B">
              <w:rPr>
                <w:rStyle w:val="CODE"/>
              </w:rPr>
              <w:t>upcoming</w:t>
            </w:r>
            <w:r w:rsidR="0014606C">
              <w:rPr>
                <w:rStyle w:val="CODE"/>
              </w:rPr>
              <w:t>Time</w:t>
            </w:r>
            <w:r w:rsidRPr="00EA717B">
              <w:rPr>
                <w:rStyle w:val="CODE"/>
              </w:rPr>
              <w:t xml:space="preserve">Event = </w:t>
            </w:r>
            <w:r w:rsidR="00FB1002">
              <w:rPr>
                <w:rStyle w:val="CODE"/>
              </w:rPr>
              <w:t>fmiTrue</w:t>
            </w:r>
            <w:r>
              <w:t xml:space="preserve">, then the simulation shall integrate at most until time = </w:t>
            </w:r>
            <w:r w:rsidRPr="00EA717B">
              <w:rPr>
                <w:rStyle w:val="CODE"/>
              </w:rPr>
              <w:t>nextEventTime</w:t>
            </w:r>
            <w:r>
              <w:t xml:space="preserve">, and shall call </w:t>
            </w:r>
            <w:r w:rsidR="009236DE">
              <w:rPr>
                <w:rStyle w:val="CODE"/>
              </w:rPr>
              <w:t>fmiEventUpdate</w:t>
            </w:r>
            <w:r>
              <w:t xml:space="preserve"> at this time instant. If integration is stopped before </w:t>
            </w:r>
            <w:r w:rsidRPr="00EA717B">
              <w:rPr>
                <w:rStyle w:val="CODE"/>
              </w:rPr>
              <w:t>nextEventTime</w:t>
            </w:r>
            <w:r>
              <w:t xml:space="preserve">, e.g., due to a state event, the definition of </w:t>
            </w:r>
            <w:r w:rsidRPr="00EA717B">
              <w:rPr>
                <w:rStyle w:val="CODE"/>
              </w:rPr>
              <w:t>nextEventTime</w:t>
            </w:r>
            <w:r>
              <w:t xml:space="preserve"> becomes obsolete.</w:t>
            </w:r>
          </w:p>
          <w:p w14:paraId="7CEA2D60" w14:textId="77777777" w:rsidR="00990EFE" w:rsidRPr="00432F04" w:rsidRDefault="00990EFE" w:rsidP="00AC10D0">
            <w:pPr>
              <w:pStyle w:val="Textkrper-Zeileneinzug"/>
              <w:spacing w:after="240"/>
            </w:pPr>
            <w:r w:rsidRPr="0014606C">
              <w:t>[</w:t>
            </w:r>
            <w:r w:rsidRPr="00AC10D0">
              <w:rPr>
                <w:i/>
              </w:rPr>
              <w:t xml:space="preserve">Currently, this function can only be called </w:t>
            </w:r>
            <w:r w:rsidRPr="00AC10D0">
              <w:rPr>
                <w:i/>
                <w:u w:val="single"/>
              </w:rPr>
              <w:t>once</w:t>
            </w:r>
            <w:r w:rsidRPr="00AC10D0">
              <w:rPr>
                <w:i/>
              </w:rPr>
              <w:t xml:space="preserve"> for </w:t>
            </w:r>
            <w:r w:rsidRPr="00AC10D0">
              <w:rPr>
                <w:i/>
                <w:u w:val="single"/>
              </w:rPr>
              <w:t>one</w:t>
            </w:r>
            <w:r w:rsidRPr="00AC10D0">
              <w:rPr>
                <w:i/>
              </w:rPr>
              <w:t xml:space="preserve"> instance</w:t>
            </w:r>
            <w:r w:rsidR="0014606C" w:rsidRPr="00AC10D0">
              <w:rPr>
                <w:i/>
              </w:rPr>
              <w:t xml:space="preserve">. Note, even if it can only be called once, an event can be triggered and then event iteration via </w:t>
            </w:r>
            <w:r w:rsidR="009236DE" w:rsidRPr="00AC10D0">
              <w:rPr>
                <w:i/>
              </w:rPr>
              <w:t>fmiEventUpdate</w:t>
            </w:r>
            <w:r w:rsidR="0014606C" w:rsidRPr="00AC10D0">
              <w:rPr>
                <w:i/>
              </w:rPr>
              <w:t xml:space="preserve"> is possible at the initial time.</w:t>
            </w:r>
            <w:r w:rsidRPr="003A4D9E">
              <w:t>]</w:t>
            </w:r>
          </w:p>
        </w:tc>
      </w:tr>
      <w:tr w:rsidR="00990EFE" w:rsidRPr="00432F04" w14:paraId="5134FAF8" w14:textId="77777777" w:rsidTr="00990EFE">
        <w:tc>
          <w:tcPr>
            <w:tcW w:w="9458" w:type="dxa"/>
            <w:gridSpan w:val="2"/>
          </w:tcPr>
          <w:p w14:paraId="0DBA093A" w14:textId="77777777" w:rsidR="00990EFE" w:rsidRPr="00432F04" w:rsidRDefault="009236DE" w:rsidP="00990EFE">
            <w:pPr>
              <w:pStyle w:val="Textkrper-Tabelle"/>
              <w:rPr>
                <w:rStyle w:val="CODE"/>
                <w:rFonts w:cs="Courier New"/>
              </w:rPr>
            </w:pPr>
            <w:r>
              <w:rPr>
                <w:rStyle w:val="CODE"/>
              </w:rPr>
              <w:t>fmiStatus</w:t>
            </w:r>
            <w:r w:rsidR="00990EFE" w:rsidRPr="00432F04">
              <w:rPr>
                <w:rStyle w:val="CODE"/>
              </w:rPr>
              <w:t xml:space="preserve"> </w:t>
            </w:r>
            <w:r>
              <w:rPr>
                <w:rStyle w:val="CODE"/>
              </w:rPr>
              <w:t>fmiGet</w:t>
            </w:r>
            <w:r w:rsidR="00990EFE" w:rsidRPr="00432F04">
              <w:rPr>
                <w:rStyle w:val="CODE"/>
              </w:rPr>
              <w:t>Derivatives</w:t>
            </w:r>
            <w:r w:rsidR="001D30BC">
              <w:rPr>
                <w:rStyle w:val="CODE"/>
              </w:rPr>
              <w:t xml:space="preserve"> </w:t>
            </w:r>
            <w:r w:rsidR="00990EFE" w:rsidRPr="00432F04">
              <w:rPr>
                <w:rStyle w:val="CODE"/>
              </w:rPr>
              <w:t xml:space="preserve"> </w:t>
            </w:r>
            <w:r w:rsidR="003A4D9E">
              <w:rPr>
                <w:rStyle w:val="CODE"/>
              </w:rPr>
              <w:t xml:space="preserve"> </w:t>
            </w:r>
            <w:r w:rsidR="00990EFE" w:rsidRPr="00432F04">
              <w:rPr>
                <w:rStyle w:val="CODE"/>
              </w:rPr>
              <w:t xml:space="preserve"> (</w:t>
            </w:r>
            <w:bookmarkStart w:id="100" w:name="OLE_LINK1"/>
            <w:bookmarkStart w:id="101" w:name="OLE_LINK2"/>
            <w:r w:rsidR="001D30BC">
              <w:rPr>
                <w:rStyle w:val="CODE"/>
              </w:rPr>
              <w:t>fmiComponent c</w:t>
            </w:r>
            <w:r w:rsidR="00990EFE" w:rsidRPr="00432F04">
              <w:rPr>
                <w:rStyle w:val="CODE"/>
              </w:rPr>
              <w:t xml:space="preserve">, </w:t>
            </w:r>
            <w:r>
              <w:rPr>
                <w:rStyle w:val="CODE"/>
              </w:rPr>
              <w:t>fmiReal</w:t>
            </w:r>
            <w:r w:rsidR="00990EFE" w:rsidRPr="00432F04">
              <w:rPr>
                <w:rStyle w:val="CODE"/>
              </w:rPr>
              <w:t xml:space="preserve"> derivatives[],</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bookmarkEnd w:id="100"/>
            <w:bookmarkEnd w:id="101"/>
            <w:r w:rsidR="00990EFE" w:rsidRPr="00432F04">
              <w:rPr>
                <w:rStyle w:val="CODE"/>
                <w:rFonts w:cs="Courier New"/>
              </w:rPr>
              <w:t>);</w:t>
            </w:r>
          </w:p>
          <w:p w14:paraId="3500B0F7" w14:textId="77777777" w:rsidR="001D30BC" w:rsidRDefault="009236DE" w:rsidP="00990EFE">
            <w:pPr>
              <w:pStyle w:val="Textkrper-Tabelle"/>
              <w:rPr>
                <w:rStyle w:val="CODE"/>
                <w:rFonts w:cs="Courier New"/>
              </w:rPr>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EventIndicators(</w:t>
            </w:r>
            <w:r w:rsidR="001D30BC">
              <w:rPr>
                <w:rStyle w:val="CODE"/>
                <w:rFonts w:cs="Courier New"/>
              </w:rPr>
              <w:t>fmiComponent c</w:t>
            </w:r>
            <w:r w:rsidR="00990EFE" w:rsidRPr="00432F04">
              <w:rPr>
                <w:rStyle w:val="CODE"/>
                <w:rFonts w:cs="Courier New"/>
              </w:rPr>
              <w:t xml:space="preserve">, </w:t>
            </w:r>
            <w:r>
              <w:rPr>
                <w:rStyle w:val="CODE"/>
                <w:rFonts w:cs="Courier New"/>
              </w:rPr>
              <w:t>fmiReal</w:t>
            </w:r>
            <w:r w:rsidR="00AC10D0">
              <w:rPr>
                <w:rStyle w:val="CODE"/>
                <w:rFonts w:cs="Courier New"/>
              </w:rPr>
              <w:t xml:space="preserve"> eventIndicators</w:t>
            </w:r>
            <w:r w:rsidR="00990EFE" w:rsidRPr="00432F04">
              <w:rPr>
                <w:rStyle w:val="CODE"/>
                <w:rFonts w:cs="Courier New"/>
              </w:rPr>
              <w:t>[],</w:t>
            </w:r>
          </w:p>
          <w:p w14:paraId="7691C4BA" w14:textId="77777777" w:rsidR="00990EFE" w:rsidRPr="00432F04" w:rsidRDefault="001D30BC" w:rsidP="00990EFE">
            <w:pPr>
              <w:pStyle w:val="Textkrper-Tabelle"/>
              <w:rPr>
                <w:rFonts w:ascii="Courier New" w:hAnsi="Courier New" w:cs="Courier New"/>
                <w:sz w:val="19"/>
              </w:rPr>
            </w:pPr>
            <w:r>
              <w:rPr>
                <w:rStyle w:val="CODE"/>
                <w:rFonts w:cs="Courier New"/>
              </w:rPr>
              <w:t xml:space="preserve">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ni);</w:t>
            </w:r>
          </w:p>
        </w:tc>
      </w:tr>
      <w:tr w:rsidR="00990EFE" w:rsidRPr="00432F04" w14:paraId="7CECFD0E" w14:textId="77777777" w:rsidTr="00990EFE">
        <w:tc>
          <w:tcPr>
            <w:tcW w:w="600" w:type="dxa"/>
          </w:tcPr>
          <w:p w14:paraId="788CEF68" w14:textId="77777777" w:rsidR="00990EFE" w:rsidRPr="00432F04" w:rsidRDefault="00990EFE" w:rsidP="00990EFE">
            <w:pPr>
              <w:pStyle w:val="Textkrper-Tabelle"/>
            </w:pPr>
          </w:p>
        </w:tc>
        <w:tc>
          <w:tcPr>
            <w:tcW w:w="8858" w:type="dxa"/>
          </w:tcPr>
          <w:p w14:paraId="51C95786" w14:textId="77777777" w:rsidR="00990EFE" w:rsidRPr="00432F04" w:rsidRDefault="00990EFE" w:rsidP="00990EFE">
            <w:pPr>
              <w:pStyle w:val="Textkrper-Tabelle"/>
            </w:pPr>
            <w:r w:rsidRPr="00432F04">
              <w:t>Compute state derivatives and event indicators at the current time instant and for the current states. The derivatives are returned as a vector with “</w:t>
            </w:r>
            <w:r w:rsidRPr="00432F04">
              <w:rPr>
                <w:rStyle w:val="CODE"/>
              </w:rPr>
              <w:t>nx</w:t>
            </w:r>
            <w:r w:rsidRPr="00432F04">
              <w:t xml:space="preserve">” elements. A state event is triggered </w:t>
            </w:r>
            <w:r w:rsidRPr="00432F04">
              <w:lastRenderedPageBreak/>
              <w:t xml:space="preserve">when the domain of an event indicator changes from </w:t>
            </w:r>
            <w:r w:rsidRPr="00432F04">
              <w:rPr>
                <w:i/>
              </w:rPr>
              <w:t>z</w:t>
            </w:r>
            <w:r w:rsidRPr="00432F04">
              <w:rPr>
                <w:i/>
                <w:vertAlign w:val="subscript"/>
              </w:rPr>
              <w:t>j</w:t>
            </w:r>
            <w:r w:rsidRPr="00432F04">
              <w:t xml:space="preserve"> &gt; 0 to </w:t>
            </w:r>
            <w:r w:rsidRPr="00432F04">
              <w:rPr>
                <w:i/>
              </w:rPr>
              <w:t>z</w:t>
            </w:r>
            <w:r w:rsidRPr="00432F04">
              <w:rPr>
                <w:i/>
                <w:vertAlign w:val="subscript"/>
              </w:rPr>
              <w:t>j</w:t>
            </w:r>
            <w:r w:rsidRPr="00432F04">
              <w:t xml:space="preserve"> ≤ 0 or vice versa (see section </w:t>
            </w:r>
            <w:r w:rsidRPr="00432F04">
              <w:fldChar w:fldCharType="begin"/>
            </w:r>
            <w:r w:rsidRPr="00432F04">
              <w:instrText xml:space="preserve"> REF _Ref240464802 \r \h </w:instrText>
            </w:r>
            <w:r w:rsidRPr="00432F04">
              <w:fldChar w:fldCharType="separate"/>
            </w:r>
            <w:r w:rsidR="0059498C">
              <w:t>2.1</w:t>
            </w:r>
            <w:r w:rsidRPr="00432F04">
              <w:fldChar w:fldCharType="end"/>
            </w:r>
            <w:r w:rsidRPr="00432F04">
              <w:t xml:space="preserve">). </w:t>
            </w:r>
            <w:r w:rsidR="00AD71EE" w:rsidRPr="001153E0">
              <w:t xml:space="preserve">The FMU must guarantee that at an event restart </w:t>
            </w:r>
            <w:r w:rsidR="00AD71EE" w:rsidRPr="001153E0">
              <w:rPr>
                <w:i/>
              </w:rPr>
              <w:t>z</w:t>
            </w:r>
            <w:r w:rsidR="00AD71EE" w:rsidRPr="001153E0">
              <w:rPr>
                <w:i/>
                <w:vertAlign w:val="subscript"/>
              </w:rPr>
              <w:t>j</w:t>
            </w:r>
            <w:r w:rsidR="00AD71EE" w:rsidRPr="001153E0">
              <w:t xml:space="preserve"> </w:t>
            </w:r>
            <w:r w:rsidR="00AD71EE" w:rsidRPr="001153E0">
              <w:rPr>
                <w:rFonts w:cs="Arial"/>
              </w:rPr>
              <w:t>≠</w:t>
            </w:r>
            <w:r w:rsidR="00AD71EE" w:rsidRPr="001153E0">
              <w:t xml:space="preserve"> 0, e.g., by shifting </w:t>
            </w:r>
            <w:r w:rsidR="00AD71EE" w:rsidRPr="001153E0">
              <w:rPr>
                <w:i/>
              </w:rPr>
              <w:t>z</w:t>
            </w:r>
            <w:r w:rsidR="00AD71EE" w:rsidRPr="001153E0">
              <w:rPr>
                <w:i/>
                <w:vertAlign w:val="subscript"/>
              </w:rPr>
              <w:t>j</w:t>
            </w:r>
            <w:r w:rsidR="00AD71EE" w:rsidRPr="001153E0">
              <w:t xml:space="preserve"> with a small value. Furthermore, </w:t>
            </w:r>
            <w:r w:rsidR="00AD71EE" w:rsidRPr="001153E0">
              <w:rPr>
                <w:i/>
              </w:rPr>
              <w:t>z</w:t>
            </w:r>
            <w:r w:rsidR="00AD71EE" w:rsidRPr="001153E0">
              <w:rPr>
                <w:i/>
                <w:vertAlign w:val="subscript"/>
              </w:rPr>
              <w:t>j</w:t>
            </w:r>
            <w:r w:rsidR="00AD71EE" w:rsidRPr="001153E0">
              <w:t xml:space="preserve"> should be scaled in the FMU</w:t>
            </w:r>
            <w:r w:rsidR="00AC10D0">
              <w:t xml:space="preserve"> with its nominal value</w:t>
            </w:r>
            <w:r w:rsidR="00AD71EE" w:rsidRPr="001153E0">
              <w:t xml:space="preserve"> (see appendix </w:t>
            </w:r>
            <w:r w:rsidR="00AD71EE" w:rsidRPr="001153E0">
              <w:fldChar w:fldCharType="begin"/>
            </w:r>
            <w:r w:rsidR="00AD71EE" w:rsidRPr="001153E0">
              <w:instrText xml:space="preserve"> REF _Ref247988544 \r \h  \* MERGEFORMAT </w:instrText>
            </w:r>
            <w:r w:rsidR="00AD71EE" w:rsidRPr="001153E0">
              <w:fldChar w:fldCharType="separate"/>
            </w:r>
            <w:r w:rsidR="0059498C">
              <w:t>B.2</w:t>
            </w:r>
            <w:r w:rsidR="00AD71EE" w:rsidRPr="001153E0">
              <w:fldChar w:fldCharType="end"/>
            </w:r>
            <w:r w:rsidR="00AD71EE" w:rsidRPr="001153E0">
              <w:t>).</w:t>
            </w:r>
            <w:r w:rsidR="00AD71EE">
              <w:t xml:space="preserve"> </w:t>
            </w:r>
            <w:r w:rsidRPr="00432F04">
              <w:t>The event indicators are returned as a vector with “</w:t>
            </w:r>
            <w:r w:rsidRPr="00432F04">
              <w:rPr>
                <w:rStyle w:val="CODE"/>
              </w:rPr>
              <w:t>ni</w:t>
            </w:r>
            <w:r w:rsidRPr="00432F04">
              <w:t>” elements.</w:t>
            </w:r>
            <w:r w:rsidR="00AD71EE">
              <w:t xml:space="preserve"> </w:t>
            </w:r>
          </w:p>
          <w:p w14:paraId="342F9B81" w14:textId="77777777" w:rsidR="00990EFE" w:rsidRDefault="00990EFE" w:rsidP="00836C63">
            <w:pPr>
              <w:pStyle w:val="Textkrper-Zeileneinzug"/>
            </w:pPr>
            <w:r w:rsidRPr="00432F04">
              <w:t xml:space="preserve">The ordering of the elements of the derivatives vector is identical to the ordering of the state vector (e.g. </w:t>
            </w:r>
            <w:r w:rsidRPr="00432F04">
              <w:rPr>
                <w:rStyle w:val="CODE"/>
              </w:rPr>
              <w:t>derivatives[2]</w:t>
            </w:r>
            <w:r w:rsidRPr="00432F04">
              <w:t xml:space="preserve"> is the derivative of </w:t>
            </w:r>
            <w:r w:rsidRPr="00432F04">
              <w:rPr>
                <w:rStyle w:val="CODE"/>
              </w:rPr>
              <w:t>x[2]</w:t>
            </w:r>
            <w:r w:rsidRPr="00432F04">
              <w:t xml:space="preserve">). Event indicators are not necessarily related to variables on the </w:t>
            </w:r>
            <w:r w:rsidR="00553952">
              <w:t>Model Description File</w:t>
            </w:r>
            <w:r w:rsidRPr="00432F04">
              <w:t>.</w:t>
            </w:r>
          </w:p>
          <w:p w14:paraId="216D65F4" w14:textId="77777777" w:rsidR="00836C63" w:rsidRPr="00432F04" w:rsidRDefault="00836C63" w:rsidP="00AC10D0">
            <w:pPr>
              <w:pStyle w:val="Textkrper"/>
              <w:spacing w:before="0"/>
              <w:ind w:firstLine="284"/>
            </w:pPr>
            <w:r w:rsidRPr="001153E0">
              <w:t xml:space="preserve">Note: </w:t>
            </w:r>
            <w:r w:rsidR="009236DE">
              <w:rPr>
                <w:rStyle w:val="CODE"/>
              </w:rPr>
              <w:t>fmiStatus</w:t>
            </w:r>
            <w:r w:rsidRPr="001153E0">
              <w:rPr>
                <w:rStyle w:val="CODE"/>
              </w:rPr>
              <w:t xml:space="preserve"> = </w:t>
            </w:r>
            <w:r w:rsidR="009236DE">
              <w:rPr>
                <w:rStyle w:val="CODE"/>
              </w:rPr>
              <w:t>fmiDiscard</w:t>
            </w:r>
            <w:r w:rsidRPr="001153E0">
              <w:t xml:space="preserve"> is possible</w:t>
            </w:r>
            <w:r w:rsidR="00AD71EE" w:rsidRPr="001153E0">
              <w:t xml:space="preserve"> for both functions</w:t>
            </w:r>
            <w:r w:rsidRPr="001153E0">
              <w:t>.</w:t>
            </w:r>
          </w:p>
        </w:tc>
      </w:tr>
      <w:tr w:rsidR="00990EFE" w:rsidRPr="00432F04" w14:paraId="55F50488" w14:textId="77777777" w:rsidTr="00990EFE">
        <w:tc>
          <w:tcPr>
            <w:tcW w:w="9458" w:type="dxa"/>
            <w:gridSpan w:val="2"/>
          </w:tcPr>
          <w:p w14:paraId="2AB503DD" w14:textId="77777777" w:rsidR="00990EFE" w:rsidRPr="00432F04" w:rsidRDefault="009236DE" w:rsidP="00990EFE">
            <w:pPr>
              <w:pStyle w:val="Textkrper-Tabelle"/>
              <w:rPr>
                <w:rStyle w:val="CODE"/>
              </w:rPr>
            </w:pPr>
            <w:r>
              <w:rPr>
                <w:rStyle w:val="CODE"/>
              </w:rPr>
              <w:lastRenderedPageBreak/>
              <w:t>fmiStatus</w:t>
            </w:r>
            <w:r w:rsidR="00990EFE" w:rsidRPr="00432F04">
              <w:rPr>
                <w:rStyle w:val="CODE"/>
              </w:rPr>
              <w:t xml:space="preserve"> </w:t>
            </w:r>
            <w:r>
              <w:rPr>
                <w:rStyle w:val="CODE"/>
              </w:rPr>
              <w:t>fmiGet</w:t>
            </w:r>
            <w:r w:rsidR="00990EFE" w:rsidRPr="00432F04">
              <w:rPr>
                <w:rStyle w:val="CODE"/>
              </w:rPr>
              <w:t>Real   (</w:t>
            </w:r>
            <w:r w:rsidR="001D30BC">
              <w:rPr>
                <w:rStyle w:val="CODE"/>
              </w:rPr>
              <w:t>fmiComponent c</w:t>
            </w:r>
            <w:r w:rsidR="00990EFE" w:rsidRPr="00432F04">
              <w:rPr>
                <w:rStyle w:val="CODE"/>
              </w:rPr>
              <w:t xml:space="preserve">, </w:t>
            </w:r>
            <w:r w:rsidR="00990EFE" w:rsidRPr="00432F04">
              <w:rPr>
                <w:rStyle w:val="CODE"/>
                <w:b/>
              </w:rPr>
              <w:t>const</w:t>
            </w:r>
            <w:r w:rsidR="00990EFE" w:rsidRPr="00432F04">
              <w:rPr>
                <w:rStyle w:val="CODE"/>
              </w:rPr>
              <w:t xml:space="preserve"> </w:t>
            </w:r>
            <w:r w:rsidR="00F82BB9">
              <w:rPr>
                <w:rStyle w:val="CODE"/>
              </w:rPr>
              <w:t>fmiValueReference</w:t>
            </w:r>
            <w:r w:rsidR="00990EFE" w:rsidRPr="00432F04">
              <w:rPr>
                <w:rStyle w:val="CODE"/>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7D61FFD6" w14:textId="77777777" w:rsidR="00990EFE" w:rsidRPr="00432F04" w:rsidRDefault="001D30BC" w:rsidP="00990EFE">
            <w:pPr>
              <w:pStyle w:val="Textkrper-Tabelle"/>
              <w:rPr>
                <w:rStyle w:val="CODE"/>
                <w:rFonts w:cs="Courier New"/>
              </w:rPr>
            </w:pPr>
            <w:r>
              <w:rPr>
                <w:rStyle w:val="CODE"/>
              </w:rPr>
              <w:t xml:space="preserve">  </w:t>
            </w:r>
            <w:r w:rsidR="00990EFE" w:rsidRPr="00432F04">
              <w:rPr>
                <w:rStyle w:val="CODE"/>
              </w:rPr>
              <w:t xml:space="preserve">                      </w:t>
            </w:r>
            <w:r w:rsidR="009236DE">
              <w:rPr>
                <w:rStyle w:val="CODE"/>
              </w:rPr>
              <w:t>fmiReal</w:t>
            </w:r>
            <w:r w:rsidR="00990EFE" w:rsidRPr="00432F04">
              <w:rPr>
                <w:rStyle w:val="CODE"/>
              </w:rPr>
              <w:t xml:space="preserve"> value[]);</w:t>
            </w:r>
          </w:p>
          <w:p w14:paraId="33A0AAAE" w14:textId="77777777" w:rsidR="00990EFE" w:rsidRPr="00432F04" w:rsidRDefault="009236DE" w:rsidP="00990EFE">
            <w:pPr>
              <w:pStyle w:val="Textkrper-Tabelle"/>
              <w:rPr>
                <w:rStyle w:val="CODE"/>
              </w:rPr>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Integer(</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35C0AB74"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009236DE">
              <w:rPr>
                <w:rStyle w:val="CODE"/>
                <w:rFonts w:cs="Courier New"/>
              </w:rPr>
              <w:t>fmiInteger</w:t>
            </w:r>
            <w:r w:rsidRPr="00432F04">
              <w:rPr>
                <w:rStyle w:val="CODE"/>
                <w:rFonts w:cs="Courier New"/>
              </w:rPr>
              <w:t xml:space="preserve"> value</w:t>
            </w:r>
            <w:r w:rsidRPr="00432F04">
              <w:rPr>
                <w:rStyle w:val="CODE"/>
              </w:rPr>
              <w:t>[]</w:t>
            </w:r>
            <w:r w:rsidRPr="00432F04">
              <w:rPr>
                <w:rStyle w:val="CODE"/>
                <w:rFonts w:cs="Courier New"/>
              </w:rPr>
              <w:t>);</w:t>
            </w:r>
          </w:p>
          <w:p w14:paraId="3B7E5D9A"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fmiGet</w:t>
            </w:r>
            <w:r w:rsidR="00990EFE" w:rsidRPr="00432F04">
              <w:rPr>
                <w:rStyle w:val="CODE"/>
                <w:rFonts w:cs="Courier New"/>
              </w:rPr>
              <w:t>Boolean(</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w:t>
            </w:r>
            <w:r w:rsidR="00990EFE" w:rsidRPr="00432F04">
              <w:rPr>
                <w:rStyle w:val="CODE"/>
              </w:rPr>
              <w:t xml:space="preserve">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nvr,</w:t>
            </w:r>
          </w:p>
          <w:p w14:paraId="79D9BC53" w14:textId="77777777" w:rsidR="00990EFE" w:rsidRPr="00432F04" w:rsidRDefault="00990EFE" w:rsidP="00990EFE">
            <w:pPr>
              <w:pStyle w:val="Textkrper-Tabelle"/>
              <w:rPr>
                <w:rStyle w:val="CODE"/>
                <w:rFonts w:cs="Courier New"/>
              </w:rPr>
            </w:pPr>
            <w:r w:rsidRPr="00432F04">
              <w:rPr>
                <w:rStyle w:val="CODE"/>
              </w:rPr>
              <w:t xml:space="preserve">    </w:t>
            </w:r>
            <w:r w:rsidR="001D30BC">
              <w:rPr>
                <w:rStyle w:val="CODE"/>
              </w:rPr>
              <w:t xml:space="preserve">  </w:t>
            </w:r>
            <w:r w:rsidRPr="00432F04">
              <w:rPr>
                <w:rStyle w:val="CODE"/>
              </w:rPr>
              <w:t xml:space="preserve">                  </w:t>
            </w:r>
            <w:r w:rsidR="009236DE">
              <w:rPr>
                <w:rStyle w:val="CODE"/>
              </w:rPr>
              <w:t>fmiBoolean</w:t>
            </w:r>
            <w:r w:rsidRPr="00432F04">
              <w:rPr>
                <w:rStyle w:val="CODE"/>
                <w:rFonts w:cs="Courier New"/>
              </w:rPr>
              <w:t xml:space="preserve"> value</w:t>
            </w:r>
            <w:r w:rsidRPr="00432F04">
              <w:rPr>
                <w:rStyle w:val="CODE"/>
              </w:rPr>
              <w:t>[]</w:t>
            </w:r>
            <w:r w:rsidRPr="00432F04">
              <w:rPr>
                <w:rStyle w:val="CODE"/>
                <w:rFonts w:cs="Courier New"/>
              </w:rPr>
              <w:t>);</w:t>
            </w:r>
          </w:p>
          <w:p w14:paraId="311AC51F" w14:textId="77777777" w:rsidR="00990EFE" w:rsidRPr="00432F04" w:rsidRDefault="009236DE" w:rsidP="00990EFE">
            <w:pPr>
              <w:pStyle w:val="Textkrper-Tabelle"/>
              <w:rPr>
                <w:rStyle w:val="CODE"/>
              </w:rPr>
            </w:pPr>
            <w:r>
              <w:rPr>
                <w:rStyle w:val="CODE"/>
              </w:rPr>
              <w:t>fmiStatus</w:t>
            </w:r>
            <w:r w:rsidR="00990EFE" w:rsidRPr="00432F04">
              <w:rPr>
                <w:rStyle w:val="CODE"/>
              </w:rPr>
              <w:t xml:space="preserve"> </w:t>
            </w:r>
            <w:r>
              <w:rPr>
                <w:rStyle w:val="CODE"/>
                <w:rFonts w:cs="Courier New"/>
              </w:rPr>
              <w:t>fmiGet</w:t>
            </w:r>
            <w:r w:rsidR="00990EFE" w:rsidRPr="00432F04">
              <w:rPr>
                <w:rStyle w:val="CODE"/>
                <w:rFonts w:cs="Courier New"/>
              </w:rPr>
              <w:t>String (</w:t>
            </w:r>
            <w:r w:rsidR="001D30BC">
              <w:rPr>
                <w:rStyle w:val="CODE"/>
                <w:rFonts w:cs="Courier New"/>
              </w:rPr>
              <w:t>fmiComponent c</w:t>
            </w:r>
            <w:r w:rsidR="00990EFE" w:rsidRPr="00432F04">
              <w:rPr>
                <w:rStyle w:val="CODE"/>
                <w:rFonts w:cs="Courier New"/>
              </w:rPr>
              <w:t xml:space="preserve">, </w:t>
            </w:r>
            <w:r w:rsidR="00990EFE" w:rsidRPr="00432F04">
              <w:rPr>
                <w:rStyle w:val="CODE"/>
                <w:b/>
              </w:rPr>
              <w:t>const</w:t>
            </w:r>
            <w:r w:rsidR="00990EFE" w:rsidRPr="00432F04">
              <w:rPr>
                <w:rStyle w:val="CODE"/>
              </w:rPr>
              <w:t xml:space="preserve"> </w:t>
            </w:r>
            <w:r w:rsidR="00F82BB9">
              <w:rPr>
                <w:rStyle w:val="CODE"/>
                <w:rFonts w:cs="Courier New"/>
              </w:rPr>
              <w:t>fmiValueReference</w:t>
            </w:r>
            <w:r w:rsidR="00990EFE" w:rsidRPr="00432F04">
              <w:rPr>
                <w:rStyle w:val="CODE"/>
                <w:rFonts w:cs="Courier New"/>
              </w:rPr>
              <w:t xml:space="preserve"> vr[],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w:t>
            </w:r>
            <w:r w:rsidR="00990EFE" w:rsidRPr="004308F4">
              <w:rPr>
                <w:rStyle w:val="CODE"/>
                <w:sz w:val="20"/>
              </w:rPr>
              <w:t>nvr</w:t>
            </w:r>
            <w:r w:rsidR="00990EFE" w:rsidRPr="00432F04">
              <w:rPr>
                <w:rStyle w:val="CODE"/>
              </w:rPr>
              <w:t>,</w:t>
            </w:r>
          </w:p>
          <w:p w14:paraId="6B091199" w14:textId="77777777" w:rsidR="00990EFE" w:rsidRPr="00432F04" w:rsidRDefault="00990EFE" w:rsidP="00990EFE">
            <w:pPr>
              <w:pStyle w:val="Textkrper-Tabelle"/>
              <w:rPr>
                <w:rFonts w:ascii="Courier New" w:hAnsi="Courier New" w:cs="Courier New"/>
                <w:sz w:val="19"/>
              </w:rPr>
            </w:pPr>
            <w:r w:rsidRPr="00432F04">
              <w:rPr>
                <w:rStyle w:val="CODE"/>
              </w:rPr>
              <w:t xml:space="preserve">      </w:t>
            </w:r>
            <w:r w:rsidR="001D30BC">
              <w:rPr>
                <w:rStyle w:val="CODE"/>
              </w:rPr>
              <w:t xml:space="preserve">  </w:t>
            </w:r>
            <w:r w:rsidRPr="00432F04">
              <w:rPr>
                <w:rStyle w:val="CODE"/>
              </w:rPr>
              <w:t xml:space="preserve">                </w:t>
            </w:r>
            <w:r w:rsidR="009236DE">
              <w:rPr>
                <w:rStyle w:val="CODE"/>
                <w:rFonts w:cs="Courier New"/>
              </w:rPr>
              <w:t>fmiString</w:t>
            </w:r>
            <w:r w:rsidRPr="00432F04">
              <w:rPr>
                <w:rStyle w:val="CODE"/>
                <w:rFonts w:cs="Courier New"/>
              </w:rPr>
              <w:t xml:space="preserve"> value</w:t>
            </w:r>
            <w:r w:rsidRPr="00432F04">
              <w:rPr>
                <w:rStyle w:val="CODE"/>
              </w:rPr>
              <w:t>[]</w:t>
            </w:r>
            <w:r w:rsidRPr="00432F04">
              <w:rPr>
                <w:rStyle w:val="CODE"/>
                <w:rFonts w:cs="Courier New"/>
              </w:rPr>
              <w:t>);</w:t>
            </w:r>
          </w:p>
        </w:tc>
      </w:tr>
      <w:tr w:rsidR="00990EFE" w:rsidRPr="00432F04" w14:paraId="56D4CF9C" w14:textId="77777777" w:rsidTr="00990EFE">
        <w:tc>
          <w:tcPr>
            <w:tcW w:w="600" w:type="dxa"/>
          </w:tcPr>
          <w:p w14:paraId="33BBA941" w14:textId="77777777" w:rsidR="00990EFE" w:rsidRPr="00432F04" w:rsidRDefault="00990EFE" w:rsidP="00990EFE">
            <w:pPr>
              <w:pStyle w:val="Textkrper-Tabelle"/>
            </w:pPr>
          </w:p>
        </w:tc>
        <w:tc>
          <w:tcPr>
            <w:tcW w:w="8858" w:type="dxa"/>
          </w:tcPr>
          <w:p w14:paraId="4158DFE8" w14:textId="77777777" w:rsidR="00AC10D0" w:rsidRDefault="00990EFE" w:rsidP="00AC10D0">
            <w:pPr>
              <w:pStyle w:val="Textkrper-Tabelle"/>
            </w:pPr>
            <w:r w:rsidRPr="00432F04">
              <w:t xml:space="preserve">Get actual values of variables by providing the variable handles. These functions are especially used to get the actual values of output variables if a model is connected with other models. Furthermore, the actual value of every variable defined in the </w:t>
            </w:r>
            <w:r w:rsidR="001153E0">
              <w:t>Model Description File</w:t>
            </w:r>
            <w:r w:rsidRPr="00432F04">
              <w:t xml:space="preserve"> can be determined at </w:t>
            </w:r>
            <w:r w:rsidR="00BB0CA4">
              <w:t xml:space="preserve">every time </w:t>
            </w:r>
            <w:r w:rsidRPr="00432F04">
              <w:t>instant.</w:t>
            </w:r>
            <w:r w:rsidR="00221157">
              <w:t xml:space="preserve"> The string returned by </w:t>
            </w:r>
            <w:r w:rsidR="00221157" w:rsidRPr="00AC10D0">
              <w:rPr>
                <w:rStyle w:val="CODE"/>
              </w:rPr>
              <w:t>fmiGetString</w:t>
            </w:r>
            <w:r w:rsidR="00221157">
              <w:t xml:space="preserve"> must be copied in the target environment, because the allocated memory for this string might be deallocated by the next call to any of the fmi interface functions or it might be an internal string buffer that is just reused. </w:t>
            </w:r>
          </w:p>
          <w:p w14:paraId="09929117" w14:textId="77777777" w:rsidR="00990EFE" w:rsidRPr="00432F04" w:rsidRDefault="00836C63" w:rsidP="00AC10D0">
            <w:pPr>
              <w:pStyle w:val="Textkrper-Tabelle"/>
              <w:spacing w:after="240"/>
              <w:ind w:firstLine="284"/>
            </w:pPr>
            <w:r w:rsidRPr="001153E0">
              <w:t xml:space="preserve">Note: </w:t>
            </w:r>
            <w:r w:rsidR="009236DE">
              <w:rPr>
                <w:rStyle w:val="CODE"/>
              </w:rPr>
              <w:t>fmiStatus</w:t>
            </w:r>
            <w:r w:rsidRPr="001153E0">
              <w:rPr>
                <w:rStyle w:val="CODE"/>
              </w:rPr>
              <w:t xml:space="preserve"> = </w:t>
            </w:r>
            <w:r w:rsidR="009236DE">
              <w:rPr>
                <w:rStyle w:val="CODE"/>
              </w:rPr>
              <w:t>fmiDiscard</w:t>
            </w:r>
            <w:r w:rsidRPr="001153E0">
              <w:t xml:space="preserve"> is possible</w:t>
            </w:r>
            <w:r w:rsidR="005F19FB" w:rsidRPr="001153E0">
              <w:t xml:space="preserve"> for </w:t>
            </w:r>
            <w:r w:rsidR="009236DE" w:rsidRPr="00782197">
              <w:rPr>
                <w:rStyle w:val="CODE"/>
              </w:rPr>
              <w:t>fmiGet</w:t>
            </w:r>
            <w:r w:rsidR="005F19FB" w:rsidRPr="00782197">
              <w:rPr>
                <w:rStyle w:val="CODE"/>
              </w:rPr>
              <w:t>Real</w:t>
            </w:r>
            <w:r w:rsidR="005F19FB" w:rsidRPr="001153E0">
              <w:t xml:space="preserve"> (but not for </w:t>
            </w:r>
            <w:r w:rsidR="009236DE" w:rsidRPr="00782197">
              <w:rPr>
                <w:rStyle w:val="CODE"/>
              </w:rPr>
              <w:t>fmiGet</w:t>
            </w:r>
            <w:r w:rsidR="005F19FB" w:rsidRPr="00782197">
              <w:rPr>
                <w:rStyle w:val="CODE"/>
              </w:rPr>
              <w:t>Integer</w:t>
            </w:r>
            <w:r w:rsidR="005F19FB" w:rsidRPr="001153E0">
              <w:t xml:space="preserve">, </w:t>
            </w:r>
            <w:r w:rsidR="009236DE" w:rsidRPr="00782197">
              <w:rPr>
                <w:rStyle w:val="CODE"/>
              </w:rPr>
              <w:t>fmiGet</w:t>
            </w:r>
            <w:r w:rsidR="005F19FB" w:rsidRPr="00782197">
              <w:rPr>
                <w:rStyle w:val="CODE"/>
              </w:rPr>
              <w:t>Boolean</w:t>
            </w:r>
            <w:r w:rsidR="005F19FB" w:rsidRPr="001153E0">
              <w:t xml:space="preserve">, </w:t>
            </w:r>
            <w:r w:rsidR="009236DE" w:rsidRPr="00782197">
              <w:rPr>
                <w:rStyle w:val="CODE"/>
              </w:rPr>
              <w:t>fmiGet</w:t>
            </w:r>
            <w:r w:rsidR="005F19FB" w:rsidRPr="00782197">
              <w:rPr>
                <w:rStyle w:val="CODE"/>
              </w:rPr>
              <w:t>String</w:t>
            </w:r>
            <w:r w:rsidR="005F19FB" w:rsidRPr="001153E0">
              <w:t>, because these are discrete variables and their value</w:t>
            </w:r>
            <w:r w:rsidR="001153E0">
              <w:t>s</w:t>
            </w:r>
            <w:r w:rsidR="005F19FB" w:rsidRPr="001153E0">
              <w:t xml:space="preserve"> can only change at an event instant where </w:t>
            </w:r>
            <w:r w:rsidR="009236DE" w:rsidRPr="00782197">
              <w:rPr>
                <w:rStyle w:val="CODE"/>
              </w:rPr>
              <w:t>fmiDiscard</w:t>
            </w:r>
            <w:r w:rsidR="005F19FB" w:rsidRPr="001153E0">
              <w:t xml:space="preserve"> does not make sense).</w:t>
            </w:r>
            <w:r w:rsidRPr="001153E0">
              <w:t>.</w:t>
            </w:r>
          </w:p>
        </w:tc>
      </w:tr>
      <w:tr w:rsidR="00990EFE" w:rsidRPr="00432F04" w14:paraId="4503F4BA" w14:textId="77777777" w:rsidTr="00990EFE">
        <w:tc>
          <w:tcPr>
            <w:tcW w:w="9458" w:type="dxa"/>
            <w:gridSpan w:val="2"/>
          </w:tcPr>
          <w:p w14:paraId="3D2D6C9D" w14:textId="77777777" w:rsidR="00990EFE" w:rsidRPr="00432F04" w:rsidRDefault="009236DE" w:rsidP="00990EFE">
            <w:pPr>
              <w:pStyle w:val="Textkrper-Tabelle"/>
              <w:rPr>
                <w:rStyle w:val="CODE"/>
                <w:rFonts w:cs="Courier New"/>
              </w:rPr>
            </w:pPr>
            <w:r>
              <w:rPr>
                <w:rStyle w:val="CODE"/>
              </w:rPr>
              <w:t>fmiStatus</w:t>
            </w:r>
            <w:r w:rsidR="00990EFE" w:rsidRPr="00432F04">
              <w:rPr>
                <w:rStyle w:val="CODE"/>
                <w:rFonts w:cs="Courier New"/>
              </w:rPr>
              <w:t xml:space="preserve"> </w:t>
            </w:r>
            <w:r>
              <w:rPr>
                <w:rStyle w:val="CODE"/>
                <w:rFonts w:cs="Courier New"/>
              </w:rPr>
              <w:t>fmiEventUpdate</w:t>
            </w:r>
            <w:r w:rsidR="00990EFE" w:rsidRPr="00432F04">
              <w:rPr>
                <w:rStyle w:val="CODE"/>
                <w:rFonts w:cs="Courier New"/>
              </w:rPr>
              <w:t>(</w:t>
            </w:r>
            <w:r w:rsidR="001D30BC">
              <w:rPr>
                <w:rStyle w:val="CODE"/>
                <w:rFonts w:cs="Courier New"/>
              </w:rPr>
              <w:t>fmiComponent c</w:t>
            </w:r>
            <w:r w:rsidR="00990EFE" w:rsidRPr="00432F04">
              <w:rPr>
                <w:rStyle w:val="CODE"/>
                <w:rFonts w:cs="Courier New"/>
              </w:rPr>
              <w:t xml:space="preserve">, </w:t>
            </w:r>
            <w:r>
              <w:rPr>
                <w:rStyle w:val="CODE"/>
                <w:rFonts w:cs="Courier New"/>
              </w:rPr>
              <w:t>fmiBoolean</w:t>
            </w:r>
            <w:r w:rsidR="00990EFE" w:rsidRPr="00432F04">
              <w:rPr>
                <w:rStyle w:val="CODE"/>
                <w:rFonts w:cs="Courier New"/>
              </w:rPr>
              <w:t xml:space="preserve"> intermediateResults,</w:t>
            </w:r>
          </w:p>
          <w:p w14:paraId="12AC8DD1" w14:textId="77777777" w:rsidR="00990EFE" w:rsidRPr="00432F04" w:rsidRDefault="00990EFE" w:rsidP="00990EFE">
            <w:pPr>
              <w:pStyle w:val="Textkrper-Tabelle"/>
              <w:rPr>
                <w:rStyle w:val="CODE"/>
                <w:rFonts w:cs="Courier New"/>
              </w:rPr>
            </w:pPr>
            <w:r w:rsidRPr="00432F04">
              <w:rPr>
                <w:rStyle w:val="CODE"/>
                <w:rFonts w:cs="Courier New"/>
              </w:rPr>
              <w:t xml:space="preserve">        </w:t>
            </w:r>
            <w:r w:rsidR="001D30BC">
              <w:rPr>
                <w:rStyle w:val="CODE"/>
                <w:rFonts w:cs="Courier New"/>
              </w:rPr>
              <w:t xml:space="preserve">  </w:t>
            </w:r>
            <w:r w:rsidRPr="00432F04">
              <w:rPr>
                <w:rStyle w:val="CODE"/>
                <w:rFonts w:cs="Courier New"/>
              </w:rPr>
              <w:t xml:space="preserve">               </w:t>
            </w:r>
            <w:r w:rsidR="009236DE">
              <w:rPr>
                <w:rStyle w:val="CODE"/>
                <w:rFonts w:cs="Courier New"/>
              </w:rPr>
              <w:t>fmiEventInfo</w:t>
            </w:r>
            <w:r w:rsidRPr="00432F04">
              <w:rPr>
                <w:rStyle w:val="CODE"/>
                <w:rFonts w:cs="Courier New"/>
              </w:rPr>
              <w:t>* eventInfo);</w:t>
            </w:r>
          </w:p>
          <w:p w14:paraId="00C9490C" w14:textId="77777777" w:rsidR="00990EFE" w:rsidRPr="001153E0" w:rsidRDefault="00990EFE" w:rsidP="00990EFE">
            <w:pPr>
              <w:pStyle w:val="Textkrper-Tabelle"/>
              <w:rPr>
                <w:rFonts w:ascii="Courier New" w:hAnsi="Courier New" w:cs="Courier New"/>
                <w:sz w:val="19"/>
              </w:rPr>
            </w:pPr>
            <w:r w:rsidRPr="00432F04">
              <w:rPr>
                <w:rStyle w:val="CODE"/>
                <w:rFonts w:cs="Courier New"/>
                <w:b/>
              </w:rPr>
              <w:t>typedef struct</w:t>
            </w:r>
            <w:r w:rsidRPr="00432F04">
              <w:rPr>
                <w:rStyle w:val="CODE"/>
                <w:rFonts w:cs="Courier New"/>
              </w:rPr>
              <w:t>{</w:t>
            </w:r>
            <w:r w:rsidR="001153E0">
              <w:rPr>
                <w:rStyle w:val="CODE"/>
                <w:rFonts w:cs="Courier New"/>
              </w:rPr>
              <w:t xml:space="preserve">...} </w:t>
            </w:r>
            <w:r w:rsidR="009236DE">
              <w:rPr>
                <w:rStyle w:val="CODE"/>
                <w:rFonts w:cs="Courier New"/>
              </w:rPr>
              <w:t>fmiEventInfo</w:t>
            </w:r>
            <w:r w:rsidR="001153E0">
              <w:rPr>
                <w:rStyle w:val="CODE"/>
                <w:rFonts w:cs="Courier New"/>
              </w:rPr>
              <w:t xml:space="preserve">;   // see </w:t>
            </w:r>
            <w:r w:rsidR="009236DE">
              <w:rPr>
                <w:rStyle w:val="CODE"/>
                <w:rFonts w:cs="Courier New"/>
              </w:rPr>
              <w:t>fmiInitialize</w:t>
            </w:r>
            <w:r w:rsidR="001153E0">
              <w:rPr>
                <w:rStyle w:val="CODE"/>
                <w:rFonts w:cs="Courier New"/>
              </w:rPr>
              <w:t>(..)</w:t>
            </w:r>
          </w:p>
        </w:tc>
      </w:tr>
      <w:tr w:rsidR="00990EFE" w:rsidRPr="00432F04" w14:paraId="034EC45A" w14:textId="77777777" w:rsidTr="00990EFE">
        <w:tc>
          <w:tcPr>
            <w:tcW w:w="600" w:type="dxa"/>
          </w:tcPr>
          <w:p w14:paraId="43D05338" w14:textId="77777777" w:rsidR="00990EFE" w:rsidRPr="00432F04" w:rsidRDefault="00990EFE" w:rsidP="00990EFE">
            <w:pPr>
              <w:pStyle w:val="Textkrper-Tabelle"/>
            </w:pPr>
          </w:p>
        </w:tc>
        <w:tc>
          <w:tcPr>
            <w:tcW w:w="8858" w:type="dxa"/>
          </w:tcPr>
          <w:p w14:paraId="2A1573DF" w14:textId="77777777" w:rsidR="00990EFE" w:rsidRDefault="00990EFE" w:rsidP="001153E0">
            <w:pPr>
              <w:pStyle w:val="Textkrper-Tabelle"/>
              <w:spacing w:after="240"/>
              <w:rPr>
                <w:ins w:id="102" w:author="andreas" w:date="2016-05-06T14:35:00Z"/>
              </w:rPr>
            </w:pPr>
            <w:r w:rsidRPr="00432F04">
              <w:t>This</w:t>
            </w:r>
            <w:r w:rsidR="00AD71EE">
              <w:t xml:space="preserve"> function is called after a time, state o</w:t>
            </w:r>
            <w:r w:rsidRPr="00432F04">
              <w:t>r st</w:t>
            </w:r>
            <w:r w:rsidR="00AD71EE">
              <w:t xml:space="preserve">ep </w:t>
            </w:r>
            <w:r w:rsidRPr="00432F04">
              <w:t>event occurred.</w:t>
            </w:r>
            <w:r w:rsidR="0014606C">
              <w:t xml:space="preserve"> The function returns with </w:t>
            </w:r>
            <w:r w:rsidR="0014606C" w:rsidRPr="001153E0">
              <w:rPr>
                <w:rStyle w:val="CODE"/>
              </w:rPr>
              <w:t>eventInfo</w:t>
            </w:r>
            <w:r w:rsidR="0014606C">
              <w:t xml:space="preserve"> (for details see function </w:t>
            </w:r>
            <w:r w:rsidR="009236DE">
              <w:rPr>
                <w:rStyle w:val="CODE"/>
              </w:rPr>
              <w:t>fmiInitialize</w:t>
            </w:r>
            <w:r w:rsidR="0014606C">
              <w:t xml:space="preserve">). </w:t>
            </w:r>
            <w:r w:rsidRPr="00432F04">
              <w:t>If “</w:t>
            </w:r>
            <w:r w:rsidRPr="00432F04">
              <w:rPr>
                <w:rStyle w:val="CODE"/>
              </w:rPr>
              <w:t>intermediateResults</w:t>
            </w:r>
            <w:r w:rsidR="00AD71EE">
              <w:rPr>
                <w:rStyle w:val="CODE"/>
              </w:rPr>
              <w:t xml:space="preserve"> </w:t>
            </w:r>
            <w:r w:rsidRPr="00432F04">
              <w:rPr>
                <w:rStyle w:val="CODE"/>
              </w:rPr>
              <w:t>=</w:t>
            </w:r>
            <w:r w:rsidR="00AD71EE">
              <w:rPr>
                <w:rStyle w:val="CODE"/>
              </w:rPr>
              <w:t xml:space="preserve"> </w:t>
            </w:r>
            <w:r w:rsidR="009236DE">
              <w:rPr>
                <w:rStyle w:val="CODE"/>
              </w:rPr>
              <w:t>fmiFalse</w:t>
            </w:r>
            <w:r w:rsidRPr="00432F04">
              <w:t xml:space="preserve">”, the function returns once a new consistent state has been found and the integration can be restarted. If the argument is </w:t>
            </w:r>
            <w:r w:rsidR="00FB1002">
              <w:rPr>
                <w:rStyle w:val="CODE"/>
              </w:rPr>
              <w:t>fmiTrue</w:t>
            </w:r>
            <w:r w:rsidRPr="00432F04">
              <w:t xml:space="preserve">, then the function returns for every event iteration that is performed internally, in order to allow to get result variables after every iteration with the </w:t>
            </w:r>
            <w:r w:rsidR="009236DE">
              <w:rPr>
                <w:rStyle w:val="CODE"/>
              </w:rPr>
              <w:t>fmiGet</w:t>
            </w:r>
            <w:r w:rsidRPr="00432F04">
              <w:rPr>
                <w:rStyle w:val="CODE"/>
              </w:rPr>
              <w:t>XXX</w:t>
            </w:r>
            <w:r w:rsidRPr="00432F04">
              <w:t xml:space="preserve"> functions above. The function has to be called successively then until </w:t>
            </w:r>
            <w:r w:rsidR="00AD71EE">
              <w:br/>
            </w:r>
            <w:r w:rsidRPr="00432F04">
              <w:t>“</w:t>
            </w:r>
            <w:r w:rsidRPr="00432F04">
              <w:rPr>
                <w:rStyle w:val="CODE"/>
              </w:rPr>
              <w:t>eventInfo-&gt;</w:t>
            </w:r>
            <w:r w:rsidR="001153E0">
              <w:rPr>
                <w:rStyle w:val="CODE"/>
                <w:rFonts w:cs="Courier New"/>
              </w:rPr>
              <w:t>iterationConverged</w:t>
            </w:r>
            <w:r w:rsidR="001153E0" w:rsidRPr="00432F04">
              <w:rPr>
                <w:rStyle w:val="CODE"/>
              </w:rPr>
              <w:t xml:space="preserve"> </w:t>
            </w:r>
            <w:r w:rsidRPr="00432F04">
              <w:rPr>
                <w:rStyle w:val="CODE"/>
              </w:rPr>
              <w:t>=</w:t>
            </w:r>
            <w:r w:rsidR="00FB1002">
              <w:rPr>
                <w:rStyle w:val="CODE"/>
              </w:rPr>
              <w:t>fmiTrue</w:t>
            </w:r>
            <w:r w:rsidR="0014606C">
              <w:t xml:space="preserve">” and has to return the final status of </w:t>
            </w:r>
            <w:r w:rsidR="006738B9">
              <w:rPr>
                <w:rStyle w:val="CODE"/>
              </w:rPr>
              <w:t>eventInfo-&gt;stateValueReferences</w:t>
            </w:r>
            <w:r w:rsidR="0014606C" w:rsidRPr="0014606C">
              <w:rPr>
                <w:rStyle w:val="CODE"/>
              </w:rPr>
              <w:t>Changed</w:t>
            </w:r>
            <w:r w:rsidR="006738B9">
              <w:t xml:space="preserve"> and of </w:t>
            </w:r>
            <w:r w:rsidR="006738B9">
              <w:rPr>
                <w:rStyle w:val="CODE"/>
              </w:rPr>
              <w:t>eventInfo-&gt;stateValues</w:t>
            </w:r>
            <w:r w:rsidR="006738B9" w:rsidRPr="0014606C">
              <w:rPr>
                <w:rStyle w:val="CODE"/>
              </w:rPr>
              <w:t>Changed</w:t>
            </w:r>
            <w:r w:rsidR="0014606C">
              <w:t>.</w:t>
            </w:r>
          </w:p>
          <w:p w14:paraId="140AF467" w14:textId="5C0F5953" w:rsidR="004F1F56" w:rsidRPr="001E2B5B" w:rsidRDefault="004F1F56" w:rsidP="00861226">
            <w:pPr>
              <w:pStyle w:val="Textkrper-Tabelle"/>
              <w:spacing w:after="240"/>
              <w:rPr>
                <w:i/>
              </w:rPr>
            </w:pPr>
            <w:ins w:id="103" w:author="andreas" w:date="2016-05-06T14:35:00Z">
              <w:del w:id="104" w:author="WERNERSSON Karl" w:date="2017-05-16T19:06:00Z">
                <w:r w:rsidRPr="001E2B5B" w:rsidDel="00CA5D72">
                  <w:rPr>
                    <w:rFonts w:ascii="Courier New" w:hAnsi="Courier New" w:cs="Courier New"/>
                    <w:i/>
                  </w:rPr>
                  <w:delText>fmiEventUpdate()</w:delText>
                </w:r>
                <w:r w:rsidRPr="001E2B5B" w:rsidDel="00CA5D72">
                  <w:rPr>
                    <w:i/>
                  </w:rPr>
                  <w:delText xml:space="preserve"> has to be called </w:delText>
                </w:r>
              </w:del>
            </w:ins>
            <w:ins w:id="105" w:author="andreas" w:date="2017-01-26T11:15:00Z">
              <w:del w:id="106" w:author="WERNERSSON Karl" w:date="2017-05-16T19:06:00Z">
                <w:r w:rsidR="00650DE6" w:rsidRPr="001E2B5B" w:rsidDel="00CA5D72">
                  <w:rPr>
                    <w:i/>
                  </w:rPr>
                  <w:delText xml:space="preserve">from the simulation environment after </w:delText>
                </w:r>
              </w:del>
            </w:ins>
            <w:ins w:id="107" w:author="andreas" w:date="2016-05-06T14:35:00Z">
              <w:del w:id="108" w:author="WERNERSSON Karl" w:date="2017-05-16T19:06:00Z">
                <w:r w:rsidRPr="001E2B5B" w:rsidDel="00CA5D72">
                  <w:rPr>
                    <w:i/>
                  </w:rPr>
                  <w:delText xml:space="preserve">discrete input variables </w:delText>
                </w:r>
              </w:del>
            </w:ins>
            <w:ins w:id="109" w:author="andreas" w:date="2017-02-17T14:47:00Z">
              <w:del w:id="110" w:author="WERNERSSON Karl" w:date="2017-05-16T19:06:00Z">
                <w:r w:rsidR="00861226" w:rsidDel="00CA5D72">
                  <w:rPr>
                    <w:i/>
                  </w:rPr>
                  <w:delText xml:space="preserve">where changed </w:delText>
                </w:r>
              </w:del>
            </w:ins>
            <w:ins w:id="111" w:author="andreas" w:date="2017-02-17T14:46:00Z">
              <w:del w:id="112" w:author="WERNERSSON Karl" w:date="2017-05-16T19:06:00Z">
                <w:r w:rsidR="00861226" w:rsidDel="00CA5D72">
                  <w:rPr>
                    <w:i/>
                  </w:rPr>
                  <w:delText>or conti</w:delText>
                </w:r>
              </w:del>
            </w:ins>
            <w:ins w:id="113" w:author="andreas" w:date="2017-02-17T14:47:00Z">
              <w:del w:id="114" w:author="WERNERSSON Karl" w:date="2017-05-16T19:06:00Z">
                <w:r w:rsidR="00861226" w:rsidDel="00CA5D72">
                  <w:rPr>
                    <w:i/>
                  </w:rPr>
                  <w:delText>n</w:delText>
                </w:r>
              </w:del>
            </w:ins>
            <w:ins w:id="115" w:author="andreas" w:date="2017-02-17T14:46:00Z">
              <w:del w:id="116" w:author="WERNERSSON Karl" w:date="2017-05-16T19:06:00Z">
                <w:r w:rsidR="00861226" w:rsidDel="00CA5D72">
                  <w:rPr>
                    <w:i/>
                  </w:rPr>
                  <w:delText xml:space="preserve">uous inputs where changed </w:delText>
                </w:r>
              </w:del>
            </w:ins>
            <w:ins w:id="117" w:author="andreas" w:date="2017-02-17T14:47:00Z">
              <w:del w:id="118" w:author="WERNERSSON Karl" w:date="2017-05-16T19:06:00Z">
                <w:r w:rsidR="00861226" w:rsidDel="00CA5D72">
                  <w:rPr>
                    <w:i/>
                  </w:rPr>
                  <w:delText>discontinuously</w:delText>
                </w:r>
              </w:del>
            </w:ins>
            <w:ins w:id="119" w:author="andreas" w:date="2016-05-06T14:35:00Z">
              <w:del w:id="120" w:author="WERNERSSON Karl" w:date="2017-05-16T19:06:00Z">
                <w:r w:rsidRPr="001E2B5B" w:rsidDel="00CA5D72">
                  <w:rPr>
                    <w:i/>
                  </w:rPr>
                  <w:delText>.</w:delText>
                </w:r>
              </w:del>
            </w:ins>
          </w:p>
        </w:tc>
      </w:tr>
      <w:tr w:rsidR="00990EFE" w:rsidRPr="00432F04" w14:paraId="5006B765" w14:textId="77777777" w:rsidTr="00990EFE">
        <w:tc>
          <w:tcPr>
            <w:tcW w:w="9458" w:type="dxa"/>
            <w:gridSpan w:val="2"/>
          </w:tcPr>
          <w:p w14:paraId="7FCF5542"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fmiGet</w:t>
            </w:r>
            <w:r w:rsidR="00990EFE" w:rsidRPr="00432F04">
              <w:rPr>
                <w:rStyle w:val="CODE"/>
                <w:rFonts w:cs="Courier New"/>
              </w:rPr>
              <w:t>ContinuousStates</w:t>
            </w:r>
            <w:r w:rsidR="00990EFE" w:rsidRPr="00432F04">
              <w:rPr>
                <w:rStyle w:val="CODE"/>
                <w:rFonts w:cs="Courier New"/>
                <w:sz w:val="17"/>
              </w:rPr>
              <w:t>(</w:t>
            </w:r>
            <w:r w:rsidR="001D30BC">
              <w:rPr>
                <w:rStyle w:val="CODE"/>
              </w:rPr>
              <w:t>fmiComponent c</w:t>
            </w:r>
            <w:r w:rsidR="00990EFE" w:rsidRPr="00432F04">
              <w:rPr>
                <w:rStyle w:val="CODE"/>
              </w:rPr>
              <w:t xml:space="preserve">, </w:t>
            </w:r>
            <w:r>
              <w:rPr>
                <w:rStyle w:val="CODE"/>
              </w:rPr>
              <w:t>fmiReal</w:t>
            </w:r>
            <w:r w:rsidR="00990EFE" w:rsidRPr="00432F04">
              <w:rPr>
                <w:rStyle w:val="CODE"/>
              </w:rPr>
              <w:t xml:space="preserve"> x[], </w:t>
            </w:r>
            <w:r w:rsidR="00990EFE" w:rsidRPr="00432F04">
              <w:rPr>
                <w:rStyle w:val="CODE"/>
                <w:rFonts w:cs="Courier New"/>
                <w:b/>
              </w:rPr>
              <w:t>size</w:t>
            </w:r>
            <w:r w:rsidR="00990EFE" w:rsidRPr="00432F04">
              <w:rPr>
                <w:rStyle w:val="CODE"/>
                <w:rFonts w:ascii="Symbol" w:hAnsi="Symbol"/>
                <w:b/>
              </w:rPr>
              <w:t></w:t>
            </w:r>
            <w:r w:rsidR="00990EFE" w:rsidRPr="00432F04">
              <w:rPr>
                <w:rStyle w:val="CODE"/>
                <w:rFonts w:cs="Courier New"/>
                <w:b/>
              </w:rPr>
              <w:t>t</w:t>
            </w:r>
            <w:r w:rsidR="00990EFE" w:rsidRPr="00432F04">
              <w:rPr>
                <w:rStyle w:val="CODE"/>
                <w:rFonts w:cs="Courier New"/>
              </w:rPr>
              <w:t xml:space="preserve"> nx);</w:t>
            </w:r>
          </w:p>
        </w:tc>
      </w:tr>
      <w:tr w:rsidR="00990EFE" w:rsidRPr="00432F04" w14:paraId="3CDC5CA0" w14:textId="77777777" w:rsidTr="00990EFE">
        <w:tc>
          <w:tcPr>
            <w:tcW w:w="600" w:type="dxa"/>
          </w:tcPr>
          <w:p w14:paraId="2CB6762F" w14:textId="77777777" w:rsidR="00990EFE" w:rsidRPr="00432F04" w:rsidRDefault="00990EFE" w:rsidP="00990EFE">
            <w:pPr>
              <w:pStyle w:val="Textkrper-Tabelle"/>
            </w:pPr>
          </w:p>
        </w:tc>
        <w:tc>
          <w:tcPr>
            <w:tcW w:w="8858" w:type="dxa"/>
          </w:tcPr>
          <w:p w14:paraId="6EE0B067" w14:textId="77777777" w:rsidR="00990EFE" w:rsidRPr="00432F04" w:rsidRDefault="00990EFE" w:rsidP="00990EFE">
            <w:pPr>
              <w:pStyle w:val="Textkrper-Tabelle"/>
              <w:spacing w:after="240"/>
            </w:pPr>
            <w:r w:rsidRPr="00432F04">
              <w:t xml:space="preserve">Return the new (continuous) state vector </w:t>
            </w:r>
            <w:r w:rsidRPr="00432F04">
              <w:rPr>
                <w:rStyle w:val="CODE"/>
              </w:rPr>
              <w:t>x</w:t>
            </w:r>
            <w:r w:rsidRPr="00432F04">
              <w:t xml:space="preserve"> after an event iteration has finished (including initialization). This function has to be called after initialization and if the (continuous) state vector has changed at an event instant</w:t>
            </w:r>
            <w:r w:rsidR="001153E0">
              <w:t xml:space="preserve"> after calling </w:t>
            </w:r>
            <w:r w:rsidR="009236DE">
              <w:rPr>
                <w:rStyle w:val="CODE"/>
              </w:rPr>
              <w:t>fmiEventUpdate</w:t>
            </w:r>
            <w:r w:rsidR="001153E0">
              <w:t>(..) with</w:t>
            </w:r>
            <w:r w:rsidR="001153E0" w:rsidRPr="00432F04">
              <w:rPr>
                <w:rStyle w:val="CODE"/>
              </w:rPr>
              <w:t xml:space="preserve"> </w:t>
            </w:r>
            <w:r w:rsidR="001153E0">
              <w:rPr>
                <w:rStyle w:val="CODE"/>
              </w:rPr>
              <w:br/>
            </w:r>
            <w:r w:rsidR="001153E0" w:rsidRPr="00432F04">
              <w:rPr>
                <w:rStyle w:val="CODE"/>
              </w:rPr>
              <w:t>eventInfo-&gt;</w:t>
            </w:r>
            <w:r w:rsidR="001153E0">
              <w:rPr>
                <w:rStyle w:val="CODE"/>
                <w:rFonts w:cs="Courier New"/>
              </w:rPr>
              <w:t>iterationConverged</w:t>
            </w:r>
            <w:r w:rsidR="001153E0" w:rsidRPr="00432F04">
              <w:rPr>
                <w:rStyle w:val="CODE"/>
              </w:rPr>
              <w:t xml:space="preserve"> =</w:t>
            </w:r>
            <w:r w:rsidR="00FB1002">
              <w:rPr>
                <w:rStyle w:val="CODE"/>
              </w:rPr>
              <w:t>fmiTrue</w:t>
            </w:r>
            <w:r w:rsidRPr="00432F04">
              <w:t>.</w:t>
            </w:r>
          </w:p>
        </w:tc>
      </w:tr>
      <w:tr w:rsidR="00AD71EE" w:rsidRPr="00432F04" w14:paraId="5F9633A2" w14:textId="77777777" w:rsidTr="00DA6EB7">
        <w:tc>
          <w:tcPr>
            <w:tcW w:w="9458" w:type="dxa"/>
            <w:gridSpan w:val="2"/>
          </w:tcPr>
          <w:p w14:paraId="6CDA2DAE" w14:textId="77777777" w:rsidR="001D30BC" w:rsidRDefault="009236DE" w:rsidP="00AD71EE">
            <w:pPr>
              <w:pStyle w:val="Textkrper-Tabelle"/>
              <w:rPr>
                <w:rStyle w:val="CODE"/>
              </w:rPr>
            </w:pPr>
            <w:r>
              <w:rPr>
                <w:rStyle w:val="CODE"/>
              </w:rPr>
              <w:t>fmiStatus</w:t>
            </w:r>
            <w:r w:rsidR="00AD71EE" w:rsidRPr="001153E0">
              <w:rPr>
                <w:rStyle w:val="CODE"/>
                <w:rFonts w:cs="Courier New"/>
              </w:rPr>
              <w:t xml:space="preserve"> </w:t>
            </w:r>
            <w:r>
              <w:rPr>
                <w:rStyle w:val="CODE"/>
                <w:rFonts w:cs="Courier New"/>
              </w:rPr>
              <w:t>fmiGet</w:t>
            </w:r>
            <w:r w:rsidR="00AD71EE" w:rsidRPr="001153E0">
              <w:rPr>
                <w:rStyle w:val="CODE"/>
                <w:rFonts w:cs="Courier New"/>
              </w:rPr>
              <w:t>NominalContinuousStates</w:t>
            </w:r>
            <w:r w:rsidR="00AD71EE" w:rsidRPr="001153E0">
              <w:rPr>
                <w:rStyle w:val="CODE"/>
                <w:rFonts w:cs="Courier New"/>
                <w:sz w:val="17"/>
              </w:rPr>
              <w:t>(</w:t>
            </w:r>
            <w:r w:rsidR="001D30BC">
              <w:rPr>
                <w:rStyle w:val="CODE"/>
              </w:rPr>
              <w:t>fmiComponent c</w:t>
            </w:r>
            <w:r w:rsidR="00AD71EE" w:rsidRPr="001153E0">
              <w:rPr>
                <w:rStyle w:val="CODE"/>
              </w:rPr>
              <w:t xml:space="preserve">, </w:t>
            </w:r>
            <w:r>
              <w:rPr>
                <w:rStyle w:val="CODE"/>
              </w:rPr>
              <w:t>fmiReal</w:t>
            </w:r>
            <w:r w:rsidR="00AD71EE" w:rsidRPr="001153E0">
              <w:rPr>
                <w:rStyle w:val="CODE"/>
              </w:rPr>
              <w:t xml:space="preserve"> x_nominal[],</w:t>
            </w:r>
          </w:p>
          <w:p w14:paraId="091757F6" w14:textId="77777777" w:rsidR="00AD71EE" w:rsidRPr="001153E0" w:rsidRDefault="001D30BC" w:rsidP="00AD71EE">
            <w:pPr>
              <w:pStyle w:val="Textkrper-Tabelle"/>
            </w:pPr>
            <w:r>
              <w:rPr>
                <w:rStyle w:val="CODE"/>
              </w:rPr>
              <w:lastRenderedPageBreak/>
              <w:t xml:space="preserve">                                        </w:t>
            </w:r>
            <w:r w:rsidR="00AD71EE" w:rsidRPr="001153E0">
              <w:rPr>
                <w:rStyle w:val="CODE"/>
                <w:rFonts w:cs="Courier New"/>
                <w:b/>
              </w:rPr>
              <w:t>size</w:t>
            </w:r>
            <w:r w:rsidR="00AD71EE" w:rsidRPr="001153E0">
              <w:rPr>
                <w:rStyle w:val="CODE"/>
                <w:rFonts w:ascii="Symbol" w:hAnsi="Symbol"/>
                <w:b/>
              </w:rPr>
              <w:t></w:t>
            </w:r>
            <w:r w:rsidR="00AD71EE" w:rsidRPr="001153E0">
              <w:rPr>
                <w:rStyle w:val="CODE"/>
                <w:rFonts w:cs="Courier New"/>
                <w:b/>
              </w:rPr>
              <w:t>t</w:t>
            </w:r>
            <w:r w:rsidR="00AD71EE" w:rsidRPr="001153E0">
              <w:rPr>
                <w:rStyle w:val="CODE"/>
                <w:rFonts w:cs="Courier New"/>
              </w:rPr>
              <w:t xml:space="preserve"> nx);</w:t>
            </w:r>
          </w:p>
        </w:tc>
      </w:tr>
      <w:tr w:rsidR="00AD71EE" w:rsidRPr="00432F04" w14:paraId="6DE9806A" w14:textId="77777777" w:rsidTr="00990EFE">
        <w:tc>
          <w:tcPr>
            <w:tcW w:w="600" w:type="dxa"/>
          </w:tcPr>
          <w:p w14:paraId="2047C1B1" w14:textId="77777777" w:rsidR="00AD71EE" w:rsidRPr="001153E0" w:rsidRDefault="00AD71EE" w:rsidP="00AD71EE">
            <w:pPr>
              <w:pStyle w:val="Textkrper-Tabelle"/>
            </w:pPr>
          </w:p>
        </w:tc>
        <w:tc>
          <w:tcPr>
            <w:tcW w:w="8858" w:type="dxa"/>
          </w:tcPr>
          <w:p w14:paraId="7BDE7618" w14:textId="77777777" w:rsidR="00AD71EE" w:rsidRPr="001153E0" w:rsidRDefault="00AD71EE" w:rsidP="00AD71EE">
            <w:pPr>
              <w:pStyle w:val="Textkrper-Tabelle"/>
            </w:pPr>
            <w:r w:rsidRPr="001153E0">
              <w:t>Return the nominal values of the continuous states. This function should always be called</w:t>
            </w:r>
            <w:r w:rsidR="00FB3E34" w:rsidRPr="001153E0">
              <w:t xml:space="preserve"> after </w:t>
            </w:r>
            <w:r w:rsidR="009236DE">
              <w:rPr>
                <w:rStyle w:val="CODE"/>
              </w:rPr>
              <w:t>fmiInitialize</w:t>
            </w:r>
            <w:r w:rsidRPr="001153E0">
              <w:t xml:space="preserve">, </w:t>
            </w:r>
            <w:r w:rsidR="00FB3E34" w:rsidRPr="001153E0">
              <w:t xml:space="preserve">and </w:t>
            </w:r>
            <w:r w:rsidRPr="001153E0">
              <w:t xml:space="preserve">if </w:t>
            </w:r>
            <w:r w:rsidR="003A4D9E">
              <w:rPr>
                <w:rStyle w:val="CODE"/>
              </w:rPr>
              <w:t>eventInfo-&gt;stateValueReferences</w:t>
            </w:r>
            <w:r w:rsidRPr="001153E0">
              <w:rPr>
                <w:rStyle w:val="CODE"/>
              </w:rPr>
              <w:t xml:space="preserve">Changed = </w:t>
            </w:r>
            <w:r w:rsidR="009236DE">
              <w:rPr>
                <w:rStyle w:val="CODE"/>
              </w:rPr>
              <w:t xml:space="preserve">fmiTrue </w:t>
            </w:r>
            <w:r w:rsidRPr="001153E0">
              <w:t xml:space="preserve">in </w:t>
            </w:r>
            <w:r w:rsidR="009236DE">
              <w:rPr>
                <w:rStyle w:val="CODE"/>
              </w:rPr>
              <w:t>fmiEventUpdate</w:t>
            </w:r>
            <w:r w:rsidRPr="001153E0">
              <w:t>, since the</w:t>
            </w:r>
            <w:r w:rsidR="001153E0">
              <w:t>n</w:t>
            </w:r>
            <w:r w:rsidRPr="001153E0">
              <w:t xml:space="preserve"> </w:t>
            </w:r>
            <w:r w:rsidR="001153E0">
              <w:t xml:space="preserve">the </w:t>
            </w:r>
            <w:r w:rsidRPr="001153E0">
              <w:t xml:space="preserve">association of the continuous states to variables </w:t>
            </w:r>
            <w:r w:rsidR="001153E0">
              <w:t>has</w:t>
            </w:r>
            <w:r w:rsidRPr="001153E0">
              <w:t xml:space="preserve"> changed and therefore also their nominal values. </w:t>
            </w:r>
            <w:r w:rsidR="00FB3E34" w:rsidRPr="001153E0">
              <w:t>If the FMU does not have information about the nominal value of a continuous state</w:t>
            </w:r>
            <w:r w:rsidR="001153E0">
              <w:t xml:space="preserve"> </w:t>
            </w:r>
            <w:r w:rsidR="001153E0" w:rsidRPr="001153E0">
              <w:rPr>
                <w:rStyle w:val="CODE"/>
              </w:rPr>
              <w:t>i</w:t>
            </w:r>
            <w:r w:rsidR="00FB3E34" w:rsidRPr="001153E0">
              <w:t xml:space="preserve">, a nominal value </w:t>
            </w:r>
            <w:r w:rsidR="001153E0" w:rsidRPr="001153E0">
              <w:rPr>
                <w:rStyle w:val="CODE"/>
              </w:rPr>
              <w:t>x_nominal[i] =</w:t>
            </w:r>
            <w:r w:rsidR="00FB3E34" w:rsidRPr="001153E0">
              <w:rPr>
                <w:rStyle w:val="CODE"/>
              </w:rPr>
              <w:t xml:space="preserve"> 1.0</w:t>
            </w:r>
            <w:r w:rsidR="00FB3E34" w:rsidRPr="001153E0">
              <w:t xml:space="preserve"> should be returned. </w:t>
            </w:r>
            <w:r w:rsidRPr="001153E0">
              <w:t>Typically, the nominal values of the continuous states are used to compute the absolute tolerance required by the integrator, e.g.:</w:t>
            </w:r>
          </w:p>
          <w:p w14:paraId="20656BE9" w14:textId="77777777" w:rsidR="00AD71EE" w:rsidRPr="001153E0" w:rsidRDefault="00AD71EE" w:rsidP="00AD71EE">
            <w:pPr>
              <w:pStyle w:val="Textkrper-Tabelle"/>
              <w:spacing w:after="240"/>
              <w:jc w:val="center"/>
              <w:rPr>
                <w:rStyle w:val="CODE"/>
              </w:rPr>
            </w:pPr>
            <w:r w:rsidRPr="001153E0">
              <w:rPr>
                <w:rStyle w:val="CODE"/>
              </w:rPr>
              <w:t>absoluteTolerance[i] = 0.01*relativeTolerance*x_nominal[i]</w:t>
            </w:r>
            <w:r w:rsidR="001153E0">
              <w:rPr>
                <w:rStyle w:val="CODE"/>
              </w:rPr>
              <w:t>;</w:t>
            </w:r>
          </w:p>
        </w:tc>
      </w:tr>
      <w:tr w:rsidR="00990EFE" w:rsidRPr="00432F04" w14:paraId="0B2D6DDF" w14:textId="77777777" w:rsidTr="00990EFE">
        <w:tc>
          <w:tcPr>
            <w:tcW w:w="9458" w:type="dxa"/>
            <w:gridSpan w:val="2"/>
          </w:tcPr>
          <w:p w14:paraId="31F05A3F" w14:textId="77777777" w:rsidR="001D30BC" w:rsidRDefault="009236DE" w:rsidP="00990EFE">
            <w:pPr>
              <w:pStyle w:val="Textkrper-Tabelle"/>
              <w:rPr>
                <w:rStyle w:val="CODE"/>
              </w:rPr>
            </w:pPr>
            <w:r>
              <w:rPr>
                <w:rStyle w:val="CODE"/>
              </w:rPr>
              <w:t>fmiStatus</w:t>
            </w:r>
            <w:r w:rsidR="00990EFE" w:rsidRPr="00432F04">
              <w:rPr>
                <w:rStyle w:val="CODE"/>
              </w:rPr>
              <w:t xml:space="preserve"> </w:t>
            </w:r>
            <w:r w:rsidR="00F82BB9">
              <w:rPr>
                <w:rStyle w:val="CODE"/>
              </w:rPr>
              <w:t>fmiGetStateValueReferences</w:t>
            </w:r>
            <w:r w:rsidR="00990EFE" w:rsidRPr="00432F04">
              <w:rPr>
                <w:rStyle w:val="CODE"/>
              </w:rPr>
              <w:t>(</w:t>
            </w:r>
            <w:r w:rsidR="001D30BC">
              <w:rPr>
                <w:rStyle w:val="CODE"/>
              </w:rPr>
              <w:t>fmiComponent c</w:t>
            </w:r>
            <w:r w:rsidR="00990EFE" w:rsidRPr="00432F04">
              <w:rPr>
                <w:rStyle w:val="CODE"/>
              </w:rPr>
              <w:t xml:space="preserve">, </w:t>
            </w:r>
            <w:r w:rsidR="00F82BB9">
              <w:rPr>
                <w:rStyle w:val="CODE"/>
              </w:rPr>
              <w:t>fmiValueReference</w:t>
            </w:r>
            <w:r w:rsidR="00990EFE" w:rsidRPr="00432F04">
              <w:rPr>
                <w:rStyle w:val="CODE"/>
              </w:rPr>
              <w:t xml:space="preserve"> vrx[],</w:t>
            </w:r>
          </w:p>
          <w:p w14:paraId="6CC2E08D" w14:textId="77777777" w:rsidR="00990EFE" w:rsidRPr="00432F04" w:rsidRDefault="001D30BC" w:rsidP="00990EFE">
            <w:pPr>
              <w:pStyle w:val="Textkrper-Tabelle"/>
            </w:pPr>
            <w:r>
              <w:rPr>
                <w:rStyle w:val="CODE"/>
              </w:rPr>
              <w:t xml:space="preserve">                                     </w:t>
            </w:r>
            <w:r w:rsidR="00990EFE" w:rsidRPr="00432F04">
              <w:rPr>
                <w:rStyle w:val="CODE"/>
                <w:b/>
              </w:rPr>
              <w:t>size</w:t>
            </w:r>
            <w:r w:rsidR="00990EFE" w:rsidRPr="00432F04">
              <w:rPr>
                <w:rStyle w:val="CODE"/>
                <w:rFonts w:ascii="Symbol" w:hAnsi="Symbol"/>
                <w:b/>
              </w:rPr>
              <w:t></w:t>
            </w:r>
            <w:r w:rsidR="00990EFE" w:rsidRPr="00432F04">
              <w:rPr>
                <w:rStyle w:val="CODE"/>
                <w:b/>
              </w:rPr>
              <w:t>t</w:t>
            </w:r>
            <w:r w:rsidR="00990EFE" w:rsidRPr="00432F04">
              <w:rPr>
                <w:rStyle w:val="CODE"/>
              </w:rPr>
              <w:t xml:space="preserve"> nx);</w:t>
            </w:r>
          </w:p>
        </w:tc>
      </w:tr>
      <w:tr w:rsidR="00990EFE" w:rsidRPr="00432F04" w14:paraId="704AE0DB" w14:textId="77777777" w:rsidTr="00990EFE">
        <w:tc>
          <w:tcPr>
            <w:tcW w:w="600" w:type="dxa"/>
          </w:tcPr>
          <w:p w14:paraId="68DCC62C" w14:textId="77777777" w:rsidR="00990EFE" w:rsidRPr="00432F04" w:rsidRDefault="00990EFE" w:rsidP="00990EFE">
            <w:pPr>
              <w:pStyle w:val="Textkrper-Tabelle"/>
            </w:pPr>
          </w:p>
        </w:tc>
        <w:tc>
          <w:tcPr>
            <w:tcW w:w="8858" w:type="dxa"/>
          </w:tcPr>
          <w:p w14:paraId="78AB6EBB" w14:textId="77777777" w:rsidR="00BC3467" w:rsidRDefault="00990EFE" w:rsidP="00BC3467">
            <w:pPr>
              <w:pStyle w:val="Textkrper-Tabelle"/>
            </w:pPr>
            <w:r w:rsidRPr="00432F04">
              <w:t xml:space="preserve">Return the value references of the state vector (e.g. used to print the information message which variable restricts most often the step size). In case of dynamic state selection, the value references may change after calling </w:t>
            </w:r>
            <w:r w:rsidR="009236DE">
              <w:rPr>
                <w:rStyle w:val="CODE"/>
              </w:rPr>
              <w:t>fmiEventUpdate</w:t>
            </w:r>
            <w:r w:rsidRPr="00432F04">
              <w:t xml:space="preserve">(..). In this case </w:t>
            </w:r>
            <w:r w:rsidR="009236DE">
              <w:rPr>
                <w:rStyle w:val="CODE"/>
              </w:rPr>
              <w:t>fmiEventUpdate</w:t>
            </w:r>
            <w:r w:rsidRPr="00432F04">
              <w:t xml:space="preserve"> return</w:t>
            </w:r>
            <w:r w:rsidR="001153E0">
              <w:t>s</w:t>
            </w:r>
            <w:r w:rsidRPr="00432F04">
              <w:t xml:space="preserve"> with </w:t>
            </w:r>
            <w:r w:rsidRPr="00432F04">
              <w:rPr>
                <w:rStyle w:val="CODE"/>
              </w:rPr>
              <w:t>eventInfo-&gt;</w:t>
            </w:r>
            <w:r w:rsidR="00AC10D0">
              <w:rPr>
                <w:rStyle w:val="CODE"/>
              </w:rPr>
              <w:t xml:space="preserve"> stateValueReferences</w:t>
            </w:r>
            <w:r w:rsidR="00AC10D0" w:rsidRPr="001153E0">
              <w:rPr>
                <w:rStyle w:val="CODE"/>
              </w:rPr>
              <w:t>Changed</w:t>
            </w:r>
            <w:r w:rsidRPr="00432F04">
              <w:rPr>
                <w:rStyle w:val="CODE"/>
              </w:rPr>
              <w:t xml:space="preserve"> = </w:t>
            </w:r>
            <w:r w:rsidR="00FB1002">
              <w:rPr>
                <w:rStyle w:val="CODE"/>
              </w:rPr>
              <w:t>fmiTrue</w:t>
            </w:r>
            <w:r w:rsidRPr="00432F04">
              <w:t>.</w:t>
            </w:r>
          </w:p>
          <w:p w14:paraId="63C3F996" w14:textId="77777777" w:rsidR="00990EFE" w:rsidRPr="00432F04" w:rsidRDefault="00BC3467" w:rsidP="00BC3467">
            <w:pPr>
              <w:pStyle w:val="Textkrper-Tabelle"/>
              <w:spacing w:after="240"/>
            </w:pPr>
            <w:r w:rsidRPr="001153E0">
              <w:t xml:space="preserve">If </w:t>
            </w:r>
            <w:r w:rsidRPr="001153E0">
              <w:rPr>
                <w:rStyle w:val="CODE"/>
              </w:rPr>
              <w:t xml:space="preserve">vrx[i] = </w:t>
            </w:r>
            <w:r w:rsidR="00F82BB9">
              <w:rPr>
                <w:rStyle w:val="CODE"/>
              </w:rPr>
              <w:t>fmiUndefinedValueReference</w:t>
            </w:r>
            <w:r w:rsidRPr="001153E0">
              <w:t xml:space="preserve"> (see section </w:t>
            </w:r>
            <w:r w:rsidRPr="001153E0">
              <w:fldChar w:fldCharType="begin"/>
            </w:r>
            <w:r w:rsidRPr="001153E0">
              <w:instrText xml:space="preserve"> REF _Ref247880408 \r \h  \* MERGEFORMAT </w:instrText>
            </w:r>
            <w:r w:rsidRPr="001153E0">
              <w:fldChar w:fldCharType="separate"/>
            </w:r>
            <w:r w:rsidR="0059498C">
              <w:t>2.2</w:t>
            </w:r>
            <w:r w:rsidRPr="001153E0">
              <w:fldChar w:fldCharType="end"/>
            </w:r>
            <w:r w:rsidRPr="001153E0">
              <w:t xml:space="preserve">), the model is hiding the meaning of the state and no value reference </w:t>
            </w:r>
            <w:r w:rsidR="00FB2C0E">
              <w:t>(</w:t>
            </w:r>
            <w:r w:rsidR="00FB2C0E" w:rsidRPr="001E2B5B">
              <w:rPr>
                <w:rFonts w:ascii="Courier New" w:hAnsi="Courier New" w:cs="Courier New"/>
              </w:rPr>
              <w:t>fmiUndefinedValueReference</w:t>
            </w:r>
            <w:r w:rsidR="00FB2C0E">
              <w:t xml:space="preserve">) </w:t>
            </w:r>
            <w:r w:rsidRPr="001153E0">
              <w:t>for this state is returned</w:t>
            </w:r>
            <w:ins w:id="121" w:author="andreas" w:date="2017-01-26T11:08:00Z">
              <w:r w:rsidR="00215F09">
                <w:t xml:space="preserve">, otherwise </w:t>
              </w:r>
              <w:r w:rsidR="00215F09" w:rsidRPr="001E2B5B">
                <w:rPr>
                  <w:rFonts w:ascii="Courier New" w:hAnsi="Courier New" w:cs="Courier New"/>
                </w:rPr>
                <w:t>vrx[i]</w:t>
              </w:r>
              <w:r w:rsidR="00215F09">
                <w:t xml:space="preserve"> must be a valid value reference that is declared in the </w:t>
              </w:r>
              <w:r w:rsidR="00215F09" w:rsidRPr="001E2B5B">
                <w:rPr>
                  <w:rFonts w:ascii="Courier New" w:hAnsi="Courier New" w:cs="Courier New"/>
                </w:rPr>
                <w:t>modelVariables</w:t>
              </w:r>
              <w:r w:rsidR="00215F09">
                <w:t xml:space="preserve"> element of the </w:t>
              </w:r>
              <w:r w:rsidR="00215F09" w:rsidRPr="001E2B5B">
                <w:rPr>
                  <w:rFonts w:ascii="Courier New" w:hAnsi="Courier New" w:cs="Courier New"/>
                </w:rPr>
                <w:t>modelDescription.xml</w:t>
              </w:r>
              <w:r w:rsidR="00215F09">
                <w:t>.</w:t>
              </w:r>
            </w:ins>
          </w:p>
        </w:tc>
      </w:tr>
      <w:tr w:rsidR="00990EFE" w:rsidRPr="00432F04" w14:paraId="58F94347" w14:textId="77777777" w:rsidTr="00990EFE">
        <w:tc>
          <w:tcPr>
            <w:tcW w:w="9458" w:type="dxa"/>
            <w:gridSpan w:val="2"/>
          </w:tcPr>
          <w:p w14:paraId="03A12AF2" w14:textId="77777777" w:rsidR="00990EFE" w:rsidRPr="00432F04" w:rsidRDefault="009236DE" w:rsidP="00990EFE">
            <w:pPr>
              <w:pStyle w:val="Textkrper-Tabelle"/>
            </w:pPr>
            <w:r>
              <w:rPr>
                <w:rStyle w:val="CODE"/>
              </w:rPr>
              <w:t>fmiStatus</w:t>
            </w:r>
            <w:r w:rsidR="00990EFE" w:rsidRPr="00432F04">
              <w:rPr>
                <w:rStyle w:val="CODE"/>
                <w:rFonts w:cs="Courier New"/>
              </w:rPr>
              <w:t xml:space="preserve"> </w:t>
            </w:r>
            <w:r>
              <w:rPr>
                <w:rStyle w:val="CODE"/>
                <w:rFonts w:cs="Courier New"/>
              </w:rPr>
              <w:t>fmiTerminate</w:t>
            </w:r>
            <w:r w:rsidR="00990EFE" w:rsidRPr="00432F04">
              <w:rPr>
                <w:rStyle w:val="CODE"/>
                <w:rFonts w:cs="Courier New"/>
              </w:rPr>
              <w:t>(</w:t>
            </w:r>
            <w:r w:rsidR="001D30BC">
              <w:rPr>
                <w:rStyle w:val="CODE"/>
              </w:rPr>
              <w:t>fmiComponent c</w:t>
            </w:r>
            <w:r w:rsidR="00990EFE" w:rsidRPr="00432F04">
              <w:rPr>
                <w:rStyle w:val="CODE"/>
                <w:rFonts w:cs="Courier New"/>
              </w:rPr>
              <w:t>);</w:t>
            </w:r>
          </w:p>
        </w:tc>
      </w:tr>
      <w:tr w:rsidR="00990EFE" w:rsidRPr="00432F04" w14:paraId="78A6D564" w14:textId="77777777" w:rsidTr="00990EFE">
        <w:tc>
          <w:tcPr>
            <w:tcW w:w="600" w:type="dxa"/>
          </w:tcPr>
          <w:p w14:paraId="6D96F1ED" w14:textId="77777777" w:rsidR="00990EFE" w:rsidRPr="00432F04" w:rsidRDefault="00990EFE" w:rsidP="00990EFE">
            <w:pPr>
              <w:pStyle w:val="Textkrper-Tabelle"/>
            </w:pPr>
          </w:p>
        </w:tc>
        <w:tc>
          <w:tcPr>
            <w:tcW w:w="8858" w:type="dxa"/>
          </w:tcPr>
          <w:p w14:paraId="52CC09F5" w14:textId="77777777" w:rsidR="00990EFE" w:rsidRPr="00432F04" w:rsidRDefault="00990EFE" w:rsidP="00990EFE">
            <w:pPr>
              <w:pStyle w:val="Textkrper-Tabelle"/>
              <w:spacing w:after="120"/>
            </w:pPr>
            <w:r w:rsidRPr="00432F04">
              <w:t xml:space="preserve">Terminate the model evaluation at the end of a simulation or after a desired stop of the integration before the simulation end. Release all resources that have been allocated since </w:t>
            </w:r>
            <w:r w:rsidR="009236DE">
              <w:rPr>
                <w:rStyle w:val="CODE"/>
              </w:rPr>
              <w:t>fmiInitialize</w:t>
            </w:r>
            <w:r w:rsidRPr="00432F04">
              <w:t xml:space="preserve"> has been called.. After calling this function, the final values of all variables can be inquired with the </w:t>
            </w:r>
            <w:r w:rsidR="009236DE">
              <w:rPr>
                <w:rStyle w:val="CODE"/>
              </w:rPr>
              <w:t>fmiGet</w:t>
            </w:r>
            <w:r w:rsidRPr="00432F04">
              <w:rPr>
                <w:rStyle w:val="CODE"/>
              </w:rPr>
              <w:t xml:space="preserve">XXX(..) </w:t>
            </w:r>
            <w:r w:rsidRPr="00432F04">
              <w:t xml:space="preserve">functions above. It is not allowed to call this function after one of the functions returned with a status flag of </w:t>
            </w:r>
            <w:r w:rsidR="009236DE">
              <w:rPr>
                <w:rStyle w:val="CODE"/>
              </w:rPr>
              <w:t>fmiError</w:t>
            </w:r>
            <w:r w:rsidRPr="00432F04">
              <w:t xml:space="preserve"> or </w:t>
            </w:r>
            <w:r w:rsidR="009236DE">
              <w:rPr>
                <w:rStyle w:val="CODE"/>
              </w:rPr>
              <w:t>fmiFatal</w:t>
            </w:r>
            <w:r w:rsidRPr="00432F04">
              <w:t>.</w:t>
            </w:r>
          </w:p>
        </w:tc>
      </w:tr>
    </w:tbl>
    <w:p w14:paraId="335551EB" w14:textId="77777777" w:rsidR="00990EFE" w:rsidRPr="00432F04" w:rsidRDefault="00990EFE" w:rsidP="00990EFE">
      <w:pPr>
        <w:pStyle w:val="berschrift2"/>
      </w:pPr>
      <w:bookmarkStart w:id="122" w:name="_Toc240646371"/>
      <w:bookmarkStart w:id="123" w:name="_Toc247884544"/>
      <w:bookmarkStart w:id="124" w:name="_Toc252111368"/>
      <w:r w:rsidRPr="00432F04">
        <w:t>External Models</w:t>
      </w:r>
      <w:bookmarkEnd w:id="122"/>
      <w:bookmarkEnd w:id="123"/>
      <w:bookmarkEnd w:id="124"/>
    </w:p>
    <w:p w14:paraId="6B34701F" w14:textId="77777777" w:rsidR="00990EFE" w:rsidRPr="00432F04" w:rsidRDefault="00990EFE" w:rsidP="00990EFE">
      <w:pPr>
        <w:pStyle w:val="Textkrper"/>
      </w:pPr>
      <w:r w:rsidRPr="00432F04">
        <w:t>A</w:t>
      </w:r>
      <w:r w:rsidR="00782197">
        <w:t>n</w:t>
      </w:r>
      <w:r w:rsidRPr="00432F04">
        <w:t xml:space="preserve"> FMU may use other FMUs which may use other FMUs. So</w:t>
      </w:r>
      <w:r w:rsidR="00E458DE">
        <w:t xml:space="preserve"> an FMU</w:t>
      </w:r>
      <w:r w:rsidRPr="00432F04">
        <w:t xml:space="preserve"> may consist of a hierarchy of FMUs (also called external models). All variables in an external model that shall be visible and/or accessible from the environment need to be “exposed”, i.e., in the root-level model a corresponding variable needs to be defined and in the generated code this variable must be assigned to the corresponding variable of the external model. As a result, only variables from the top most model are visible/accessible from the environment where the model is called. Note, continuous states of an external model must always be exposed.</w:t>
      </w:r>
      <w:r w:rsidR="00381C66">
        <w:t xml:space="preserve"> The hierarchical model structure is not exposed in the FMU model distribution, so in the model zip-file only one FMU is contained. </w:t>
      </w:r>
    </w:p>
    <w:p w14:paraId="55BE479A" w14:textId="77777777" w:rsidR="00990EFE" w:rsidRPr="00432F04" w:rsidRDefault="00C15E8C" w:rsidP="00990EFE">
      <w:pPr>
        <w:pStyle w:val="berschrift2"/>
      </w:pPr>
      <w:bookmarkStart w:id="125" w:name="_Ref235843871"/>
      <w:bookmarkStart w:id="126" w:name="_Toc240646372"/>
      <w:bookmarkStart w:id="127" w:name="_Toc247884545"/>
      <w:r>
        <w:br w:type="page"/>
      </w:r>
      <w:bookmarkStart w:id="128" w:name="_Toc252111369"/>
      <w:r w:rsidR="00990EFE" w:rsidRPr="00432F04">
        <w:lastRenderedPageBreak/>
        <w:t>State Machine of Calling Sequence</w:t>
      </w:r>
      <w:bookmarkEnd w:id="125"/>
      <w:bookmarkEnd w:id="126"/>
      <w:bookmarkEnd w:id="127"/>
      <w:bookmarkEnd w:id="128"/>
      <w:r w:rsidR="00990EFE" w:rsidRPr="00432F04">
        <w:t xml:space="preserve"> </w:t>
      </w:r>
    </w:p>
    <w:p w14:paraId="7FCDBFF9" w14:textId="77777777" w:rsidR="00990EFE" w:rsidRPr="00432F04" w:rsidRDefault="00486730" w:rsidP="00486730">
      <w:pPr>
        <w:pStyle w:val="Textkrper"/>
      </w:pPr>
      <w:r>
        <w:t>Every implementation of the FMI must support calling sequences of the functions according to the following state machine:</w:t>
      </w:r>
    </w:p>
    <w:p w14:paraId="134ABC47" w14:textId="77777777" w:rsidR="00990EFE" w:rsidRDefault="00BB2079" w:rsidP="00990EFE">
      <w:pPr>
        <w:pStyle w:val="Textkrper"/>
        <w:spacing w:line="240" w:lineRule="auto"/>
        <w:jc w:val="center"/>
      </w:pPr>
      <w:r w:rsidRPr="00DA40A3">
        <w:rPr>
          <w:noProof/>
          <w:lang w:val="de-DE" w:eastAsia="de-DE"/>
        </w:rPr>
        <w:drawing>
          <wp:inline distT="0" distB="0" distL="0" distR="0" wp14:anchorId="2C342EC2" wp14:editId="122CB9A2">
            <wp:extent cx="6146165" cy="4612528"/>
            <wp:effectExtent l="0" t="0" r="6985" b="0"/>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6146165" cy="4612528"/>
                    </a:xfrm>
                    <a:prstGeom prst="rect">
                      <a:avLst/>
                    </a:prstGeom>
                    <a:noFill/>
                    <a:ln>
                      <a:noFill/>
                    </a:ln>
                  </pic:spPr>
                </pic:pic>
              </a:graphicData>
            </a:graphic>
          </wp:inline>
        </w:drawing>
      </w:r>
    </w:p>
    <w:p w14:paraId="3525BD58" w14:textId="77777777" w:rsidR="000D0261" w:rsidRDefault="000D0261" w:rsidP="000D0261">
      <w:pPr>
        <w:pStyle w:val="Beschriftung"/>
        <w:rPr>
          <w:b w:val="0"/>
        </w:rPr>
      </w:pPr>
      <w:r>
        <w:t xml:space="preserve">Figure </w:t>
      </w:r>
      <w:r>
        <w:fldChar w:fldCharType="begin"/>
      </w:r>
      <w:r>
        <w:instrText xml:space="preserve"> SEQ Figure \* ARABIC </w:instrText>
      </w:r>
      <w:r>
        <w:fldChar w:fldCharType="separate"/>
      </w:r>
      <w:r w:rsidR="0059498C">
        <w:rPr>
          <w:noProof/>
        </w:rPr>
        <w:t>4</w:t>
      </w:r>
      <w:r>
        <w:fldChar w:fldCharType="end"/>
      </w:r>
      <w:r>
        <w:t>:</w:t>
      </w:r>
      <w:r w:rsidRPr="000D0261">
        <w:rPr>
          <w:b w:val="0"/>
        </w:rPr>
        <w:t xml:space="preserve"> Calling sequence of </w:t>
      </w:r>
      <w:r w:rsidR="00C71768">
        <w:rPr>
          <w:b w:val="0"/>
        </w:rPr>
        <w:t>Model Exchange</w:t>
      </w:r>
      <w:r w:rsidRPr="000D0261">
        <w:rPr>
          <w:b w:val="0"/>
        </w:rPr>
        <w:t xml:space="preserve"> C-functions in form of a</w:t>
      </w:r>
      <w:r w:rsidR="001153E0">
        <w:rPr>
          <w:b w:val="0"/>
        </w:rPr>
        <w:t>n UML 2.0</w:t>
      </w:r>
      <w:r w:rsidRPr="000D0261">
        <w:rPr>
          <w:b w:val="0"/>
        </w:rPr>
        <w:t xml:space="preserve"> state machine.</w:t>
      </w:r>
    </w:p>
    <w:p w14:paraId="03DDB2BD" w14:textId="77777777" w:rsidR="00486730" w:rsidRDefault="00486730" w:rsidP="00486730">
      <w:pPr>
        <w:pStyle w:val="Textkrper"/>
        <w:rPr>
          <w:lang w:eastAsia="en-US"/>
        </w:rPr>
      </w:pPr>
      <w:r>
        <w:rPr>
          <w:lang w:eastAsia="en-US"/>
        </w:rPr>
        <w:t xml:space="preserve">If a transition is labelled with one or more function names (e.g. </w:t>
      </w:r>
      <w:r w:rsidR="009236DE">
        <w:rPr>
          <w:lang w:eastAsia="en-US"/>
        </w:rPr>
        <w:t>fmiGet</w:t>
      </w:r>
      <w:r>
        <w:rPr>
          <w:lang w:eastAsia="en-US"/>
        </w:rPr>
        <w:t xml:space="preserve">Real, </w:t>
      </w:r>
      <w:r w:rsidR="009236DE">
        <w:rPr>
          <w:lang w:eastAsia="en-US"/>
        </w:rPr>
        <w:t>fmiGet</w:t>
      </w:r>
      <w:r>
        <w:rPr>
          <w:lang w:eastAsia="en-US"/>
        </w:rPr>
        <w:t xml:space="preserve">Integer) this means that the transition is taken if any of these functions is successfully called. The transition conditions "step event", "time event", and "state event" are defined in section </w:t>
      </w:r>
      <w:r>
        <w:rPr>
          <w:lang w:eastAsia="en-US"/>
        </w:rPr>
        <w:fldChar w:fldCharType="begin"/>
      </w:r>
      <w:r>
        <w:rPr>
          <w:lang w:eastAsia="en-US"/>
        </w:rPr>
        <w:instrText xml:space="preserve"> REF _Ref240464802 \r \h </w:instrText>
      </w:r>
      <w:r>
        <w:rPr>
          <w:lang w:eastAsia="en-US"/>
        </w:rPr>
      </w:r>
      <w:r>
        <w:rPr>
          <w:lang w:eastAsia="en-US"/>
        </w:rPr>
        <w:fldChar w:fldCharType="separate"/>
      </w:r>
      <w:r w:rsidR="0059498C">
        <w:rPr>
          <w:lang w:eastAsia="en-US"/>
        </w:rPr>
        <w:t>2.1</w:t>
      </w:r>
      <w:r>
        <w:rPr>
          <w:lang w:eastAsia="en-US"/>
        </w:rPr>
        <w:fldChar w:fldCharType="end"/>
      </w:r>
      <w:r>
        <w:rPr>
          <w:lang w:eastAsia="en-US"/>
        </w:rPr>
        <w:t>. Each state of the state machine corresponds to a certain phase of a simulation as follows:</w:t>
      </w:r>
    </w:p>
    <w:p w14:paraId="6B1EA100" w14:textId="77777777" w:rsidR="00486730" w:rsidRDefault="00486730" w:rsidP="00486730">
      <w:pPr>
        <w:pStyle w:val="BulletItemFirst"/>
        <w:spacing w:before="120"/>
        <w:rPr>
          <w:lang w:eastAsia="en-US"/>
        </w:rPr>
      </w:pPr>
      <w:r w:rsidRPr="00486730">
        <w:rPr>
          <w:b/>
          <w:lang w:eastAsia="en-US"/>
        </w:rPr>
        <w:t>instantiated</w:t>
      </w:r>
      <w:r>
        <w:rPr>
          <w:lang w:eastAsia="en-US"/>
        </w:rPr>
        <w:t>:</w:t>
      </w:r>
      <w:r>
        <w:rPr>
          <w:lang w:eastAsia="en-US"/>
        </w:rPr>
        <w:br/>
        <w:t>In this state, inputs, sta</w:t>
      </w:r>
      <w:r w:rsidR="00C01924">
        <w:rPr>
          <w:lang w:eastAsia="en-US"/>
        </w:rPr>
        <w:t xml:space="preserve">rt and guess values </w:t>
      </w:r>
      <w:r w:rsidR="0059498C">
        <w:rPr>
          <w:lang w:eastAsia="en-US"/>
        </w:rPr>
        <w:t>can</w:t>
      </w:r>
      <w:r w:rsidR="00C01924">
        <w:rPr>
          <w:lang w:eastAsia="en-US"/>
        </w:rPr>
        <w:t xml:space="preserve"> be set</w:t>
      </w:r>
      <w:r>
        <w:rPr>
          <w:lang w:eastAsia="en-US"/>
        </w:rPr>
        <w:t>.</w:t>
      </w:r>
    </w:p>
    <w:p w14:paraId="11135A84" w14:textId="77777777" w:rsidR="00486730" w:rsidRDefault="0059498C" w:rsidP="00486730">
      <w:pPr>
        <w:pStyle w:val="BulletItemFirst"/>
        <w:spacing w:before="120"/>
        <w:rPr>
          <w:lang w:eastAsia="en-US"/>
        </w:rPr>
      </w:pPr>
      <w:r>
        <w:rPr>
          <w:b/>
          <w:lang w:eastAsia="en-US"/>
        </w:rPr>
        <w:t>stepAccepted</w:t>
      </w:r>
      <w:r w:rsidR="00C01924">
        <w:rPr>
          <w:lang w:eastAsia="en-US"/>
        </w:rPr>
        <w:t>:</w:t>
      </w:r>
      <w:r w:rsidR="00C01924">
        <w:rPr>
          <w:lang w:eastAsia="en-US"/>
        </w:rPr>
        <w:br/>
        <w:t xml:space="preserve">In this state, the </w:t>
      </w:r>
      <w:r>
        <w:rPr>
          <w:lang w:eastAsia="en-US"/>
        </w:rPr>
        <w:t xml:space="preserve">solution at initial time, </w:t>
      </w:r>
      <w:r w:rsidR="00486730">
        <w:rPr>
          <w:lang w:eastAsia="en-US"/>
        </w:rPr>
        <w:t>after a completed integrator step</w:t>
      </w:r>
      <w:r>
        <w:rPr>
          <w:lang w:eastAsia="en-US"/>
        </w:rPr>
        <w:t xml:space="preserve">, or after </w:t>
      </w:r>
      <w:r w:rsidR="00486730">
        <w:rPr>
          <w:lang w:eastAsia="en-US"/>
        </w:rPr>
        <w:t>event iteration can be retrieved.</w:t>
      </w:r>
      <w:r>
        <w:rPr>
          <w:lang w:eastAsia="en-US"/>
        </w:rPr>
        <w:t xml:space="preserve"> If </w:t>
      </w:r>
      <w:r w:rsidRPr="0059498C">
        <w:rPr>
          <w:rStyle w:val="CODE"/>
        </w:rPr>
        <w:t>fmiInitialize</w:t>
      </w:r>
      <w:r>
        <w:rPr>
          <w:lang w:eastAsia="en-US"/>
        </w:rPr>
        <w:t xml:space="preserve"> or </w:t>
      </w:r>
      <w:r w:rsidRPr="0059498C">
        <w:rPr>
          <w:rStyle w:val="CODE"/>
        </w:rPr>
        <w:t>fmiEventUpdate</w:t>
      </w:r>
      <w:r>
        <w:rPr>
          <w:lang w:eastAsia="en-US"/>
        </w:rPr>
        <w:t xml:space="preserve"> return with </w:t>
      </w:r>
      <w:r w:rsidRPr="0059498C">
        <w:rPr>
          <w:rStyle w:val="CODE"/>
        </w:rPr>
        <w:t>eventInfo.terminated = fmiTrue</w:t>
      </w:r>
      <w:r>
        <w:rPr>
          <w:lang w:eastAsia="en-US"/>
        </w:rPr>
        <w:t>, a transition to state “terminated” occurs.</w:t>
      </w:r>
    </w:p>
    <w:p w14:paraId="2E842171" w14:textId="77777777" w:rsidR="00486730" w:rsidRDefault="00486730" w:rsidP="00C01924">
      <w:pPr>
        <w:pStyle w:val="BulletItemFirst"/>
        <w:spacing w:before="120"/>
        <w:rPr>
          <w:lang w:eastAsia="en-US"/>
        </w:rPr>
      </w:pPr>
      <w:r w:rsidRPr="00486730">
        <w:rPr>
          <w:b/>
          <w:lang w:eastAsia="en-US"/>
        </w:rPr>
        <w:t>stepInProgress</w:t>
      </w:r>
      <w:r>
        <w:rPr>
          <w:lang w:eastAsia="en-US"/>
        </w:rPr>
        <w:t>:</w:t>
      </w:r>
      <w:r>
        <w:rPr>
          <w:lang w:eastAsia="en-US"/>
        </w:rPr>
        <w:br/>
      </w:r>
      <w:r w:rsidR="00C01924">
        <w:rPr>
          <w:lang w:eastAsia="en-US"/>
        </w:rPr>
        <w:t xml:space="preserve">In this state, an integrator step is performed. Also, the event time of a state event may be determined here after a domain change </w:t>
      </w:r>
      <w:r w:rsidR="00782197">
        <w:rPr>
          <w:lang w:eastAsia="en-US"/>
        </w:rPr>
        <w:t>of at least one event indicator</w:t>
      </w:r>
      <w:r w:rsidR="00C01924">
        <w:rPr>
          <w:lang w:eastAsia="en-US"/>
        </w:rPr>
        <w:t xml:space="preserve"> was detected at the end of a completed integrator step.</w:t>
      </w:r>
    </w:p>
    <w:p w14:paraId="1E03BB54" w14:textId="77777777" w:rsidR="006738B9" w:rsidRDefault="006738B9" w:rsidP="00C01924">
      <w:pPr>
        <w:pStyle w:val="BulletItemFirst"/>
        <w:spacing w:before="120"/>
        <w:rPr>
          <w:lang w:eastAsia="en-US"/>
        </w:rPr>
      </w:pPr>
      <w:r w:rsidRPr="006738B9">
        <w:rPr>
          <w:b/>
          <w:lang w:eastAsia="en-US"/>
        </w:rPr>
        <w:lastRenderedPageBreak/>
        <w:t>setInputs</w:t>
      </w:r>
      <w:r>
        <w:rPr>
          <w:lang w:eastAsia="en-US"/>
        </w:rPr>
        <w:t>:</w:t>
      </w:r>
      <w:r>
        <w:rPr>
          <w:lang w:eastAsia="en-US"/>
        </w:rPr>
        <w:br/>
        <w:t>Before starting with the event handling, changed (continuous or discrete) inputs have to be set.</w:t>
      </w:r>
    </w:p>
    <w:p w14:paraId="10363FBD" w14:textId="77777777" w:rsidR="00486730" w:rsidRDefault="00486730" w:rsidP="00C01924">
      <w:pPr>
        <w:pStyle w:val="BulletItemFirst"/>
        <w:spacing w:before="120"/>
        <w:rPr>
          <w:lang w:eastAsia="en-US"/>
        </w:rPr>
      </w:pPr>
      <w:r w:rsidRPr="00486730">
        <w:rPr>
          <w:b/>
          <w:lang w:eastAsia="en-US"/>
        </w:rPr>
        <w:t>eventPending</w:t>
      </w:r>
      <w:r>
        <w:rPr>
          <w:lang w:eastAsia="en-US"/>
        </w:rPr>
        <w:t>:</w:t>
      </w:r>
      <w:r>
        <w:rPr>
          <w:lang w:eastAsia="en-US"/>
        </w:rPr>
        <w:br/>
      </w:r>
      <w:r w:rsidR="00C01924">
        <w:rPr>
          <w:lang w:eastAsia="en-US"/>
        </w:rPr>
        <w:t xml:space="preserve">In this state, at least one event is waiting to be processed by a call to </w:t>
      </w:r>
      <w:r w:rsidR="00C01924" w:rsidRPr="006738B9">
        <w:rPr>
          <w:rStyle w:val="CODE"/>
        </w:rPr>
        <w:t>fmiEventUpdate</w:t>
      </w:r>
      <w:r w:rsidR="00C01924">
        <w:rPr>
          <w:lang w:eastAsia="en-US"/>
        </w:rPr>
        <w:t>. Intermediate results of the ev</w:t>
      </w:r>
      <w:r w:rsidR="006738B9">
        <w:rPr>
          <w:lang w:eastAsia="en-US"/>
        </w:rPr>
        <w:t xml:space="preserve">ent iteration can be retrieved. If </w:t>
      </w:r>
      <w:r w:rsidR="006738B9" w:rsidRPr="006738B9">
        <w:rPr>
          <w:rStyle w:val="CODE"/>
        </w:rPr>
        <w:t>fmiEventUpdate</w:t>
      </w:r>
      <w:r w:rsidR="006738B9">
        <w:rPr>
          <w:lang w:eastAsia="en-US"/>
        </w:rPr>
        <w:t xml:space="preserve"> returns with </w:t>
      </w:r>
      <w:r w:rsidR="006738B9" w:rsidRPr="006738B9">
        <w:rPr>
          <w:rStyle w:val="CODE"/>
        </w:rPr>
        <w:t>eventInfo.iterationConverged = fmiTrue</w:t>
      </w:r>
      <w:r w:rsidR="006738B9">
        <w:rPr>
          <w:lang w:eastAsia="en-US"/>
        </w:rPr>
        <w:t>, then this state is left and the state machine continues in state “retrieveSolution”.</w:t>
      </w:r>
    </w:p>
    <w:p w14:paraId="0C37EE4F" w14:textId="77777777" w:rsidR="00486730" w:rsidRDefault="00486730" w:rsidP="00486730">
      <w:pPr>
        <w:pStyle w:val="BulletItemFirst"/>
        <w:spacing w:before="120"/>
        <w:rPr>
          <w:lang w:eastAsia="en-US"/>
        </w:rPr>
      </w:pPr>
      <w:r w:rsidRPr="00486730">
        <w:rPr>
          <w:b/>
          <w:lang w:eastAsia="en-US"/>
        </w:rPr>
        <w:t>terminated</w:t>
      </w:r>
      <w:r>
        <w:rPr>
          <w:lang w:eastAsia="en-US"/>
        </w:rPr>
        <w:t>:</w:t>
      </w:r>
      <w:r>
        <w:rPr>
          <w:lang w:eastAsia="en-US"/>
        </w:rPr>
        <w:br/>
        <w:t>In this state, the solution at the final time of a simulation can be retrieved.</w:t>
      </w:r>
    </w:p>
    <w:p w14:paraId="58BE0C76" w14:textId="77777777" w:rsidR="00486730" w:rsidRPr="009870DF" w:rsidRDefault="00486730" w:rsidP="00486730">
      <w:pPr>
        <w:pStyle w:val="Textkrper"/>
        <w:rPr>
          <w:lang w:eastAsia="en-US"/>
        </w:rPr>
      </w:pPr>
      <w:r>
        <w:rPr>
          <w:lang w:eastAsia="en-US"/>
        </w:rPr>
        <w:t>Note, that simulation backward in time cannot be performed with an FMU, at least not across event times, because</w:t>
      </w:r>
      <w:r w:rsidRPr="006738B9">
        <w:rPr>
          <w:rStyle w:val="CODE"/>
        </w:rPr>
        <w:t xml:space="preserve"> </w:t>
      </w:r>
      <w:r w:rsidR="009236DE" w:rsidRPr="006738B9">
        <w:rPr>
          <w:rStyle w:val="CODE"/>
        </w:rPr>
        <w:t>fmiEventUpdate</w:t>
      </w:r>
      <w:r>
        <w:rPr>
          <w:lang w:eastAsia="en-US"/>
        </w:rPr>
        <w:t xml:space="preserve"> can only compute the next discrete state, not the previous one.</w:t>
      </w:r>
    </w:p>
    <w:p w14:paraId="0DF0FAD0" w14:textId="77777777" w:rsidR="00990EFE" w:rsidRPr="00432F04" w:rsidRDefault="00990EFE" w:rsidP="00990EFE">
      <w:pPr>
        <w:pStyle w:val="berschrift2"/>
      </w:pPr>
      <w:bookmarkStart w:id="129" w:name="_Ref240642317"/>
      <w:bookmarkStart w:id="130" w:name="_Toc240646373"/>
      <w:bookmarkStart w:id="131" w:name="_Toc247884546"/>
      <w:bookmarkStart w:id="132" w:name="_Toc252111370"/>
      <w:r w:rsidRPr="00432F04">
        <w:t>Example</w:t>
      </w:r>
      <w:bookmarkEnd w:id="129"/>
      <w:bookmarkEnd w:id="130"/>
      <w:bookmarkEnd w:id="131"/>
      <w:bookmarkEnd w:id="132"/>
    </w:p>
    <w:p w14:paraId="70D2BF46" w14:textId="77777777" w:rsidR="00990EFE" w:rsidRPr="00432F04" w:rsidRDefault="00990EFE" w:rsidP="00990EFE">
      <w:pPr>
        <w:pStyle w:val="Textkrper"/>
      </w:pPr>
      <w:r w:rsidRPr="00432F04">
        <w:t>In the following</w:t>
      </w:r>
      <w:r w:rsidR="00890A63">
        <w:t xml:space="preserve"> example</w:t>
      </w:r>
      <w:r w:rsidRPr="00432F04">
        <w:t xml:space="preserve">, the usage of the </w:t>
      </w:r>
      <w:r w:rsidR="00FB1002">
        <w:t>fmiXXX</w:t>
      </w:r>
      <w:r w:rsidRPr="00432F04">
        <w:t xml:space="preserve"> functions are sketched in order to clarify the typical calling sequence of the functions in a simulation environment. The example is given in a mix of pseudo-code and “C”, in order to keep it small and understandable.</w:t>
      </w:r>
    </w:p>
    <w:p w14:paraId="6000C5BB" w14:textId="77777777" w:rsidR="00990EFE" w:rsidRPr="00432F04" w:rsidRDefault="00990EFE" w:rsidP="00990EFE">
      <w:pPr>
        <w:pStyle w:val="Textkrper-Zeileneinzug"/>
      </w:pPr>
    </w:p>
    <w:tbl>
      <w:tblPr>
        <w:tblW w:w="0" w:type="auto"/>
        <w:tblInd w:w="400" w:type="dxa"/>
        <w:tblCellMar>
          <w:left w:w="40" w:type="dxa"/>
          <w:right w:w="40" w:type="dxa"/>
        </w:tblCellMar>
        <w:tblLook w:val="01E0" w:firstRow="1" w:lastRow="1" w:firstColumn="1" w:lastColumn="1" w:noHBand="0" w:noVBand="0"/>
      </w:tblPr>
      <w:tblGrid>
        <w:gridCol w:w="9120"/>
      </w:tblGrid>
      <w:tr w:rsidR="00990EFE" w:rsidRPr="00432F04" w14:paraId="2F1D4FA1" w14:textId="77777777" w:rsidTr="00990EFE">
        <w:tc>
          <w:tcPr>
            <w:tcW w:w="9120" w:type="dxa"/>
          </w:tcPr>
          <w:p w14:paraId="18AE86F4" w14:textId="77777777" w:rsidR="00990EFE" w:rsidRPr="00432F04" w:rsidRDefault="00990EFE" w:rsidP="00990EFE">
            <w:pPr>
              <w:pStyle w:val="HTMLVorformatiert"/>
              <w:rPr>
                <w:lang w:val="en-GB"/>
              </w:rPr>
            </w:pPr>
            <w:r w:rsidRPr="00432F04">
              <w:rPr>
                <w:lang w:val="en-GB"/>
              </w:rPr>
              <w:t>m = M_</w:t>
            </w:r>
            <w:r w:rsidR="009236DE">
              <w:rPr>
                <w:lang w:val="en-GB"/>
              </w:rPr>
              <w:t>fmiInstantiateModel</w:t>
            </w:r>
            <w:r w:rsidRPr="00432F04">
              <w:rPr>
                <w:lang w:val="en-GB"/>
              </w:rPr>
              <w:t xml:space="preserve">("m", ...)  </w:t>
            </w:r>
            <w:r w:rsidRPr="00946388">
              <w:rPr>
                <w:color w:val="008000"/>
                <w:lang w:val="en-GB"/>
              </w:rPr>
              <w:t>// "m" is the instance name</w:t>
            </w:r>
          </w:p>
          <w:p w14:paraId="7A7C0751" w14:textId="77777777" w:rsidR="00990EFE" w:rsidRPr="00432F04" w:rsidRDefault="00CE2DBC" w:rsidP="00990EFE">
            <w:pPr>
              <w:pStyle w:val="HTMLVorformatiert"/>
              <w:rPr>
                <w:lang w:val="en-GB"/>
              </w:rPr>
            </w:pPr>
            <w:r>
              <w:rPr>
                <w:lang w:val="en-GB"/>
              </w:rPr>
              <w:t xml:space="preserve">                                 </w:t>
            </w:r>
            <w:r w:rsidR="00990EFE" w:rsidRPr="00432F04">
              <w:rPr>
                <w:lang w:val="en-GB"/>
              </w:rPr>
              <w:t xml:space="preserve">    </w:t>
            </w:r>
            <w:r>
              <w:rPr>
                <w:color w:val="008000"/>
                <w:lang w:val="en-GB"/>
              </w:rPr>
              <w:t>// "M" is the MODEL_IDENTIFIER</w:t>
            </w:r>
          </w:p>
          <w:p w14:paraId="0331B5FA" w14:textId="77777777" w:rsidR="00990EFE" w:rsidRPr="00432F04" w:rsidRDefault="00990EFE" w:rsidP="00990EFE">
            <w:pPr>
              <w:pStyle w:val="HTMLVorformatiert"/>
              <w:rPr>
                <w:lang w:val="en-GB"/>
              </w:rPr>
            </w:pPr>
            <w:r w:rsidRPr="00432F04">
              <w:rPr>
                <w:lang w:val="en-GB"/>
              </w:rPr>
              <w:t xml:space="preserve">nx </w:t>
            </w:r>
            <w:r w:rsidR="00890A63">
              <w:rPr>
                <w:lang w:val="en-GB"/>
              </w:rPr>
              <w:t xml:space="preserve">    </w:t>
            </w:r>
            <w:r w:rsidRPr="00432F04">
              <w:rPr>
                <w:lang w:val="en-GB"/>
              </w:rPr>
              <w:t xml:space="preserve">= ...   </w:t>
            </w:r>
            <w:r w:rsidRPr="00946388">
              <w:rPr>
                <w:color w:val="008000"/>
                <w:lang w:val="en-GB"/>
              </w:rPr>
              <w:t>// number of states, from xml file</w:t>
            </w:r>
          </w:p>
          <w:p w14:paraId="251EDB90" w14:textId="77777777" w:rsidR="00990EFE" w:rsidRPr="00432F04" w:rsidRDefault="00990EFE" w:rsidP="00990EFE">
            <w:pPr>
              <w:pStyle w:val="HTMLVorformatiert"/>
              <w:rPr>
                <w:lang w:val="en-GB"/>
              </w:rPr>
            </w:pPr>
            <w:r w:rsidRPr="00432F04">
              <w:rPr>
                <w:lang w:val="en-GB"/>
              </w:rPr>
              <w:t xml:space="preserve">nz </w:t>
            </w:r>
            <w:r w:rsidR="00890A63">
              <w:rPr>
                <w:lang w:val="en-GB"/>
              </w:rPr>
              <w:t xml:space="preserve">    </w:t>
            </w:r>
            <w:r w:rsidRPr="00432F04">
              <w:rPr>
                <w:lang w:val="en-GB"/>
              </w:rPr>
              <w:t xml:space="preserve">= ...   </w:t>
            </w:r>
            <w:r w:rsidRPr="00946388">
              <w:rPr>
                <w:color w:val="008000"/>
                <w:lang w:val="en-GB"/>
              </w:rPr>
              <w:t>// number of event indicators, from xml file</w:t>
            </w:r>
          </w:p>
          <w:p w14:paraId="2BD9EF72" w14:textId="77777777" w:rsidR="00990EFE" w:rsidRPr="00432F04" w:rsidRDefault="00990EFE" w:rsidP="00990EFE">
            <w:pPr>
              <w:pStyle w:val="HTMLVorformatiert"/>
              <w:rPr>
                <w:lang w:val="en-GB"/>
              </w:rPr>
            </w:pPr>
            <w:r w:rsidRPr="00432F04">
              <w:rPr>
                <w:lang w:val="en-GB"/>
              </w:rPr>
              <w:t xml:space="preserve">Tstart = 0 </w:t>
            </w:r>
            <w:r w:rsidR="00890A63">
              <w:rPr>
                <w:lang w:val="en-GB"/>
              </w:rPr>
              <w:t xml:space="preserve">    </w:t>
            </w:r>
            <w:r w:rsidRPr="00946388">
              <w:rPr>
                <w:color w:val="008000"/>
                <w:lang w:val="en-GB"/>
              </w:rPr>
              <w:t>// could also be retrieved from xml file</w:t>
            </w:r>
          </w:p>
          <w:p w14:paraId="62C3A182" w14:textId="77777777" w:rsidR="00990EFE" w:rsidRPr="00432F04" w:rsidRDefault="00990EFE" w:rsidP="00990EFE">
            <w:pPr>
              <w:pStyle w:val="HTMLVorformatiert"/>
              <w:rPr>
                <w:lang w:val="en-GB"/>
              </w:rPr>
            </w:pPr>
            <w:r w:rsidRPr="00432F04">
              <w:rPr>
                <w:lang w:val="en-GB"/>
              </w:rPr>
              <w:t xml:space="preserve">Tend </w:t>
            </w:r>
            <w:r w:rsidR="00890A63">
              <w:rPr>
                <w:lang w:val="en-GB"/>
              </w:rPr>
              <w:t xml:space="preserve">  </w:t>
            </w:r>
            <w:r w:rsidRPr="00432F04">
              <w:rPr>
                <w:lang w:val="en-GB"/>
              </w:rPr>
              <w:t xml:space="preserve">= 10  </w:t>
            </w:r>
            <w:r w:rsidR="00890A63">
              <w:rPr>
                <w:lang w:val="en-GB"/>
              </w:rPr>
              <w:t xml:space="preserve">  </w:t>
            </w:r>
            <w:r w:rsidRPr="00946388">
              <w:rPr>
                <w:color w:val="008000"/>
                <w:lang w:val="en-GB"/>
              </w:rPr>
              <w:t>// could also be retrieved from xml file</w:t>
            </w:r>
          </w:p>
          <w:p w14:paraId="0617E1CE" w14:textId="77777777" w:rsidR="00990EFE" w:rsidRPr="00432F04" w:rsidRDefault="00990EFE" w:rsidP="00990EFE">
            <w:pPr>
              <w:pStyle w:val="HTMLVorformatiert"/>
              <w:rPr>
                <w:lang w:val="en-GB"/>
              </w:rPr>
            </w:pPr>
            <w:r w:rsidRPr="00432F04">
              <w:rPr>
                <w:lang w:val="en-GB"/>
              </w:rPr>
              <w:t xml:space="preserve">dt </w:t>
            </w:r>
            <w:r w:rsidR="00890A63">
              <w:rPr>
                <w:lang w:val="en-GB"/>
              </w:rPr>
              <w:t xml:space="preserve">    </w:t>
            </w:r>
            <w:r w:rsidRPr="00432F04">
              <w:rPr>
                <w:lang w:val="en-GB"/>
              </w:rPr>
              <w:t>= 0.</w:t>
            </w:r>
            <w:r w:rsidR="00890A63">
              <w:rPr>
                <w:lang w:val="en-GB"/>
              </w:rPr>
              <w:t xml:space="preserve">01  </w:t>
            </w:r>
            <w:r w:rsidR="00890A63" w:rsidRPr="00946388">
              <w:rPr>
                <w:color w:val="008000"/>
                <w:lang w:val="en-GB"/>
              </w:rPr>
              <w:t>// fixed step size 10 milli-</w:t>
            </w:r>
            <w:r w:rsidRPr="00946388">
              <w:rPr>
                <w:color w:val="008000"/>
                <w:lang w:val="en-GB"/>
              </w:rPr>
              <w:t>seconds</w:t>
            </w:r>
          </w:p>
          <w:p w14:paraId="5D3E4CB0" w14:textId="77777777" w:rsidR="00990EFE" w:rsidRDefault="00990EFE" w:rsidP="00990EFE">
            <w:pPr>
              <w:pStyle w:val="HTMLVorformatiert"/>
              <w:rPr>
                <w:lang w:val="en-GB"/>
              </w:rPr>
            </w:pPr>
          </w:p>
          <w:p w14:paraId="3A10E643" w14:textId="77777777" w:rsidR="001153E0" w:rsidRPr="00946388" w:rsidRDefault="001153E0" w:rsidP="001153E0">
            <w:pPr>
              <w:pStyle w:val="HTMLVorformatiert"/>
              <w:rPr>
                <w:color w:val="008000"/>
                <w:lang w:val="en-GB"/>
              </w:rPr>
            </w:pPr>
            <w:r w:rsidRPr="00946388">
              <w:rPr>
                <w:color w:val="008000"/>
                <w:lang w:val="en-GB"/>
              </w:rPr>
              <w:t>// set the start time</w:t>
            </w:r>
          </w:p>
          <w:p w14:paraId="355E6884" w14:textId="77777777" w:rsidR="001153E0" w:rsidRPr="00432F04" w:rsidRDefault="001153E0" w:rsidP="001153E0">
            <w:pPr>
              <w:pStyle w:val="HTMLVorformatiert"/>
              <w:rPr>
                <w:lang w:val="en-GB"/>
              </w:rPr>
            </w:pPr>
            <w:r>
              <w:rPr>
                <w:lang w:val="en-GB"/>
              </w:rPr>
              <w:t>Tnext = Tend</w:t>
            </w:r>
          </w:p>
          <w:p w14:paraId="01DC5112" w14:textId="77777777" w:rsidR="001153E0" w:rsidRPr="00432F04" w:rsidRDefault="001153E0" w:rsidP="001153E0">
            <w:pPr>
              <w:pStyle w:val="HTMLVorformatiert"/>
              <w:rPr>
                <w:lang w:val="en-GB"/>
              </w:rPr>
            </w:pPr>
            <w:r w:rsidRPr="00432F04">
              <w:rPr>
                <w:lang w:val="en-GB"/>
              </w:rPr>
              <w:t xml:space="preserve">time </w:t>
            </w:r>
            <w:r>
              <w:rPr>
                <w:lang w:val="en-GB"/>
              </w:rPr>
              <w:t xml:space="preserve"> </w:t>
            </w:r>
            <w:r w:rsidRPr="00432F04">
              <w:rPr>
                <w:lang w:val="en-GB"/>
              </w:rPr>
              <w:t>= Tstart</w:t>
            </w:r>
          </w:p>
          <w:p w14:paraId="7C1ECD18" w14:textId="77777777" w:rsidR="001153E0" w:rsidRDefault="001153E0" w:rsidP="001153E0">
            <w:pPr>
              <w:pStyle w:val="HTMLVorformatiert"/>
              <w:rPr>
                <w:lang w:val="en-GB"/>
              </w:rPr>
            </w:pPr>
            <w:r w:rsidRPr="00432F04">
              <w:rPr>
                <w:lang w:val="en-GB"/>
              </w:rPr>
              <w:t>M_</w:t>
            </w:r>
            <w:r w:rsidR="009236DE">
              <w:rPr>
                <w:lang w:val="en-GB"/>
              </w:rPr>
              <w:t>fmiSetTime</w:t>
            </w:r>
            <w:r w:rsidRPr="00432F04">
              <w:rPr>
                <w:lang w:val="en-GB"/>
              </w:rPr>
              <w:t>(m, time)</w:t>
            </w:r>
          </w:p>
          <w:p w14:paraId="44AEFC58" w14:textId="77777777" w:rsidR="001153E0" w:rsidRPr="00432F04" w:rsidRDefault="001153E0" w:rsidP="001153E0">
            <w:pPr>
              <w:pStyle w:val="HTMLVorformatiert"/>
              <w:rPr>
                <w:lang w:val="en-GB"/>
              </w:rPr>
            </w:pPr>
          </w:p>
          <w:p w14:paraId="081398A9" w14:textId="77777777" w:rsidR="00782197" w:rsidRDefault="00990EFE" w:rsidP="00990EFE">
            <w:pPr>
              <w:pStyle w:val="HTMLVorformatiert"/>
              <w:rPr>
                <w:color w:val="008000"/>
                <w:lang w:val="en-GB"/>
              </w:rPr>
            </w:pPr>
            <w:r w:rsidRPr="00946388">
              <w:rPr>
                <w:color w:val="008000"/>
                <w:lang w:val="en-GB"/>
              </w:rPr>
              <w:t xml:space="preserve">// set </w:t>
            </w:r>
            <w:r w:rsidR="001153E0" w:rsidRPr="00946388">
              <w:rPr>
                <w:color w:val="008000"/>
                <w:lang w:val="en-GB"/>
              </w:rPr>
              <w:t xml:space="preserve">all variable </w:t>
            </w:r>
            <w:r w:rsidR="00782197">
              <w:rPr>
                <w:color w:val="008000"/>
                <w:lang w:val="en-GB"/>
              </w:rPr>
              <w:t xml:space="preserve">start values (of "ScalarVariable / &lt;type&gt; / </w:t>
            </w:r>
            <w:r w:rsidR="001153E0" w:rsidRPr="00946388">
              <w:rPr>
                <w:color w:val="008000"/>
                <w:lang w:val="en-GB"/>
              </w:rPr>
              <w:t>start</w:t>
            </w:r>
            <w:r w:rsidR="00782197">
              <w:rPr>
                <w:color w:val="008000"/>
                <w:lang w:val="en-GB"/>
              </w:rPr>
              <w:t>"</w:t>
            </w:r>
            <w:r w:rsidR="001153E0" w:rsidRPr="00946388">
              <w:rPr>
                <w:color w:val="008000"/>
                <w:lang w:val="en-GB"/>
              </w:rPr>
              <w:t>) and</w:t>
            </w:r>
          </w:p>
          <w:p w14:paraId="72D432F4" w14:textId="77777777" w:rsidR="00990EFE" w:rsidRPr="00946388" w:rsidRDefault="001153E0" w:rsidP="00990EFE">
            <w:pPr>
              <w:pStyle w:val="HTMLVorformatiert"/>
              <w:rPr>
                <w:color w:val="008000"/>
                <w:lang w:val="en-GB"/>
              </w:rPr>
            </w:pPr>
            <w:r w:rsidRPr="00946388">
              <w:rPr>
                <w:color w:val="008000"/>
                <w:lang w:val="en-GB"/>
              </w:rPr>
              <w:t>// set th</w:t>
            </w:r>
            <w:r w:rsidR="00946388">
              <w:rPr>
                <w:color w:val="008000"/>
                <w:lang w:val="en-GB"/>
              </w:rPr>
              <w:t>e input values at time = Tstart</w:t>
            </w:r>
          </w:p>
          <w:p w14:paraId="51B3B73F" w14:textId="77777777" w:rsidR="00990EFE" w:rsidRPr="00432F04" w:rsidRDefault="00990EFE" w:rsidP="00990EFE">
            <w:pPr>
              <w:pStyle w:val="HTMLVorformatiert"/>
              <w:rPr>
                <w:lang w:val="en-GB"/>
              </w:rPr>
            </w:pPr>
            <w:r w:rsidRPr="00432F04">
              <w:rPr>
                <w:lang w:val="en-GB"/>
              </w:rPr>
              <w:t>M_</w:t>
            </w:r>
            <w:r w:rsidR="009236DE">
              <w:rPr>
                <w:lang w:val="en-GB"/>
              </w:rPr>
              <w:t>fmiSetReal</w:t>
            </w:r>
            <w:r w:rsidRPr="00432F04">
              <w:rPr>
                <w:lang w:val="en-GB"/>
              </w:rPr>
              <w:t>/Integer/Boolean/String(m, ...)</w:t>
            </w:r>
          </w:p>
          <w:p w14:paraId="7689C86C" w14:textId="77777777" w:rsidR="00990EFE" w:rsidRPr="00432F04" w:rsidRDefault="00990EFE" w:rsidP="00990EFE">
            <w:pPr>
              <w:pStyle w:val="HTMLVorformatiert"/>
              <w:rPr>
                <w:lang w:val="en-GB"/>
              </w:rPr>
            </w:pPr>
          </w:p>
          <w:p w14:paraId="1EDABD97" w14:textId="77777777" w:rsidR="00990EFE" w:rsidRPr="00946388" w:rsidRDefault="001153E0" w:rsidP="00990EFE">
            <w:pPr>
              <w:pStyle w:val="HTMLVorformatiert"/>
              <w:rPr>
                <w:color w:val="008000"/>
                <w:lang w:val="en-GB"/>
              </w:rPr>
            </w:pPr>
            <w:r w:rsidRPr="00946388">
              <w:rPr>
                <w:color w:val="008000"/>
                <w:lang w:val="en-GB"/>
              </w:rPr>
              <w:t>// initialize</w:t>
            </w:r>
          </w:p>
          <w:p w14:paraId="48A80220" w14:textId="77777777" w:rsidR="00990EFE" w:rsidRPr="00432F04" w:rsidRDefault="00990EFE" w:rsidP="00990EFE">
            <w:pPr>
              <w:pStyle w:val="HTMLVorformatiert"/>
              <w:rPr>
                <w:lang w:val="en-GB"/>
              </w:rPr>
            </w:pPr>
            <w:r w:rsidRPr="00432F04">
              <w:rPr>
                <w:lang w:val="en-GB"/>
              </w:rPr>
              <w:t>M_</w:t>
            </w:r>
            <w:r w:rsidR="009236DE">
              <w:rPr>
                <w:lang w:val="en-GB"/>
              </w:rPr>
              <w:t>fmiInitialize</w:t>
            </w:r>
            <w:r w:rsidRPr="00432F04">
              <w:rPr>
                <w:lang w:val="en-GB"/>
              </w:rPr>
              <w:t xml:space="preserve">(m, </w:t>
            </w:r>
            <w:r w:rsidR="009236DE">
              <w:rPr>
                <w:lang w:val="en-GB"/>
              </w:rPr>
              <w:t>fmiFalse</w:t>
            </w:r>
            <w:r w:rsidRPr="00432F04">
              <w:rPr>
                <w:lang w:val="en-GB"/>
              </w:rPr>
              <w:t>, 0.0, &amp;</w:t>
            </w:r>
            <w:r w:rsidR="001153E0">
              <w:rPr>
                <w:lang w:val="en-GB"/>
              </w:rPr>
              <w:t>eventInfo</w:t>
            </w:r>
            <w:r w:rsidRPr="00432F04">
              <w:rPr>
                <w:lang w:val="en-GB"/>
              </w:rPr>
              <w:t>)</w:t>
            </w:r>
          </w:p>
          <w:p w14:paraId="70666F45" w14:textId="77777777" w:rsidR="00990EFE" w:rsidRPr="00432F04" w:rsidRDefault="00990EFE" w:rsidP="00990EFE">
            <w:pPr>
              <w:pStyle w:val="HTMLVorformatiert"/>
              <w:rPr>
                <w:lang w:val="en-GB"/>
              </w:rPr>
            </w:pPr>
          </w:p>
          <w:p w14:paraId="24C7AE9E" w14:textId="77777777" w:rsidR="001153E0" w:rsidRPr="00946388" w:rsidRDefault="00990EFE" w:rsidP="00990EFE">
            <w:pPr>
              <w:pStyle w:val="HTMLVorformatiert"/>
              <w:rPr>
                <w:color w:val="008000"/>
                <w:lang w:val="en-GB"/>
              </w:rPr>
            </w:pPr>
            <w:r w:rsidRPr="00946388">
              <w:rPr>
                <w:color w:val="008000"/>
                <w:lang w:val="en-GB"/>
              </w:rPr>
              <w:t>// retrieve initial state x</w:t>
            </w:r>
            <w:r w:rsidR="001153E0" w:rsidRPr="00946388">
              <w:rPr>
                <w:color w:val="008000"/>
                <w:lang w:val="en-GB"/>
              </w:rPr>
              <w:t xml:space="preserve"> and</w:t>
            </w:r>
          </w:p>
          <w:p w14:paraId="1B82A351" w14:textId="77777777" w:rsidR="00990EFE" w:rsidRPr="00432F04" w:rsidRDefault="001153E0" w:rsidP="00990EFE">
            <w:pPr>
              <w:pStyle w:val="HTMLVorformatiert"/>
              <w:rPr>
                <w:lang w:val="en-GB"/>
              </w:rPr>
            </w:pPr>
            <w:r w:rsidRPr="00946388">
              <w:rPr>
                <w:color w:val="008000"/>
                <w:lang w:val="en-GB"/>
              </w:rPr>
              <w:t>// nominal values of x (if absolute tolerance is needed)</w:t>
            </w:r>
          </w:p>
          <w:p w14:paraId="7DC00B93" w14:textId="77777777" w:rsidR="00990EFE" w:rsidRPr="004E7777" w:rsidRDefault="00990EFE" w:rsidP="00990EFE">
            <w:pPr>
              <w:pStyle w:val="HTMLVorformatiert"/>
              <w:rPr>
                <w:lang w:val="fr-FR"/>
              </w:rPr>
            </w:pPr>
            <w:r w:rsidRPr="004E7777">
              <w:rPr>
                <w:lang w:val="fr-FR"/>
              </w:rPr>
              <w:t>M_</w:t>
            </w:r>
            <w:r w:rsidR="009236DE" w:rsidRPr="004E7777">
              <w:rPr>
                <w:lang w:val="fr-FR"/>
              </w:rPr>
              <w:t>fmiGet</w:t>
            </w:r>
            <w:r w:rsidRPr="004E7777">
              <w:rPr>
                <w:lang w:val="fr-FR"/>
              </w:rPr>
              <w:t>ContinuousStates(m, x, nx)</w:t>
            </w:r>
          </w:p>
          <w:p w14:paraId="4B890C99" w14:textId="77777777" w:rsidR="001153E0" w:rsidRPr="00432F04" w:rsidRDefault="001153E0" w:rsidP="00990EFE">
            <w:pPr>
              <w:pStyle w:val="HTMLVorformatiert"/>
              <w:rPr>
                <w:lang w:val="en-GB"/>
              </w:rPr>
            </w:pPr>
            <w:r>
              <w:rPr>
                <w:lang w:val="en-GB"/>
              </w:rPr>
              <w:t>M_</w:t>
            </w:r>
            <w:r w:rsidR="009236DE">
              <w:rPr>
                <w:lang w:val="en-GB"/>
              </w:rPr>
              <w:t>fmiGet</w:t>
            </w:r>
            <w:r>
              <w:rPr>
                <w:lang w:val="en-GB"/>
              </w:rPr>
              <w:t>NominalContinuousStates(m, x_nominal, nx)</w:t>
            </w:r>
          </w:p>
          <w:p w14:paraId="63B52FB5" w14:textId="77777777" w:rsidR="00990EFE" w:rsidRPr="00432F04" w:rsidRDefault="00990EFE" w:rsidP="00990EFE">
            <w:pPr>
              <w:pStyle w:val="HTMLVorformatiert"/>
              <w:rPr>
                <w:lang w:val="en-GB"/>
              </w:rPr>
            </w:pPr>
          </w:p>
          <w:p w14:paraId="38F422B3" w14:textId="77777777" w:rsidR="00990EFE" w:rsidRPr="00946388" w:rsidRDefault="00990EFE" w:rsidP="00990EFE">
            <w:pPr>
              <w:pStyle w:val="HTMLVorformatiert"/>
              <w:rPr>
                <w:color w:val="008000"/>
                <w:lang w:val="en-GB"/>
              </w:rPr>
            </w:pPr>
            <w:r w:rsidRPr="00946388">
              <w:rPr>
                <w:color w:val="008000"/>
                <w:lang w:val="en-GB"/>
              </w:rPr>
              <w:t>// retrieve solution at t=Tstart, e.g. for outputs</w:t>
            </w:r>
          </w:p>
          <w:p w14:paraId="08E3EEBE" w14:textId="77777777" w:rsidR="00990EFE" w:rsidRPr="00432F04" w:rsidRDefault="00990EFE" w:rsidP="00990EFE">
            <w:pPr>
              <w:pStyle w:val="HTMLVorformatiert"/>
              <w:rPr>
                <w:lang w:val="en-GB"/>
              </w:rPr>
            </w:pPr>
            <w:r w:rsidRPr="00432F04">
              <w:rPr>
                <w:lang w:val="en-GB"/>
              </w:rPr>
              <w:t>M_</w:t>
            </w:r>
            <w:r w:rsidR="009236DE">
              <w:rPr>
                <w:lang w:val="en-GB"/>
              </w:rPr>
              <w:t>fmiGet</w:t>
            </w:r>
            <w:r w:rsidRPr="00432F04">
              <w:rPr>
                <w:lang w:val="en-GB"/>
              </w:rPr>
              <w:t>Real/Integer/Boolean/String(m, ...)</w:t>
            </w:r>
          </w:p>
          <w:p w14:paraId="2B4AADF7" w14:textId="77777777" w:rsidR="001153E0" w:rsidRPr="00432F04" w:rsidRDefault="001153E0" w:rsidP="001153E0">
            <w:pPr>
              <w:pStyle w:val="HTMLVorformatiert"/>
              <w:rPr>
                <w:lang w:val="en-GB"/>
              </w:rPr>
            </w:pPr>
          </w:p>
          <w:p w14:paraId="6B00A662" w14:textId="77777777" w:rsidR="00990EFE" w:rsidRPr="00432F04" w:rsidRDefault="00990EFE" w:rsidP="00990EFE">
            <w:pPr>
              <w:pStyle w:val="HTMLVorformatiert"/>
              <w:rPr>
                <w:b/>
                <w:lang w:val="en-GB"/>
              </w:rPr>
            </w:pPr>
            <w:r w:rsidRPr="00946388">
              <w:rPr>
                <w:b/>
                <w:color w:val="0000FF"/>
                <w:lang w:val="en-GB"/>
              </w:rPr>
              <w:t>while</w:t>
            </w:r>
            <w:r w:rsidRPr="00432F04">
              <w:rPr>
                <w:lang w:val="en-GB"/>
              </w:rPr>
              <w:t xml:space="preserve"> time &lt; Tend </w:t>
            </w:r>
            <w:r w:rsidR="001153E0" w:rsidRPr="00946388">
              <w:rPr>
                <w:b/>
                <w:color w:val="0000FF"/>
                <w:lang w:val="en-GB"/>
              </w:rPr>
              <w:t>and not</w:t>
            </w:r>
            <w:r w:rsidR="001153E0">
              <w:rPr>
                <w:lang w:val="en-GB"/>
              </w:rPr>
              <w:t xml:space="preserve"> eventInfo.terminateSimulation </w:t>
            </w:r>
            <w:r w:rsidRPr="00946388">
              <w:rPr>
                <w:b/>
                <w:color w:val="0000FF"/>
                <w:lang w:val="en-GB"/>
              </w:rPr>
              <w:t>loop</w:t>
            </w:r>
          </w:p>
          <w:p w14:paraId="12FBECA6"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compute derivatives</w:t>
            </w:r>
          </w:p>
          <w:p w14:paraId="65B25745"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Derivatives(m, der_x, nx)</w:t>
            </w:r>
          </w:p>
          <w:p w14:paraId="05CAF066" w14:textId="77777777" w:rsidR="00990EFE" w:rsidRPr="00432F04" w:rsidRDefault="00990EFE" w:rsidP="00990EFE">
            <w:pPr>
              <w:pStyle w:val="HTMLVorformatiert"/>
              <w:rPr>
                <w:lang w:val="en-GB"/>
              </w:rPr>
            </w:pPr>
          </w:p>
          <w:p w14:paraId="557535F8"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advance time</w:t>
            </w:r>
          </w:p>
          <w:p w14:paraId="0CA45EC9" w14:textId="77777777" w:rsidR="00990EFE" w:rsidRPr="00432F04" w:rsidRDefault="00990EFE" w:rsidP="00990EFE">
            <w:pPr>
              <w:pStyle w:val="HTMLVorformatiert"/>
              <w:rPr>
                <w:lang w:val="en-GB"/>
              </w:rPr>
            </w:pPr>
            <w:r w:rsidRPr="00432F04">
              <w:rPr>
                <w:lang w:val="en-GB"/>
              </w:rPr>
              <w:t xml:space="preserve">  h    = </w:t>
            </w:r>
            <w:r w:rsidRPr="00946388">
              <w:rPr>
                <w:b/>
                <w:color w:val="0000FF"/>
                <w:lang w:val="en-GB"/>
              </w:rPr>
              <w:t>min</w:t>
            </w:r>
            <w:r w:rsidRPr="00432F04">
              <w:rPr>
                <w:lang w:val="en-GB"/>
              </w:rPr>
              <w:t>(dt, Tnext-time)</w:t>
            </w:r>
          </w:p>
          <w:p w14:paraId="18D509E2" w14:textId="77777777" w:rsidR="00990EFE" w:rsidRPr="00432F04" w:rsidRDefault="00990EFE" w:rsidP="00990EFE">
            <w:pPr>
              <w:pStyle w:val="HTMLVorformatiert"/>
              <w:rPr>
                <w:lang w:val="en-GB"/>
              </w:rPr>
            </w:pPr>
            <w:r w:rsidRPr="00432F04">
              <w:rPr>
                <w:lang w:val="en-GB"/>
              </w:rPr>
              <w:t xml:space="preserve">  time = time + h</w:t>
            </w:r>
          </w:p>
          <w:p w14:paraId="3FE8D3CE" w14:textId="77777777" w:rsidR="00990EFE" w:rsidRPr="00432F04" w:rsidRDefault="00990EFE" w:rsidP="00990EFE">
            <w:pPr>
              <w:pStyle w:val="HTMLVorformatiert"/>
              <w:rPr>
                <w:lang w:val="en-GB"/>
              </w:rPr>
            </w:pPr>
            <w:r w:rsidRPr="00432F04">
              <w:rPr>
                <w:lang w:val="en-GB"/>
              </w:rPr>
              <w:t xml:space="preserve">  M_</w:t>
            </w:r>
            <w:r w:rsidR="009236DE">
              <w:rPr>
                <w:lang w:val="en-GB"/>
              </w:rPr>
              <w:t>fmiSetTime</w:t>
            </w:r>
            <w:r w:rsidRPr="00432F04">
              <w:rPr>
                <w:lang w:val="en-GB"/>
              </w:rPr>
              <w:t>(m, time)</w:t>
            </w:r>
          </w:p>
          <w:p w14:paraId="62126239" w14:textId="77777777" w:rsidR="00990EFE" w:rsidRPr="00432F04" w:rsidRDefault="00990EFE" w:rsidP="00990EFE">
            <w:pPr>
              <w:pStyle w:val="HTMLVorformatiert"/>
              <w:rPr>
                <w:lang w:val="en-GB"/>
              </w:rPr>
            </w:pPr>
          </w:p>
          <w:p w14:paraId="764EFD1F"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set inputs at t = time</w:t>
            </w:r>
          </w:p>
          <w:p w14:paraId="4F5174FD" w14:textId="77777777" w:rsidR="00990EFE" w:rsidRPr="00432F04" w:rsidRDefault="00990EFE" w:rsidP="00990EFE">
            <w:pPr>
              <w:pStyle w:val="HTMLVorformatiert"/>
              <w:rPr>
                <w:lang w:val="en-GB"/>
              </w:rPr>
            </w:pPr>
            <w:r w:rsidRPr="00432F04">
              <w:rPr>
                <w:lang w:val="en-GB"/>
              </w:rPr>
              <w:t xml:space="preserve">  M_</w:t>
            </w:r>
            <w:r w:rsidR="009236DE">
              <w:rPr>
                <w:lang w:val="en-GB"/>
              </w:rPr>
              <w:t>fmiSetReal</w:t>
            </w:r>
            <w:r w:rsidRPr="00432F04">
              <w:rPr>
                <w:lang w:val="en-GB"/>
              </w:rPr>
              <w:t>/Integer/Boolean/String(m, ...)</w:t>
            </w:r>
          </w:p>
          <w:p w14:paraId="0301E8F4" w14:textId="77777777" w:rsidR="00990EFE" w:rsidRPr="00432F04" w:rsidRDefault="00990EFE" w:rsidP="00990EFE">
            <w:pPr>
              <w:pStyle w:val="HTMLVorformatiert"/>
              <w:rPr>
                <w:lang w:val="en-GB"/>
              </w:rPr>
            </w:pPr>
          </w:p>
          <w:p w14:paraId="7B528059"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set states at t = time (perform one step)</w:t>
            </w:r>
          </w:p>
          <w:p w14:paraId="2712E0E1" w14:textId="77777777" w:rsidR="00990EFE" w:rsidRPr="00A40634" w:rsidRDefault="00990EFE" w:rsidP="00990EFE">
            <w:pPr>
              <w:pStyle w:val="HTMLVorformatiert"/>
            </w:pPr>
            <w:r w:rsidRPr="00432F04">
              <w:rPr>
                <w:lang w:val="en-GB"/>
              </w:rPr>
              <w:t xml:space="preserve">  </w:t>
            </w:r>
            <w:r w:rsidRPr="00A40634">
              <w:t xml:space="preserve">x = x + h*der_x  </w:t>
            </w:r>
            <w:r w:rsidRPr="00A40634">
              <w:rPr>
                <w:color w:val="008000"/>
              </w:rPr>
              <w:t>// forward Euler method</w:t>
            </w:r>
          </w:p>
          <w:p w14:paraId="1A49DC9A" w14:textId="77777777" w:rsidR="00990EFE" w:rsidRPr="00432F04" w:rsidRDefault="00990EFE" w:rsidP="00990EFE">
            <w:pPr>
              <w:pStyle w:val="HTMLVorformatiert"/>
              <w:rPr>
                <w:lang w:val="en-GB"/>
              </w:rPr>
            </w:pPr>
            <w:r w:rsidRPr="00A40634">
              <w:t xml:space="preserve">  </w:t>
            </w:r>
            <w:r w:rsidRPr="00432F04">
              <w:rPr>
                <w:lang w:val="en-GB"/>
              </w:rPr>
              <w:t>M_</w:t>
            </w:r>
            <w:r w:rsidR="009236DE">
              <w:rPr>
                <w:lang w:val="en-GB"/>
              </w:rPr>
              <w:t>fmiSetContinuousStates</w:t>
            </w:r>
            <w:r w:rsidRPr="00432F04">
              <w:rPr>
                <w:lang w:val="en-GB"/>
              </w:rPr>
              <w:t>(m, x, nx)</w:t>
            </w:r>
          </w:p>
          <w:p w14:paraId="1EA0B0A7" w14:textId="77777777" w:rsidR="00990EFE" w:rsidRPr="00432F04" w:rsidRDefault="00990EFE" w:rsidP="00990EFE">
            <w:pPr>
              <w:pStyle w:val="HTMLVorformatiert"/>
              <w:rPr>
                <w:lang w:val="en-GB"/>
              </w:rPr>
            </w:pPr>
          </w:p>
          <w:p w14:paraId="15A5ACB2"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get event indicators at t = time</w:t>
            </w:r>
          </w:p>
          <w:p w14:paraId="0FDEDAB8"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EventIndicators(m, z, nz)</w:t>
            </w:r>
          </w:p>
          <w:p w14:paraId="73798534" w14:textId="77777777" w:rsidR="00990EFE" w:rsidRPr="00432F04" w:rsidRDefault="00990EFE" w:rsidP="00990EFE">
            <w:pPr>
              <w:pStyle w:val="HTMLVorformatiert"/>
              <w:rPr>
                <w:lang w:val="en-GB"/>
              </w:rPr>
            </w:pPr>
          </w:p>
          <w:p w14:paraId="17F81D38"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inform the model about an accepted step</w:t>
            </w:r>
          </w:p>
          <w:p w14:paraId="2485B49A" w14:textId="77777777" w:rsidR="00990EFE" w:rsidRPr="00432F04" w:rsidRDefault="00990EFE" w:rsidP="00990EFE">
            <w:pPr>
              <w:pStyle w:val="HTMLVorformatiert"/>
              <w:rPr>
                <w:lang w:val="en-GB"/>
              </w:rPr>
            </w:pPr>
            <w:r w:rsidRPr="00432F04">
              <w:rPr>
                <w:lang w:val="en-GB"/>
              </w:rPr>
              <w:t xml:space="preserve">  M_</w:t>
            </w:r>
            <w:r w:rsidR="009236DE">
              <w:rPr>
                <w:lang w:val="en-GB"/>
              </w:rPr>
              <w:t>fmiCompletedIntegratorStep</w:t>
            </w:r>
            <w:r w:rsidRPr="00432F04">
              <w:rPr>
                <w:lang w:val="en-GB"/>
              </w:rPr>
              <w:t>(m, &amp;</w:t>
            </w:r>
            <w:r w:rsidRPr="00432F04">
              <w:rPr>
                <w:rStyle w:val="CODE"/>
                <w:lang w:val="en-GB"/>
              </w:rPr>
              <w:t>callEventUpdate</w:t>
            </w:r>
            <w:r w:rsidRPr="00432F04">
              <w:rPr>
                <w:lang w:val="en-GB"/>
              </w:rPr>
              <w:t>)</w:t>
            </w:r>
          </w:p>
          <w:p w14:paraId="386E47D2" w14:textId="77777777" w:rsidR="00990EFE" w:rsidRPr="00432F04" w:rsidRDefault="00990EFE" w:rsidP="00990EFE">
            <w:pPr>
              <w:pStyle w:val="HTMLVorformatiert"/>
              <w:rPr>
                <w:lang w:val="en-GB"/>
              </w:rPr>
            </w:pPr>
          </w:p>
          <w:p w14:paraId="79C60EE3"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handle events, if any</w:t>
            </w:r>
          </w:p>
          <w:p w14:paraId="3E36253C" w14:textId="77777777" w:rsidR="00990EFE" w:rsidRPr="00432F04" w:rsidRDefault="00990EFE" w:rsidP="00990EFE">
            <w:pPr>
              <w:pStyle w:val="HTMLVorformatiert"/>
              <w:rPr>
                <w:lang w:val="en-GB"/>
              </w:rPr>
            </w:pPr>
            <w:r w:rsidRPr="00432F04">
              <w:rPr>
                <w:lang w:val="en-GB"/>
              </w:rPr>
              <w:t xml:space="preserve">  time_event  = </w:t>
            </w:r>
            <w:r w:rsidRPr="00946388">
              <w:rPr>
                <w:b/>
                <w:color w:val="0000FF"/>
                <w:lang w:val="en-GB"/>
              </w:rPr>
              <w:t>abs</w:t>
            </w:r>
            <w:r w:rsidRPr="00432F04">
              <w:rPr>
                <w:lang w:val="en-GB"/>
              </w:rPr>
              <w:t>(time - Tnext) &lt;= eps</w:t>
            </w:r>
          </w:p>
          <w:p w14:paraId="3E3F318F" w14:textId="77777777" w:rsidR="00990EFE" w:rsidRPr="00432F04" w:rsidRDefault="00990EFE" w:rsidP="00990EFE">
            <w:pPr>
              <w:pStyle w:val="HTMLVorformatiert"/>
              <w:rPr>
                <w:lang w:val="en-GB"/>
              </w:rPr>
            </w:pPr>
            <w:r w:rsidRPr="00432F04">
              <w:rPr>
                <w:lang w:val="en-GB"/>
              </w:rPr>
              <w:t xml:space="preserve">  state_event = ...        </w:t>
            </w:r>
            <w:r w:rsidRPr="00F82BB9">
              <w:rPr>
                <w:color w:val="008000"/>
                <w:lang w:val="en-GB"/>
              </w:rPr>
              <w:t>// compare sign of z with previous z</w:t>
            </w:r>
          </w:p>
          <w:p w14:paraId="195D0EB9"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Pr="00432F04">
              <w:rPr>
                <w:lang w:val="en-GB"/>
              </w:rPr>
              <w:t xml:space="preserve"> </w:t>
            </w:r>
            <w:r w:rsidRPr="00432F04">
              <w:rPr>
                <w:rStyle w:val="CODE"/>
                <w:lang w:val="en-GB"/>
              </w:rPr>
              <w:t>callEventUpdate</w:t>
            </w:r>
            <w:r w:rsidRPr="00432F04">
              <w:rPr>
                <w:lang w:val="en-GB"/>
              </w:rPr>
              <w:t xml:space="preserve"> </w:t>
            </w:r>
            <w:r w:rsidRPr="00946388">
              <w:rPr>
                <w:b/>
                <w:color w:val="0000FF"/>
                <w:lang w:val="en-GB"/>
              </w:rPr>
              <w:t>or</w:t>
            </w:r>
            <w:r w:rsidRPr="00432F04">
              <w:rPr>
                <w:lang w:val="en-GB"/>
              </w:rPr>
              <w:t xml:space="preserve"> </w:t>
            </w:r>
            <w:r w:rsidR="001153E0">
              <w:rPr>
                <w:lang w:val="en-GB"/>
              </w:rPr>
              <w:t>time_</w:t>
            </w:r>
            <w:r w:rsidRPr="00432F04">
              <w:rPr>
                <w:lang w:val="en-GB"/>
              </w:rPr>
              <w:t xml:space="preserve">event </w:t>
            </w:r>
            <w:r w:rsidRPr="00946388">
              <w:rPr>
                <w:b/>
                <w:color w:val="0000FF"/>
                <w:lang w:val="en-GB"/>
              </w:rPr>
              <w:t>or</w:t>
            </w:r>
            <w:r w:rsidRPr="00432F04">
              <w:rPr>
                <w:lang w:val="en-GB"/>
              </w:rPr>
              <w:t xml:space="preserve"> state_event </w:t>
            </w:r>
            <w:r w:rsidRPr="00946388">
              <w:rPr>
                <w:b/>
                <w:color w:val="0000FF"/>
                <w:lang w:val="en-GB"/>
              </w:rPr>
              <w:t>then</w:t>
            </w:r>
          </w:p>
          <w:p w14:paraId="220A8588" w14:textId="77777777" w:rsidR="00990EFE" w:rsidRPr="00432F04" w:rsidRDefault="00990EFE" w:rsidP="00990EFE">
            <w:pPr>
              <w:pStyle w:val="HTMLVorformatiert"/>
              <w:rPr>
                <w:lang w:val="en-GB"/>
              </w:rPr>
            </w:pPr>
            <w:r w:rsidRPr="00432F04">
              <w:rPr>
                <w:lang w:val="en-GB"/>
              </w:rPr>
              <w:t xml:space="preserve">    </w:t>
            </w:r>
            <w:r w:rsidR="001153E0">
              <w:rPr>
                <w:lang w:val="en-GB"/>
              </w:rPr>
              <w:t>eventInfo.</w:t>
            </w:r>
            <w:r w:rsidR="001153E0" w:rsidRPr="00A40634">
              <w:rPr>
                <w:rStyle w:val="CODE"/>
                <w:lang w:val="en-GB"/>
              </w:rPr>
              <w:t>iterationConverged</w:t>
            </w:r>
            <w:r w:rsidRPr="00432F04">
              <w:rPr>
                <w:lang w:val="en-GB"/>
              </w:rPr>
              <w:t xml:space="preserve"> = </w:t>
            </w:r>
            <w:r w:rsidR="009236DE">
              <w:rPr>
                <w:lang w:val="en-GB"/>
              </w:rPr>
              <w:t>fmiFalse</w:t>
            </w:r>
          </w:p>
          <w:p w14:paraId="08B18056" w14:textId="77777777" w:rsidR="00990EFE" w:rsidRPr="00432F04" w:rsidRDefault="00990EFE" w:rsidP="00990EFE">
            <w:pPr>
              <w:pStyle w:val="HTMLVorformatiert"/>
              <w:rPr>
                <w:lang w:val="en-GB"/>
              </w:rPr>
            </w:pPr>
            <w:r w:rsidRPr="00432F04">
              <w:rPr>
                <w:lang w:val="en-GB"/>
              </w:rPr>
              <w:t xml:space="preserve">    </w:t>
            </w:r>
          </w:p>
          <w:p w14:paraId="1C951320" w14:textId="77777777" w:rsidR="00990EFE" w:rsidRPr="00946388" w:rsidRDefault="00990EFE" w:rsidP="00990EFE">
            <w:pPr>
              <w:pStyle w:val="HTMLVorformatiert"/>
              <w:rPr>
                <w:color w:val="008000"/>
                <w:lang w:val="en-GB"/>
              </w:rPr>
            </w:pPr>
            <w:r w:rsidRPr="00432F04">
              <w:rPr>
                <w:lang w:val="en-GB"/>
              </w:rPr>
              <w:t xml:space="preserve">    </w:t>
            </w:r>
            <w:r w:rsidRPr="00946388">
              <w:rPr>
                <w:b/>
                <w:color w:val="0000FF"/>
                <w:lang w:val="en-GB"/>
              </w:rPr>
              <w:t>while</w:t>
            </w:r>
            <w:r w:rsidRPr="00432F04">
              <w:rPr>
                <w:lang w:val="en-GB"/>
              </w:rPr>
              <w:t xml:space="preserve"> eventInfo.</w:t>
            </w:r>
            <w:r w:rsidR="001153E0" w:rsidRPr="00A40634">
              <w:rPr>
                <w:rStyle w:val="CODE"/>
                <w:lang w:val="en-GB"/>
              </w:rPr>
              <w:t>iterationConverged</w:t>
            </w:r>
            <w:r w:rsidRPr="00432F04">
              <w:rPr>
                <w:lang w:val="en-GB"/>
              </w:rPr>
              <w:t xml:space="preserve"> == </w:t>
            </w:r>
            <w:r w:rsidR="009236DE">
              <w:rPr>
                <w:lang w:val="en-GB"/>
              </w:rPr>
              <w:t>fmiFalse</w:t>
            </w:r>
            <w:r w:rsidRPr="00432F04">
              <w:rPr>
                <w:lang w:val="en-GB"/>
              </w:rPr>
              <w:t xml:space="preserve"> </w:t>
            </w:r>
            <w:r w:rsidRPr="00946388">
              <w:rPr>
                <w:b/>
                <w:color w:val="0000FF"/>
                <w:lang w:val="en-GB"/>
              </w:rPr>
              <w:t>loop</w:t>
            </w:r>
            <w:r w:rsidRPr="00432F04">
              <w:rPr>
                <w:lang w:val="en-GB"/>
              </w:rPr>
              <w:t xml:space="preserve"> </w:t>
            </w:r>
            <w:r w:rsidRPr="00946388">
              <w:rPr>
                <w:color w:val="008000"/>
                <w:lang w:val="en-GB"/>
              </w:rPr>
              <w:t>//event iteration</w:t>
            </w:r>
          </w:p>
          <w:p w14:paraId="1E0B68BA" w14:textId="77777777" w:rsidR="00990EFE" w:rsidRDefault="00990EFE" w:rsidP="00990EFE">
            <w:pPr>
              <w:pStyle w:val="HTMLVorformatiert"/>
              <w:rPr>
                <w:lang w:val="en-GB"/>
              </w:rPr>
            </w:pPr>
            <w:r w:rsidRPr="00432F04">
              <w:rPr>
                <w:lang w:val="en-GB"/>
              </w:rPr>
              <w:t xml:space="preserve">      M_</w:t>
            </w:r>
            <w:r w:rsidR="009236DE">
              <w:rPr>
                <w:lang w:val="en-GB"/>
              </w:rPr>
              <w:t>fmiEventUpdate</w:t>
            </w:r>
            <w:r w:rsidRPr="00432F04">
              <w:rPr>
                <w:lang w:val="en-GB"/>
              </w:rPr>
              <w:t xml:space="preserve">(m, </w:t>
            </w:r>
            <w:r w:rsidR="00FB1002">
              <w:rPr>
                <w:lang w:val="en-GB"/>
              </w:rPr>
              <w:t>fmiTrue</w:t>
            </w:r>
            <w:r w:rsidRPr="00432F04">
              <w:rPr>
                <w:lang w:val="en-GB"/>
              </w:rPr>
              <w:t>, &amp;eventInfo)</w:t>
            </w:r>
          </w:p>
          <w:p w14:paraId="36BD6097" w14:textId="77777777" w:rsidR="00946388" w:rsidRPr="00432F04" w:rsidRDefault="00946388" w:rsidP="00990EFE">
            <w:pPr>
              <w:pStyle w:val="HTMLVorformatiert"/>
              <w:rPr>
                <w:lang w:val="en-GB"/>
              </w:rPr>
            </w:pPr>
          </w:p>
          <w:p w14:paraId="1A2F6377"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retrieve solution at every event iteration</w:t>
            </w:r>
          </w:p>
          <w:p w14:paraId="27078135"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Pr="00432F04">
              <w:rPr>
                <w:lang w:val="en-GB"/>
              </w:rPr>
              <w:t xml:space="preserve"> eventInfo.</w:t>
            </w:r>
            <w:r w:rsidR="001153E0" w:rsidRPr="00A40634">
              <w:rPr>
                <w:rStyle w:val="CODE"/>
                <w:lang w:val="en-GB"/>
              </w:rPr>
              <w:t>iterationConverged</w:t>
            </w:r>
            <w:r w:rsidRPr="00432F04">
              <w:rPr>
                <w:lang w:val="en-GB"/>
              </w:rPr>
              <w:t xml:space="preserve"> == </w:t>
            </w:r>
            <w:r w:rsidR="009236DE">
              <w:rPr>
                <w:lang w:val="en-GB"/>
              </w:rPr>
              <w:t>fmiFalse</w:t>
            </w:r>
            <w:r w:rsidRPr="00432F04">
              <w:rPr>
                <w:lang w:val="en-GB"/>
              </w:rPr>
              <w:t xml:space="preserve"> </w:t>
            </w:r>
            <w:r w:rsidRPr="00946388">
              <w:rPr>
                <w:b/>
                <w:color w:val="0000FF"/>
                <w:lang w:val="en-GB"/>
              </w:rPr>
              <w:t>then</w:t>
            </w:r>
          </w:p>
          <w:p w14:paraId="65F491D6"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Real/Integer/Boolean/String(m, ...)</w:t>
            </w:r>
          </w:p>
          <w:p w14:paraId="728BB8CC" w14:textId="77777777" w:rsidR="00990EFE" w:rsidRPr="00946388" w:rsidRDefault="00990EFE" w:rsidP="00990EFE">
            <w:pPr>
              <w:pStyle w:val="HTMLVorformatiert"/>
              <w:rPr>
                <w:color w:val="0000FF"/>
                <w:lang w:val="en-GB"/>
              </w:rPr>
            </w:pPr>
            <w:r w:rsidRPr="00432F04">
              <w:rPr>
                <w:lang w:val="en-GB"/>
              </w:rPr>
              <w:t xml:space="preserve">      </w:t>
            </w:r>
            <w:r w:rsidRPr="00946388">
              <w:rPr>
                <w:b/>
                <w:color w:val="0000FF"/>
                <w:lang w:val="en-GB"/>
              </w:rPr>
              <w:t>end if</w:t>
            </w:r>
          </w:p>
          <w:p w14:paraId="753D6630" w14:textId="77777777" w:rsidR="00990EFE" w:rsidRPr="00432F04" w:rsidRDefault="00990EFE" w:rsidP="00990EFE">
            <w:pPr>
              <w:pStyle w:val="HTMLVorformatiert"/>
              <w:rPr>
                <w:b/>
                <w:lang w:val="en-GB"/>
              </w:rPr>
            </w:pPr>
            <w:r w:rsidRPr="00946388">
              <w:rPr>
                <w:color w:val="0000FF"/>
                <w:lang w:val="en-GB"/>
              </w:rPr>
              <w:t xml:space="preserve">    </w:t>
            </w:r>
            <w:r w:rsidRPr="00946388">
              <w:rPr>
                <w:b/>
                <w:color w:val="0000FF"/>
                <w:lang w:val="en-GB"/>
              </w:rPr>
              <w:t>end while</w:t>
            </w:r>
          </w:p>
          <w:p w14:paraId="4F8637D9" w14:textId="77777777" w:rsidR="00990EFE" w:rsidRPr="00432F04" w:rsidRDefault="00990EFE" w:rsidP="00990EFE">
            <w:pPr>
              <w:pStyle w:val="HTMLVorformatiert"/>
              <w:rPr>
                <w:lang w:val="en-GB"/>
              </w:rPr>
            </w:pPr>
            <w:r w:rsidRPr="00432F04">
              <w:rPr>
                <w:lang w:val="en-GB"/>
              </w:rPr>
              <w:t xml:space="preserve">    </w:t>
            </w:r>
          </w:p>
          <w:p w14:paraId="6B1955C6" w14:textId="77777777" w:rsidR="00990EFE" w:rsidRPr="00432F04" w:rsidRDefault="00990EFE" w:rsidP="00990EFE">
            <w:pPr>
              <w:pStyle w:val="HTMLVorformatiert"/>
              <w:rPr>
                <w:lang w:val="en-GB"/>
              </w:rPr>
            </w:pPr>
            <w:r w:rsidRPr="00432F04">
              <w:rPr>
                <w:lang w:val="en-GB"/>
              </w:rPr>
              <w:t xml:space="preserve">    </w:t>
            </w:r>
            <w:r w:rsidRPr="00946388">
              <w:rPr>
                <w:b/>
                <w:color w:val="0000FF"/>
                <w:lang w:val="en-GB"/>
              </w:rPr>
              <w:t>if</w:t>
            </w:r>
            <w:r w:rsidR="00CE2DBC">
              <w:rPr>
                <w:lang w:val="en-GB"/>
              </w:rPr>
              <w:t xml:space="preserve"> eventInfo.stateValues</w:t>
            </w:r>
            <w:r w:rsidRPr="00432F04">
              <w:rPr>
                <w:lang w:val="en-GB"/>
              </w:rPr>
              <w:t xml:space="preserve">Changed == </w:t>
            </w:r>
            <w:r w:rsidR="009236DE">
              <w:rPr>
                <w:lang w:val="en-GB"/>
              </w:rPr>
              <w:t xml:space="preserve">fmiTrue </w:t>
            </w:r>
            <w:r w:rsidRPr="00946388">
              <w:rPr>
                <w:b/>
                <w:color w:val="0000FF"/>
                <w:lang w:val="en-GB"/>
              </w:rPr>
              <w:t>then</w:t>
            </w:r>
          </w:p>
          <w:p w14:paraId="45FC73E2" w14:textId="77777777" w:rsidR="00CE2DBC" w:rsidRPr="00946388" w:rsidRDefault="00990EFE" w:rsidP="00990EFE">
            <w:pPr>
              <w:pStyle w:val="HTMLVorformatiert"/>
              <w:rPr>
                <w:color w:val="008000"/>
                <w:lang w:val="en-GB"/>
              </w:rPr>
            </w:pPr>
            <w:r w:rsidRPr="00432F04">
              <w:rPr>
                <w:lang w:val="en-GB"/>
              </w:rPr>
              <w:t xml:space="preserve">      </w:t>
            </w:r>
            <w:r w:rsidR="00CE2DBC">
              <w:rPr>
                <w:color w:val="008000"/>
                <w:lang w:val="en-GB"/>
              </w:rPr>
              <w:t>//the model signals</w:t>
            </w:r>
            <w:r w:rsidRPr="00946388">
              <w:rPr>
                <w:color w:val="008000"/>
                <w:lang w:val="en-GB"/>
              </w:rPr>
              <w:t xml:space="preserve"> a </w:t>
            </w:r>
            <w:r w:rsidR="00CE2DBC">
              <w:rPr>
                <w:color w:val="008000"/>
                <w:lang w:val="en-GB"/>
              </w:rPr>
              <w:t xml:space="preserve">value </w:t>
            </w:r>
            <w:r w:rsidRPr="00946388">
              <w:rPr>
                <w:color w:val="008000"/>
                <w:lang w:val="en-GB"/>
              </w:rPr>
              <w:t>change of states, retrieve them</w:t>
            </w:r>
          </w:p>
          <w:p w14:paraId="00F66EC3" w14:textId="77777777" w:rsidR="00990EFE" w:rsidRPr="004E7777" w:rsidRDefault="00990EFE" w:rsidP="00990EFE">
            <w:pPr>
              <w:pStyle w:val="HTMLVorformatiert"/>
              <w:rPr>
                <w:lang w:val="fr-FR"/>
              </w:rPr>
            </w:pPr>
            <w:r w:rsidRPr="00432F04">
              <w:rPr>
                <w:lang w:val="en-GB"/>
              </w:rPr>
              <w:t xml:space="preserve">      </w:t>
            </w:r>
            <w:r w:rsidRPr="004E7777">
              <w:rPr>
                <w:lang w:val="fr-FR"/>
              </w:rPr>
              <w:t>M_</w:t>
            </w:r>
            <w:r w:rsidR="009236DE" w:rsidRPr="004E7777">
              <w:rPr>
                <w:lang w:val="fr-FR"/>
              </w:rPr>
              <w:t>fmiGet</w:t>
            </w:r>
            <w:r w:rsidRPr="004E7777">
              <w:rPr>
                <w:lang w:val="fr-FR"/>
              </w:rPr>
              <w:t>ContinuousStates(m, x, nx)</w:t>
            </w:r>
          </w:p>
          <w:p w14:paraId="0903D129" w14:textId="77777777" w:rsidR="00CE2DBC" w:rsidRDefault="00CE2DBC" w:rsidP="00990EFE">
            <w:pPr>
              <w:pStyle w:val="HTMLVorformatiert"/>
              <w:rPr>
                <w:lang w:val="en-GB"/>
              </w:rPr>
            </w:pPr>
            <w:r w:rsidRPr="004E7777">
              <w:rPr>
                <w:lang w:val="fr-FR"/>
              </w:rPr>
              <w:t xml:space="preserve">    </w:t>
            </w:r>
            <w:r w:rsidRPr="00946388">
              <w:rPr>
                <w:b/>
                <w:color w:val="0000FF"/>
                <w:lang w:val="en-GB"/>
              </w:rPr>
              <w:t>end if</w:t>
            </w:r>
          </w:p>
          <w:p w14:paraId="727BCCB6" w14:textId="77777777" w:rsidR="00CE2DBC" w:rsidRDefault="00CE2DBC" w:rsidP="00990EFE">
            <w:pPr>
              <w:pStyle w:val="HTMLVorformatiert"/>
              <w:rPr>
                <w:lang w:val="en-GB"/>
              </w:rPr>
            </w:pPr>
          </w:p>
          <w:p w14:paraId="12695E04" w14:textId="77777777" w:rsidR="00CE2DBC" w:rsidRPr="00946388" w:rsidRDefault="00CE2DBC" w:rsidP="00CE2DBC">
            <w:pPr>
              <w:pStyle w:val="HTMLVorformatiert"/>
              <w:rPr>
                <w:color w:val="008000"/>
                <w:lang w:val="en-GB"/>
              </w:rPr>
            </w:pPr>
            <w:r>
              <w:rPr>
                <w:lang w:val="en-GB"/>
              </w:rPr>
              <w:t xml:space="preserve">    </w:t>
            </w:r>
            <w:r w:rsidRPr="00946388">
              <w:rPr>
                <w:b/>
                <w:color w:val="0000FF"/>
                <w:lang w:val="en-GB"/>
              </w:rPr>
              <w:t>if</w:t>
            </w:r>
            <w:r>
              <w:rPr>
                <w:lang w:val="en-GB"/>
              </w:rPr>
              <w:t xml:space="preserve"> eventInfo.stateValueReferencesChanged = fmiTrue </w:t>
            </w:r>
            <w:r w:rsidRPr="00946388">
              <w:rPr>
                <w:b/>
                <w:color w:val="0000FF"/>
                <w:lang w:val="en-GB"/>
              </w:rPr>
              <w:t>then</w:t>
            </w:r>
            <w:r>
              <w:rPr>
                <w:b/>
                <w:color w:val="0000FF"/>
                <w:lang w:val="en-GB"/>
              </w:rPr>
              <w:br/>
            </w:r>
            <w:r w:rsidRPr="00432F04">
              <w:rPr>
                <w:lang w:val="en-GB"/>
              </w:rPr>
              <w:t xml:space="preserve">      </w:t>
            </w:r>
            <w:r>
              <w:rPr>
                <w:color w:val="008000"/>
                <w:lang w:val="en-GB"/>
              </w:rPr>
              <w:t>//the meaning of states has changed; retrieve new nominal values</w:t>
            </w:r>
          </w:p>
          <w:p w14:paraId="6F486CEF" w14:textId="77777777" w:rsidR="001153E0" w:rsidRPr="00432F04" w:rsidRDefault="001153E0" w:rsidP="00990EFE">
            <w:pPr>
              <w:pStyle w:val="HTMLVorformatiert"/>
              <w:rPr>
                <w:lang w:val="en-GB"/>
              </w:rPr>
            </w:pPr>
            <w:r>
              <w:rPr>
                <w:lang w:val="en-GB"/>
              </w:rPr>
              <w:t xml:space="preserve">      M_</w:t>
            </w:r>
            <w:r w:rsidR="009236DE">
              <w:rPr>
                <w:lang w:val="en-GB"/>
              </w:rPr>
              <w:t>fmiGet</w:t>
            </w:r>
            <w:r>
              <w:rPr>
                <w:lang w:val="en-GB"/>
              </w:rPr>
              <w:t>NominalContinuousStates(m, x_nominal, nx)</w:t>
            </w:r>
          </w:p>
          <w:p w14:paraId="4887F07B" w14:textId="77777777" w:rsidR="00990EFE" w:rsidRPr="00946388" w:rsidRDefault="00990EFE" w:rsidP="00990EFE">
            <w:pPr>
              <w:pStyle w:val="HTMLVorformatiert"/>
              <w:rPr>
                <w:b/>
                <w:color w:val="0000FF"/>
                <w:lang w:val="en-GB"/>
              </w:rPr>
            </w:pPr>
            <w:r w:rsidRPr="00432F04">
              <w:rPr>
                <w:lang w:val="en-GB"/>
              </w:rPr>
              <w:t xml:space="preserve">    </w:t>
            </w:r>
            <w:r w:rsidRPr="00946388">
              <w:rPr>
                <w:b/>
                <w:color w:val="0000FF"/>
                <w:lang w:val="en-GB"/>
              </w:rPr>
              <w:t>end if</w:t>
            </w:r>
          </w:p>
          <w:p w14:paraId="222168A4" w14:textId="77777777" w:rsidR="00990EFE" w:rsidRDefault="00990EFE" w:rsidP="00990EFE">
            <w:pPr>
              <w:pStyle w:val="HTMLVorformatiert"/>
              <w:rPr>
                <w:lang w:val="en-GB"/>
              </w:rPr>
            </w:pPr>
          </w:p>
          <w:p w14:paraId="76B819C4" w14:textId="77777777" w:rsidR="00CE2DBC" w:rsidRPr="00432F04" w:rsidRDefault="00CE2DBC" w:rsidP="00990EFE">
            <w:pPr>
              <w:pStyle w:val="HTMLVorformatiert"/>
              <w:rPr>
                <w:lang w:val="en-GB"/>
              </w:rPr>
            </w:pPr>
          </w:p>
          <w:p w14:paraId="0FC16B44" w14:textId="77777777" w:rsidR="001153E0" w:rsidRPr="00A40634" w:rsidRDefault="00990EFE" w:rsidP="00990EFE">
            <w:pPr>
              <w:pStyle w:val="HTMLVorformatiert"/>
              <w:rPr>
                <w:rStyle w:val="CODE"/>
                <w:lang w:val="en-GB"/>
              </w:rPr>
            </w:pPr>
            <w:r w:rsidRPr="00432F04">
              <w:rPr>
                <w:lang w:val="en-GB"/>
              </w:rPr>
              <w:t xml:space="preserve">    </w:t>
            </w:r>
            <w:r w:rsidR="001153E0" w:rsidRPr="00946388">
              <w:rPr>
                <w:b/>
                <w:color w:val="0000FF"/>
                <w:lang w:val="en-GB"/>
              </w:rPr>
              <w:t>if</w:t>
            </w:r>
            <w:r w:rsidR="001153E0">
              <w:rPr>
                <w:lang w:val="en-GB"/>
              </w:rPr>
              <w:t xml:space="preserve"> eventInfo.</w:t>
            </w:r>
            <w:r w:rsidR="001153E0" w:rsidRPr="00A40634">
              <w:rPr>
                <w:rStyle w:val="CODE"/>
                <w:lang w:val="en-GB"/>
              </w:rPr>
              <w:t xml:space="preserve">upcomingTimeEvent </w:t>
            </w:r>
            <w:r w:rsidR="001153E0" w:rsidRPr="00A40634">
              <w:rPr>
                <w:rStyle w:val="CODE"/>
                <w:b/>
                <w:color w:val="0000FF"/>
                <w:lang w:val="en-GB"/>
              </w:rPr>
              <w:t>then</w:t>
            </w:r>
          </w:p>
          <w:p w14:paraId="0A3CDB4F" w14:textId="77777777" w:rsidR="001153E0" w:rsidRPr="00A40634" w:rsidRDefault="001153E0" w:rsidP="00990EFE">
            <w:pPr>
              <w:pStyle w:val="HTMLVorformatiert"/>
              <w:rPr>
                <w:rStyle w:val="CODE"/>
                <w:lang w:val="en-GB"/>
              </w:rPr>
            </w:pPr>
            <w:r w:rsidRPr="00A40634">
              <w:rPr>
                <w:rStyle w:val="CODE"/>
                <w:lang w:val="en-GB"/>
              </w:rPr>
              <w:t xml:space="preserve">       Tnext = </w:t>
            </w:r>
            <w:r w:rsidRPr="00A40634">
              <w:rPr>
                <w:rStyle w:val="CODE"/>
                <w:b/>
                <w:color w:val="0000FF"/>
                <w:lang w:val="en-GB"/>
              </w:rPr>
              <w:t>min</w:t>
            </w:r>
            <w:r w:rsidRPr="00A40634">
              <w:rPr>
                <w:rStyle w:val="CODE"/>
                <w:lang w:val="en-GB"/>
              </w:rPr>
              <w:t>(eventInfo.nextEventTime, Tend)</w:t>
            </w:r>
          </w:p>
          <w:p w14:paraId="5BB623BD" w14:textId="77777777" w:rsidR="001153E0" w:rsidRPr="00A40634" w:rsidRDefault="001153E0" w:rsidP="00990EFE">
            <w:pPr>
              <w:pStyle w:val="HTMLVorformatiert"/>
              <w:rPr>
                <w:rStyle w:val="CODE"/>
                <w:b/>
                <w:color w:val="0000FF"/>
                <w:lang w:val="en-GB"/>
              </w:rPr>
            </w:pPr>
            <w:r w:rsidRPr="00A40634">
              <w:rPr>
                <w:rStyle w:val="CODE"/>
                <w:lang w:val="en-GB"/>
              </w:rPr>
              <w:t xml:space="preserve">    </w:t>
            </w:r>
            <w:r w:rsidRPr="00A40634">
              <w:rPr>
                <w:rStyle w:val="CODE"/>
                <w:b/>
                <w:color w:val="0000FF"/>
                <w:lang w:val="en-GB"/>
              </w:rPr>
              <w:t>else</w:t>
            </w:r>
          </w:p>
          <w:p w14:paraId="7585F2C8" w14:textId="77777777" w:rsidR="001153E0" w:rsidRPr="00A40634" w:rsidRDefault="001153E0" w:rsidP="00990EFE">
            <w:pPr>
              <w:pStyle w:val="HTMLVorformatiert"/>
              <w:rPr>
                <w:rStyle w:val="CODE"/>
                <w:lang w:val="en-GB"/>
              </w:rPr>
            </w:pPr>
            <w:r w:rsidRPr="00A40634">
              <w:rPr>
                <w:rStyle w:val="CODE"/>
                <w:lang w:val="en-GB"/>
              </w:rPr>
              <w:t xml:space="preserve">       Tnext = Tend</w:t>
            </w:r>
          </w:p>
          <w:p w14:paraId="2EBFDCCA" w14:textId="77777777" w:rsidR="00990EFE" w:rsidRPr="00946388" w:rsidRDefault="001153E0" w:rsidP="00990EFE">
            <w:pPr>
              <w:pStyle w:val="HTMLVorformatiert"/>
              <w:rPr>
                <w:color w:val="0000FF"/>
                <w:lang w:val="en-GB"/>
              </w:rPr>
            </w:pPr>
            <w:r w:rsidRPr="00A40634">
              <w:rPr>
                <w:rStyle w:val="CODE"/>
                <w:lang w:val="en-GB"/>
              </w:rPr>
              <w:t xml:space="preserve"> </w:t>
            </w:r>
            <w:r w:rsidRPr="00A40634">
              <w:rPr>
                <w:rStyle w:val="CODE"/>
                <w:color w:val="0000FF"/>
                <w:lang w:val="en-GB"/>
              </w:rPr>
              <w:t xml:space="preserve">   </w:t>
            </w:r>
            <w:r w:rsidRPr="00A40634">
              <w:rPr>
                <w:rStyle w:val="CODE"/>
                <w:b/>
                <w:color w:val="0000FF"/>
                <w:lang w:val="en-GB"/>
              </w:rPr>
              <w:t>end if</w:t>
            </w:r>
          </w:p>
          <w:p w14:paraId="11860E39" w14:textId="77777777" w:rsidR="00990EFE" w:rsidRPr="00432F04" w:rsidRDefault="00990EFE" w:rsidP="00990EFE">
            <w:pPr>
              <w:pStyle w:val="HTMLVorformatiert"/>
              <w:rPr>
                <w:b/>
                <w:lang w:val="en-GB"/>
              </w:rPr>
            </w:pPr>
            <w:r w:rsidRPr="00946388">
              <w:rPr>
                <w:color w:val="0000FF"/>
                <w:lang w:val="en-GB"/>
              </w:rPr>
              <w:t xml:space="preserve">  </w:t>
            </w:r>
            <w:r w:rsidRPr="00946388">
              <w:rPr>
                <w:b/>
                <w:color w:val="0000FF"/>
                <w:lang w:val="en-GB"/>
              </w:rPr>
              <w:t>end if</w:t>
            </w:r>
          </w:p>
          <w:p w14:paraId="5EDC5634" w14:textId="77777777" w:rsidR="00990EFE" w:rsidRPr="00432F04" w:rsidRDefault="00990EFE" w:rsidP="00990EFE">
            <w:pPr>
              <w:pStyle w:val="HTMLVorformatiert"/>
              <w:rPr>
                <w:lang w:val="en-GB"/>
              </w:rPr>
            </w:pPr>
          </w:p>
          <w:p w14:paraId="45E3FD41" w14:textId="77777777" w:rsidR="00990EFE" w:rsidRPr="00946388" w:rsidRDefault="00990EFE" w:rsidP="00990EFE">
            <w:pPr>
              <w:pStyle w:val="HTMLVorformatiert"/>
              <w:rPr>
                <w:color w:val="008000"/>
                <w:lang w:val="en-GB"/>
              </w:rPr>
            </w:pPr>
            <w:r w:rsidRPr="00432F04">
              <w:rPr>
                <w:lang w:val="en-GB"/>
              </w:rPr>
              <w:t xml:space="preserve">  </w:t>
            </w:r>
            <w:r w:rsidRPr="00946388">
              <w:rPr>
                <w:color w:val="008000"/>
                <w:lang w:val="en-GB"/>
              </w:rPr>
              <w:t>// Retrieve solution at t=time, e.g. for outputs</w:t>
            </w:r>
          </w:p>
          <w:p w14:paraId="567783D3" w14:textId="77777777" w:rsidR="00990EFE" w:rsidRPr="00432F04" w:rsidRDefault="00990EFE" w:rsidP="00990EFE">
            <w:pPr>
              <w:pStyle w:val="HTMLVorformatiert"/>
              <w:rPr>
                <w:lang w:val="en-GB"/>
              </w:rPr>
            </w:pPr>
            <w:r w:rsidRPr="00432F04">
              <w:rPr>
                <w:lang w:val="en-GB"/>
              </w:rPr>
              <w:t xml:space="preserve">  M_</w:t>
            </w:r>
            <w:r w:rsidR="009236DE">
              <w:rPr>
                <w:lang w:val="en-GB"/>
              </w:rPr>
              <w:t>fmiGet</w:t>
            </w:r>
            <w:r w:rsidRPr="00432F04">
              <w:rPr>
                <w:lang w:val="en-GB"/>
              </w:rPr>
              <w:t>Real/Integer/Boolean/String(m, ...)</w:t>
            </w:r>
          </w:p>
          <w:p w14:paraId="42090DFE" w14:textId="77777777" w:rsidR="00990EFE" w:rsidRPr="00946388" w:rsidRDefault="00990EFE" w:rsidP="00990EFE">
            <w:pPr>
              <w:pStyle w:val="HTMLVorformatiert"/>
              <w:rPr>
                <w:b/>
                <w:color w:val="0000FF"/>
                <w:lang w:val="en-GB"/>
              </w:rPr>
            </w:pPr>
            <w:r w:rsidRPr="00946388">
              <w:rPr>
                <w:b/>
                <w:color w:val="0000FF"/>
                <w:lang w:val="en-GB"/>
              </w:rPr>
              <w:t>end while</w:t>
            </w:r>
          </w:p>
          <w:p w14:paraId="706AA907" w14:textId="77777777" w:rsidR="00990EFE" w:rsidRPr="00432F04" w:rsidRDefault="00990EFE" w:rsidP="00990EFE">
            <w:pPr>
              <w:pStyle w:val="HTMLVorformatiert"/>
              <w:rPr>
                <w:lang w:val="en-GB"/>
              </w:rPr>
            </w:pPr>
          </w:p>
          <w:p w14:paraId="46E376FD" w14:textId="77777777" w:rsidR="00990EFE" w:rsidRPr="00946388" w:rsidRDefault="00990EFE" w:rsidP="00990EFE">
            <w:pPr>
              <w:pStyle w:val="HTMLVorformatiert"/>
              <w:rPr>
                <w:color w:val="008000"/>
                <w:lang w:val="en-GB"/>
              </w:rPr>
            </w:pPr>
            <w:r w:rsidRPr="00946388">
              <w:rPr>
                <w:color w:val="008000"/>
                <w:lang w:val="en-GB"/>
              </w:rPr>
              <w:t>// terminate simulation and retrieve final values</w:t>
            </w:r>
          </w:p>
          <w:p w14:paraId="1F58B515" w14:textId="77777777" w:rsidR="00990EFE" w:rsidRPr="00432F04" w:rsidRDefault="00990EFE" w:rsidP="00990EFE">
            <w:pPr>
              <w:pStyle w:val="HTMLVorformatiert"/>
              <w:rPr>
                <w:lang w:val="en-GB"/>
              </w:rPr>
            </w:pPr>
            <w:r w:rsidRPr="00432F04">
              <w:rPr>
                <w:lang w:val="en-GB"/>
              </w:rPr>
              <w:t>M_</w:t>
            </w:r>
            <w:r w:rsidR="009236DE">
              <w:rPr>
                <w:lang w:val="en-GB"/>
              </w:rPr>
              <w:t>fmiTerminate</w:t>
            </w:r>
            <w:r w:rsidRPr="00432F04">
              <w:rPr>
                <w:lang w:val="en-GB"/>
              </w:rPr>
              <w:t>(m)</w:t>
            </w:r>
          </w:p>
          <w:p w14:paraId="2927B30F" w14:textId="77777777" w:rsidR="00990EFE" w:rsidRPr="00432F04" w:rsidRDefault="00990EFE" w:rsidP="00990EFE">
            <w:pPr>
              <w:pStyle w:val="HTMLVorformatiert"/>
              <w:rPr>
                <w:lang w:val="en-GB"/>
              </w:rPr>
            </w:pPr>
            <w:r w:rsidRPr="00432F04">
              <w:rPr>
                <w:lang w:val="en-GB"/>
              </w:rPr>
              <w:t>M_</w:t>
            </w:r>
            <w:r w:rsidR="009236DE">
              <w:rPr>
                <w:lang w:val="en-GB"/>
              </w:rPr>
              <w:t>fmiGet</w:t>
            </w:r>
            <w:r w:rsidRPr="00432F04">
              <w:rPr>
                <w:lang w:val="en-GB"/>
              </w:rPr>
              <w:t>Real/Integer/Boolean/String(m, ...)</w:t>
            </w:r>
          </w:p>
          <w:p w14:paraId="730D046A" w14:textId="77777777" w:rsidR="00990EFE" w:rsidRPr="00432F04" w:rsidRDefault="00990EFE" w:rsidP="00990EFE">
            <w:pPr>
              <w:pStyle w:val="HTMLVorformatiert"/>
              <w:rPr>
                <w:lang w:val="en-GB"/>
              </w:rPr>
            </w:pPr>
          </w:p>
          <w:p w14:paraId="556F38AA" w14:textId="77777777" w:rsidR="00990EFE" w:rsidRPr="00946388" w:rsidRDefault="00990EFE" w:rsidP="00990EFE">
            <w:pPr>
              <w:pStyle w:val="HTMLVorformatiert"/>
              <w:rPr>
                <w:color w:val="008000"/>
                <w:lang w:val="en-GB"/>
              </w:rPr>
            </w:pPr>
            <w:r w:rsidRPr="00946388">
              <w:rPr>
                <w:color w:val="008000"/>
                <w:lang w:val="en-GB"/>
              </w:rPr>
              <w:t>// cleanup</w:t>
            </w:r>
          </w:p>
          <w:p w14:paraId="26DDA9CD" w14:textId="77777777" w:rsidR="00990EFE" w:rsidRPr="00432F04" w:rsidRDefault="00990EFE" w:rsidP="00990EFE">
            <w:pPr>
              <w:pStyle w:val="HTMLVorformatiert"/>
              <w:rPr>
                <w:lang w:val="en-GB"/>
              </w:rPr>
            </w:pPr>
            <w:r w:rsidRPr="00432F04">
              <w:rPr>
                <w:lang w:val="en-GB"/>
              </w:rPr>
              <w:t>M_</w:t>
            </w:r>
            <w:r w:rsidR="009236DE">
              <w:rPr>
                <w:lang w:val="en-GB"/>
              </w:rPr>
              <w:t>fmiFreeModelInstance</w:t>
            </w:r>
            <w:r w:rsidRPr="00432F04">
              <w:rPr>
                <w:lang w:val="en-GB"/>
              </w:rPr>
              <w:t>(m)</w:t>
            </w:r>
          </w:p>
          <w:p w14:paraId="20C7E15C" w14:textId="77777777" w:rsidR="00990EFE" w:rsidRPr="00432F04" w:rsidRDefault="00990EFE" w:rsidP="00990EFE">
            <w:pPr>
              <w:pStyle w:val="HTMLVorformatiert"/>
              <w:rPr>
                <w:lang w:val="en-GB"/>
              </w:rPr>
            </w:pPr>
          </w:p>
        </w:tc>
      </w:tr>
    </w:tbl>
    <w:p w14:paraId="128498BA" w14:textId="77777777" w:rsidR="00990EFE" w:rsidRPr="00432F04" w:rsidRDefault="00990EFE" w:rsidP="00990EFE">
      <w:pPr>
        <w:pStyle w:val="Textkrper"/>
      </w:pPr>
      <w:r w:rsidRPr="00432F04">
        <w:lastRenderedPageBreak/>
        <w:t xml:space="preserve">Above, errors are not handled. Typically, </w:t>
      </w:r>
      <w:r w:rsidR="00FB1002" w:rsidRPr="002E45B5">
        <w:rPr>
          <w:rStyle w:val="CODE"/>
        </w:rPr>
        <w:t>fmiXXX</w:t>
      </w:r>
      <w:r w:rsidRPr="00432F04">
        <w:t xml:space="preserve"> function calls are performed in the following way:</w:t>
      </w:r>
    </w:p>
    <w:p w14:paraId="03E3C4C2" w14:textId="77777777" w:rsidR="00990EFE" w:rsidRPr="00432F04" w:rsidRDefault="00990EFE" w:rsidP="00990EFE">
      <w:pPr>
        <w:pStyle w:val="CODEF"/>
      </w:pPr>
      <w:r w:rsidRPr="00432F04">
        <w:t>status = M_</w:t>
      </w:r>
      <w:r w:rsidR="009236DE">
        <w:t>fmiGet</w:t>
      </w:r>
      <w:r w:rsidRPr="00432F04">
        <w:t>Derivatives(m, der_x, nx);</w:t>
      </w:r>
    </w:p>
    <w:p w14:paraId="53FFE7E5" w14:textId="77777777" w:rsidR="00990EFE" w:rsidRPr="00432F04" w:rsidRDefault="00990EFE" w:rsidP="00990EFE">
      <w:pPr>
        <w:pStyle w:val="CODE1"/>
      </w:pPr>
      <w:r w:rsidRPr="00432F04">
        <w:rPr>
          <w:b/>
        </w:rPr>
        <w:t>if</w:t>
      </w:r>
      <w:r w:rsidRPr="00432F04">
        <w:t xml:space="preserve"> ( status == </w:t>
      </w:r>
      <w:r w:rsidR="009236DE">
        <w:t>fmiDiscard</w:t>
      </w:r>
      <w:r w:rsidRPr="00432F04">
        <w:t xml:space="preserve"> ) </w:t>
      </w:r>
      <w:r w:rsidRPr="00432F04">
        <w:rPr>
          <w:b/>
        </w:rPr>
        <w:t>goto</w:t>
      </w:r>
      <w:r w:rsidRPr="00432F04">
        <w:t xml:space="preserve"> DISCARD;   // reduce step size and try again</w:t>
      </w:r>
    </w:p>
    <w:p w14:paraId="1B70167C" w14:textId="77777777" w:rsidR="00990EFE" w:rsidRPr="00432F04" w:rsidRDefault="00990EFE" w:rsidP="00990EFE">
      <w:pPr>
        <w:pStyle w:val="CODE1"/>
      </w:pPr>
      <w:r w:rsidRPr="00432F04">
        <w:rPr>
          <w:b/>
        </w:rPr>
        <w:t>if</w:t>
      </w:r>
      <w:r w:rsidRPr="00432F04">
        <w:t xml:space="preserve"> ( status == </w:t>
      </w:r>
      <w:r w:rsidR="009236DE">
        <w:t>fmiError</w:t>
      </w:r>
      <w:r w:rsidRPr="00432F04">
        <w:t xml:space="preserve">   ) </w:t>
      </w:r>
      <w:r w:rsidRPr="00432F04">
        <w:rPr>
          <w:b/>
        </w:rPr>
        <w:t>goto</w:t>
      </w:r>
      <w:r w:rsidRPr="00432F04">
        <w:t xml:space="preserve"> ERROR;     // cleanup and stop simulation</w:t>
      </w:r>
    </w:p>
    <w:p w14:paraId="361B41CE" w14:textId="77777777" w:rsidR="00990EFE" w:rsidRPr="00432F04" w:rsidRDefault="00990EFE" w:rsidP="00990EFE">
      <w:pPr>
        <w:pStyle w:val="CODE1"/>
      </w:pPr>
      <w:r w:rsidRPr="00432F04">
        <w:rPr>
          <w:b/>
        </w:rPr>
        <w:t>if</w:t>
      </w:r>
      <w:r w:rsidRPr="00432F04">
        <w:t xml:space="preserve"> ( status == </w:t>
      </w:r>
      <w:r w:rsidR="009236DE">
        <w:t>fmiFatal</w:t>
      </w:r>
      <w:r w:rsidRPr="00432F04">
        <w:t xml:space="preserve">   ) </w:t>
      </w:r>
      <w:r w:rsidRPr="00432F04">
        <w:rPr>
          <w:b/>
        </w:rPr>
        <w:t>goto</w:t>
      </w:r>
      <w:r w:rsidRPr="00432F04">
        <w:t xml:space="preserve"> FATAL;     // stop using the model</w:t>
      </w:r>
    </w:p>
    <w:p w14:paraId="4EB83C80" w14:textId="77777777" w:rsidR="00990EFE" w:rsidRPr="00432F04" w:rsidRDefault="00990EFE" w:rsidP="00990EFE">
      <w:pPr>
        <w:pStyle w:val="Textkrper"/>
      </w:pPr>
      <w:r w:rsidRPr="00432F04">
        <w:t>The</w:t>
      </w:r>
      <w:r w:rsidR="00CE2DBC">
        <w:t>se</w:t>
      </w:r>
      <w:r w:rsidRPr="00432F04">
        <w:t xml:space="preserve"> if-clauses could also be collected together in a macro to simplify the code.</w:t>
      </w:r>
    </w:p>
    <w:p w14:paraId="0CF5CAFA" w14:textId="77777777" w:rsidR="00990EFE" w:rsidRPr="00432F04" w:rsidRDefault="00C71768" w:rsidP="00990EFE">
      <w:pPr>
        <w:pStyle w:val="berschrift1"/>
      </w:pPr>
      <w:bookmarkStart w:id="133" w:name="_Ref240515641"/>
      <w:bookmarkStart w:id="134" w:name="_Toc240646374"/>
      <w:bookmarkStart w:id="135" w:name="_Ref248500588"/>
      <w:bookmarkStart w:id="136" w:name="_Toc247884547"/>
      <w:bookmarkStart w:id="137" w:name="_Toc252111371"/>
      <w:r>
        <w:lastRenderedPageBreak/>
        <w:t xml:space="preserve">Model </w:t>
      </w:r>
      <w:r w:rsidR="00990EFE" w:rsidRPr="00432F04">
        <w:t xml:space="preserve">Description </w:t>
      </w:r>
      <w:bookmarkEnd w:id="133"/>
      <w:bookmarkEnd w:id="134"/>
      <w:r w:rsidR="00660C03">
        <w:t>Schema</w:t>
      </w:r>
      <w:bookmarkEnd w:id="135"/>
      <w:bookmarkEnd w:id="136"/>
      <w:bookmarkEnd w:id="137"/>
      <w:r w:rsidR="00990EFE" w:rsidRPr="00432F04">
        <w:t xml:space="preserve"> </w:t>
      </w:r>
    </w:p>
    <w:p w14:paraId="4C788F71" w14:textId="77777777" w:rsidR="009A1854" w:rsidRDefault="00990EFE" w:rsidP="00990EFE">
      <w:pPr>
        <w:pStyle w:val="Textkrper"/>
        <w:spacing w:after="120"/>
      </w:pPr>
      <w:r w:rsidRPr="00432F04">
        <w:t>All information related to a model, with exception of the model equations, are stored in a text file in xml format. Especially, the model variables and their attributes such as name, unit, default initial value etc. are stored in this file. The structure of all su</w:t>
      </w:r>
      <w:r w:rsidR="009A1854">
        <w:t xml:space="preserve">ch xml files is defined with the schema file </w:t>
      </w:r>
      <w:r w:rsidRPr="00432F04">
        <w:t>“</w:t>
      </w:r>
      <w:r w:rsidR="009A1854">
        <w:rPr>
          <w:rStyle w:val="CODE"/>
        </w:rPr>
        <w:t>fmiModelDescription</w:t>
      </w:r>
      <w:r w:rsidRPr="00432F04">
        <w:rPr>
          <w:rStyle w:val="CODE"/>
        </w:rPr>
        <w:t>.xsd</w:t>
      </w:r>
      <w:r w:rsidR="009A1854">
        <w:t>”. This schema file utilizes the following helper schema files:</w:t>
      </w:r>
    </w:p>
    <w:p w14:paraId="4823CBD9" w14:textId="77777777" w:rsidR="009A1854" w:rsidRPr="009A1854" w:rsidRDefault="009A1854" w:rsidP="009A1854">
      <w:pPr>
        <w:pStyle w:val="Textkrper"/>
        <w:spacing w:after="120"/>
        <w:ind w:left="720"/>
        <w:rPr>
          <w:rStyle w:val="CODE"/>
        </w:rPr>
      </w:pPr>
      <w:r w:rsidRPr="009A1854">
        <w:rPr>
          <w:rStyle w:val="CODE"/>
        </w:rPr>
        <w:t>fmi</w:t>
      </w:r>
      <w:r w:rsidR="00F15EFF">
        <w:rPr>
          <w:rStyle w:val="CODE"/>
        </w:rPr>
        <w:t>BaseUnit</w:t>
      </w:r>
      <w:r w:rsidRPr="009A1854">
        <w:rPr>
          <w:rStyle w:val="CODE"/>
        </w:rPr>
        <w:t>.xsd</w:t>
      </w:r>
      <w:r w:rsidR="00F15EFF">
        <w:rPr>
          <w:rStyle w:val="CODE"/>
        </w:rPr>
        <w:br/>
        <w:t>fmiType.xsd</w:t>
      </w:r>
      <w:r w:rsidRPr="009A1854">
        <w:rPr>
          <w:rStyle w:val="CODE"/>
        </w:rPr>
        <w:br/>
        <w:t>fmiScalarVariable.xsd</w:t>
      </w:r>
    </w:p>
    <w:p w14:paraId="20502FF5" w14:textId="77777777" w:rsidR="00990EFE" w:rsidRPr="00432F04" w:rsidRDefault="00990EFE" w:rsidP="00990EFE">
      <w:pPr>
        <w:pStyle w:val="Textkrper"/>
        <w:spacing w:after="120"/>
      </w:pPr>
      <w:r w:rsidRPr="00432F04">
        <w:t>In this section the schema file</w:t>
      </w:r>
      <w:r w:rsidR="009A1854">
        <w:t>s</w:t>
      </w:r>
      <w:r w:rsidRPr="00432F04">
        <w:t xml:space="preserve"> </w:t>
      </w:r>
      <w:r w:rsidR="009A1854">
        <w:t>are</w:t>
      </w:r>
      <w:r w:rsidRPr="00432F04">
        <w:t xml:space="preserve"> descri</w:t>
      </w:r>
      <w:r w:rsidR="009A1854">
        <w:t xml:space="preserve">bed. The normative definition </w:t>
      </w:r>
      <w:r w:rsidR="00893356">
        <w:t>are the</w:t>
      </w:r>
      <w:r w:rsidRPr="00432F04">
        <w:t xml:space="preserve"> </w:t>
      </w:r>
      <w:r w:rsidR="009A1854">
        <w:t>above mentioned</w:t>
      </w:r>
      <w:r w:rsidRPr="00432F04">
        <w:t xml:space="preserve"> schema </w:t>
      </w:r>
      <w:r w:rsidR="009A1854">
        <w:t>files</w:t>
      </w:r>
      <w:r w:rsidRPr="00432F04">
        <w:rPr>
          <w:rStyle w:val="Funotenzeichen"/>
        </w:rPr>
        <w:footnoteReference w:id="6"/>
      </w:r>
      <w:r w:rsidRPr="00432F04">
        <w:t xml:space="preserve">. Below, optional elements are marked with a “dashed” box. The required data types (like: xs:normalizedString) are defined in the xml-schema standard: </w:t>
      </w:r>
      <w:hyperlink r:id="rId43" w:history="1">
        <w:r w:rsidRPr="00432F04">
          <w:rPr>
            <w:rStyle w:val="Hyperlink"/>
          </w:rPr>
          <w:t>http://www.w3.org/TR/xmlschema-2/</w:t>
        </w:r>
      </w:hyperlink>
      <w:r w:rsidRPr="00432F04">
        <w:t xml:space="preserve">. The types </w:t>
      </w:r>
      <w:r w:rsidR="00893356">
        <w:t xml:space="preserve">used in the fmi schema files </w:t>
      </w:r>
      <w:r w:rsidRPr="00432F04">
        <w:t>are:</w:t>
      </w:r>
    </w:p>
    <w:tbl>
      <w:tblPr>
        <w:tblW w:w="8934" w:type="dxa"/>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3"/>
        <w:gridCol w:w="5456"/>
        <w:gridCol w:w="1485"/>
      </w:tblGrid>
      <w:tr w:rsidR="00990EFE" w:rsidRPr="00432F04" w14:paraId="3A7A0228" w14:textId="77777777" w:rsidTr="00990EFE">
        <w:tc>
          <w:tcPr>
            <w:tcW w:w="1940" w:type="dxa"/>
          </w:tcPr>
          <w:p w14:paraId="3F4C819A" w14:textId="77777777" w:rsidR="00990EFE" w:rsidRPr="00432F04" w:rsidRDefault="00990EFE" w:rsidP="00990EFE">
            <w:pPr>
              <w:pStyle w:val="Textkrper-Tabelle"/>
              <w:rPr>
                <w:i/>
              </w:rPr>
            </w:pPr>
            <w:r w:rsidRPr="00432F04">
              <w:rPr>
                <w:i/>
              </w:rPr>
              <w:t>XML</w:t>
            </w:r>
          </w:p>
        </w:tc>
        <w:tc>
          <w:tcPr>
            <w:tcW w:w="5500" w:type="dxa"/>
          </w:tcPr>
          <w:p w14:paraId="7514C23D" w14:textId="77777777" w:rsidR="00990EFE" w:rsidRPr="004E7777" w:rsidRDefault="00990EFE" w:rsidP="00990EFE">
            <w:pPr>
              <w:pStyle w:val="Textkrper-Tabelle"/>
              <w:rPr>
                <w:rStyle w:val="termdef"/>
                <w:i/>
                <w:lang w:val="fr-FR"/>
              </w:rPr>
            </w:pPr>
            <w:r w:rsidRPr="004E7777">
              <w:rPr>
                <w:rStyle w:val="termdef"/>
                <w:i/>
                <w:lang w:val="fr-FR"/>
              </w:rPr>
              <w:t>Description (</w:t>
            </w:r>
            <w:hyperlink r:id="rId44" w:history="1">
              <w:r w:rsidRPr="004E7777">
                <w:rPr>
                  <w:rStyle w:val="Hyperlink"/>
                  <w:lang w:val="fr-FR"/>
                </w:rPr>
                <w:t>http://www.w3.org/TR/xmlschema-2/</w:t>
              </w:r>
            </w:hyperlink>
            <w:r w:rsidRPr="004E7777">
              <w:rPr>
                <w:lang w:val="fr-FR"/>
              </w:rPr>
              <w:t>)</w:t>
            </w:r>
          </w:p>
        </w:tc>
        <w:tc>
          <w:tcPr>
            <w:tcW w:w="1494" w:type="dxa"/>
          </w:tcPr>
          <w:p w14:paraId="386CA16F" w14:textId="77777777" w:rsidR="00990EFE" w:rsidRPr="00432F04" w:rsidRDefault="00990EFE" w:rsidP="00990EFE">
            <w:pPr>
              <w:pStyle w:val="Textkrper-Tabelle"/>
              <w:rPr>
                <w:rStyle w:val="termdef"/>
                <w:i/>
              </w:rPr>
            </w:pPr>
            <w:r w:rsidRPr="00432F04">
              <w:rPr>
                <w:rStyle w:val="termdef"/>
                <w:i/>
              </w:rPr>
              <w:t>Mapping to C</w:t>
            </w:r>
          </w:p>
        </w:tc>
      </w:tr>
      <w:tr w:rsidR="00990EFE" w:rsidRPr="00432F04" w14:paraId="36D07423" w14:textId="77777777" w:rsidTr="00990EFE">
        <w:tc>
          <w:tcPr>
            <w:tcW w:w="1940" w:type="dxa"/>
          </w:tcPr>
          <w:p w14:paraId="75B18268" w14:textId="77777777" w:rsidR="00990EFE" w:rsidRPr="00432F04" w:rsidRDefault="00990EFE" w:rsidP="00990EFE">
            <w:pPr>
              <w:pStyle w:val="Textkrper-Tabelle"/>
            </w:pPr>
            <w:r w:rsidRPr="00432F04">
              <w:t>xs:double</w:t>
            </w:r>
          </w:p>
        </w:tc>
        <w:tc>
          <w:tcPr>
            <w:tcW w:w="5500" w:type="dxa"/>
          </w:tcPr>
          <w:p w14:paraId="35E4D3BB" w14:textId="77777777" w:rsidR="00990EFE" w:rsidRPr="00432F04" w:rsidRDefault="00990EFE" w:rsidP="00990EFE">
            <w:pPr>
              <w:pStyle w:val="Textkrper-Tabelle"/>
            </w:pPr>
            <w:r w:rsidRPr="00432F04">
              <w:rPr>
                <w:rStyle w:val="termdef"/>
              </w:rPr>
              <w:t>IEEE double-precision 64-bit floating point type</w:t>
            </w:r>
          </w:p>
        </w:tc>
        <w:tc>
          <w:tcPr>
            <w:tcW w:w="1494" w:type="dxa"/>
          </w:tcPr>
          <w:p w14:paraId="269B81D4" w14:textId="77777777" w:rsidR="00990EFE" w:rsidRPr="00432F04" w:rsidRDefault="00990EFE" w:rsidP="00990EFE">
            <w:pPr>
              <w:pStyle w:val="Textkrper-Tabelle"/>
              <w:rPr>
                <w:rStyle w:val="termdef"/>
              </w:rPr>
            </w:pPr>
            <w:r w:rsidRPr="00432F04">
              <w:rPr>
                <w:rStyle w:val="termdef"/>
              </w:rPr>
              <w:t>double</w:t>
            </w:r>
          </w:p>
        </w:tc>
      </w:tr>
      <w:tr w:rsidR="00990EFE" w:rsidRPr="00432F04" w14:paraId="088DA23B" w14:textId="77777777" w:rsidTr="00990EFE">
        <w:tc>
          <w:tcPr>
            <w:tcW w:w="1940" w:type="dxa"/>
          </w:tcPr>
          <w:p w14:paraId="76043F8C" w14:textId="77777777" w:rsidR="00990EFE" w:rsidRPr="00432F04" w:rsidRDefault="00990EFE" w:rsidP="00990EFE">
            <w:pPr>
              <w:pStyle w:val="Textkrper-Tabelle"/>
            </w:pPr>
            <w:r w:rsidRPr="00432F04">
              <w:t>xs:int</w:t>
            </w:r>
          </w:p>
        </w:tc>
        <w:tc>
          <w:tcPr>
            <w:tcW w:w="5500" w:type="dxa"/>
          </w:tcPr>
          <w:p w14:paraId="1C06E016" w14:textId="77777777" w:rsidR="00990EFE" w:rsidRPr="00432F04" w:rsidRDefault="00990EFE" w:rsidP="00990EFE">
            <w:pPr>
              <w:pStyle w:val="Textkrper-Tabelle"/>
            </w:pPr>
            <w:r w:rsidRPr="00432F04">
              <w:t xml:space="preserve">Integer number with maximum value </w:t>
            </w:r>
            <w:r w:rsidRPr="00432F04">
              <w:rPr>
                <w:rStyle w:val="termdef"/>
              </w:rPr>
              <w:t>2147483647 and minimum value -2147483648 (32 bit Integer)</w:t>
            </w:r>
          </w:p>
        </w:tc>
        <w:tc>
          <w:tcPr>
            <w:tcW w:w="1494" w:type="dxa"/>
          </w:tcPr>
          <w:p w14:paraId="4ECF7A24" w14:textId="77777777" w:rsidR="00990EFE" w:rsidRPr="00432F04" w:rsidRDefault="00990EFE" w:rsidP="00990EFE">
            <w:pPr>
              <w:pStyle w:val="Textkrper-Tabelle"/>
            </w:pPr>
            <w:r w:rsidRPr="00432F04">
              <w:t>int</w:t>
            </w:r>
          </w:p>
        </w:tc>
      </w:tr>
      <w:tr w:rsidR="00990EFE" w:rsidRPr="00432F04" w14:paraId="273881CB" w14:textId="77777777" w:rsidTr="00990EFE">
        <w:tc>
          <w:tcPr>
            <w:tcW w:w="1940" w:type="dxa"/>
          </w:tcPr>
          <w:p w14:paraId="3C955B2B" w14:textId="77777777" w:rsidR="00990EFE" w:rsidRPr="00432F04" w:rsidRDefault="00990EFE" w:rsidP="00990EFE">
            <w:pPr>
              <w:pStyle w:val="Textkrper-Tabelle"/>
            </w:pPr>
            <w:r w:rsidRPr="00432F04">
              <w:t xml:space="preserve">xs:unsignedInt </w:t>
            </w:r>
          </w:p>
        </w:tc>
        <w:tc>
          <w:tcPr>
            <w:tcW w:w="5500" w:type="dxa"/>
          </w:tcPr>
          <w:p w14:paraId="48D76121" w14:textId="77777777" w:rsidR="00990EFE" w:rsidRPr="00432F04" w:rsidRDefault="00990EFE" w:rsidP="00990EFE">
            <w:pPr>
              <w:pStyle w:val="Textkrper-Tabelle"/>
            </w:pPr>
            <w:r w:rsidRPr="00432F04">
              <w:t xml:space="preserve">Integer number  with maximum value </w:t>
            </w:r>
            <w:r w:rsidRPr="00432F04">
              <w:rPr>
                <w:rStyle w:val="termdef"/>
              </w:rPr>
              <w:t>4294967295 and minimum value 0 (unsigned 32 bit Integer)</w:t>
            </w:r>
          </w:p>
        </w:tc>
        <w:tc>
          <w:tcPr>
            <w:tcW w:w="1494" w:type="dxa"/>
          </w:tcPr>
          <w:p w14:paraId="09B60708" w14:textId="77777777" w:rsidR="00990EFE" w:rsidRPr="00432F04" w:rsidRDefault="00990EFE" w:rsidP="00990EFE">
            <w:pPr>
              <w:pStyle w:val="Textkrper-Tabelle"/>
            </w:pPr>
            <w:r w:rsidRPr="00432F04">
              <w:t>unsigned int</w:t>
            </w:r>
          </w:p>
        </w:tc>
      </w:tr>
      <w:tr w:rsidR="00990EFE" w:rsidRPr="00432F04" w14:paraId="13DF8B85" w14:textId="77777777" w:rsidTr="00990EFE">
        <w:tc>
          <w:tcPr>
            <w:tcW w:w="1940" w:type="dxa"/>
          </w:tcPr>
          <w:p w14:paraId="3DD811F4" w14:textId="77777777" w:rsidR="00990EFE" w:rsidRPr="00432F04" w:rsidRDefault="00990EFE" w:rsidP="00990EFE">
            <w:pPr>
              <w:pStyle w:val="Textkrper-Tabelle"/>
            </w:pPr>
            <w:r w:rsidRPr="00432F04">
              <w:t>xs:boolean</w:t>
            </w:r>
          </w:p>
        </w:tc>
        <w:tc>
          <w:tcPr>
            <w:tcW w:w="5500" w:type="dxa"/>
          </w:tcPr>
          <w:p w14:paraId="253582E0" w14:textId="77777777" w:rsidR="00990EFE" w:rsidRPr="00432F04" w:rsidRDefault="00990EFE" w:rsidP="00990EFE">
            <w:pPr>
              <w:pStyle w:val="Textkrper-Tabelle"/>
            </w:pPr>
            <w:r w:rsidRPr="00432F04">
              <w:t>Boolean number. Legal literals: false, true, 0, 1</w:t>
            </w:r>
          </w:p>
        </w:tc>
        <w:tc>
          <w:tcPr>
            <w:tcW w:w="1494" w:type="dxa"/>
          </w:tcPr>
          <w:p w14:paraId="10EA9EEC" w14:textId="77777777" w:rsidR="00990EFE" w:rsidRPr="00432F04" w:rsidRDefault="00990EFE" w:rsidP="00990EFE">
            <w:pPr>
              <w:pStyle w:val="Textkrper-Tabelle"/>
            </w:pPr>
            <w:r w:rsidRPr="00432F04">
              <w:t>char</w:t>
            </w:r>
          </w:p>
        </w:tc>
      </w:tr>
      <w:tr w:rsidR="00990EFE" w:rsidRPr="00432F04" w14:paraId="58BF6FC9" w14:textId="77777777" w:rsidTr="00990EFE">
        <w:tc>
          <w:tcPr>
            <w:tcW w:w="1940" w:type="dxa"/>
          </w:tcPr>
          <w:p w14:paraId="01F8213F" w14:textId="77777777" w:rsidR="00990EFE" w:rsidRPr="00432F04" w:rsidRDefault="00990EFE" w:rsidP="00990EFE">
            <w:pPr>
              <w:pStyle w:val="Textkrper-Tabelle"/>
            </w:pPr>
            <w:r w:rsidRPr="00432F04">
              <w:t>xs:string</w:t>
            </w:r>
          </w:p>
        </w:tc>
        <w:tc>
          <w:tcPr>
            <w:tcW w:w="5500" w:type="dxa"/>
          </w:tcPr>
          <w:p w14:paraId="27201CA5" w14:textId="77777777" w:rsidR="00990EFE" w:rsidRPr="00432F04" w:rsidRDefault="00990EFE" w:rsidP="00990EFE">
            <w:pPr>
              <w:pStyle w:val="Textkrper-Tabelle"/>
            </w:pPr>
            <w:r w:rsidRPr="00432F04">
              <w:t>Any number of characters</w:t>
            </w:r>
          </w:p>
        </w:tc>
        <w:tc>
          <w:tcPr>
            <w:tcW w:w="1494" w:type="dxa"/>
          </w:tcPr>
          <w:p w14:paraId="15F7A69C" w14:textId="77777777" w:rsidR="00990EFE" w:rsidRPr="00432F04" w:rsidRDefault="00990EFE" w:rsidP="00990EFE">
            <w:pPr>
              <w:pStyle w:val="Textkrper-Tabelle"/>
            </w:pPr>
            <w:r w:rsidRPr="00432F04">
              <w:t>char*</w:t>
            </w:r>
          </w:p>
        </w:tc>
      </w:tr>
      <w:tr w:rsidR="00990EFE" w:rsidRPr="00432F04" w14:paraId="3329D6E1" w14:textId="77777777" w:rsidTr="00990EFE">
        <w:tc>
          <w:tcPr>
            <w:tcW w:w="1940" w:type="dxa"/>
          </w:tcPr>
          <w:p w14:paraId="433045F0" w14:textId="77777777" w:rsidR="00990EFE" w:rsidRPr="00432F04" w:rsidRDefault="00990EFE" w:rsidP="00990EFE">
            <w:pPr>
              <w:pStyle w:val="Textkrper-Tabelle"/>
            </w:pPr>
            <w:r w:rsidRPr="00432F04">
              <w:t>xs:normalizedString</w:t>
            </w:r>
          </w:p>
        </w:tc>
        <w:tc>
          <w:tcPr>
            <w:tcW w:w="5500" w:type="dxa"/>
          </w:tcPr>
          <w:p w14:paraId="2DF7F2D0" w14:textId="77777777" w:rsidR="00990EFE" w:rsidRPr="00432F04" w:rsidRDefault="00990EFE" w:rsidP="00990EFE">
            <w:pPr>
              <w:pStyle w:val="Textkrper-Tabelle"/>
            </w:pPr>
            <w:r w:rsidRPr="00432F04">
              <w:t>String without carriage return, line feed, and tab characters</w:t>
            </w:r>
          </w:p>
        </w:tc>
        <w:tc>
          <w:tcPr>
            <w:tcW w:w="1494" w:type="dxa"/>
          </w:tcPr>
          <w:p w14:paraId="1C2ADB40" w14:textId="77777777" w:rsidR="00990EFE" w:rsidRPr="00432F04" w:rsidRDefault="00990EFE" w:rsidP="00990EFE">
            <w:pPr>
              <w:pStyle w:val="Textkrper-Tabelle"/>
            </w:pPr>
            <w:r w:rsidRPr="00432F04">
              <w:t>char*</w:t>
            </w:r>
          </w:p>
        </w:tc>
      </w:tr>
      <w:tr w:rsidR="00990EFE" w:rsidRPr="00432F04" w14:paraId="4478ED87" w14:textId="77777777" w:rsidTr="00990EFE">
        <w:tc>
          <w:tcPr>
            <w:tcW w:w="1940" w:type="dxa"/>
          </w:tcPr>
          <w:p w14:paraId="67254B28" w14:textId="77777777" w:rsidR="00990EFE" w:rsidRPr="00432F04" w:rsidRDefault="00990EFE" w:rsidP="00990EFE">
            <w:pPr>
              <w:pStyle w:val="Textkrper-Tabelle"/>
            </w:pPr>
            <w:r w:rsidRPr="00432F04">
              <w:t>xs:dateTime</w:t>
            </w:r>
          </w:p>
        </w:tc>
        <w:tc>
          <w:tcPr>
            <w:tcW w:w="5500" w:type="dxa"/>
          </w:tcPr>
          <w:p w14:paraId="1CC11A12" w14:textId="77777777" w:rsidR="00990EFE" w:rsidRPr="00432F04" w:rsidRDefault="00990EFE" w:rsidP="00990EFE">
            <w:pPr>
              <w:pStyle w:val="Textkrper-Tabelle"/>
            </w:pPr>
            <w:r w:rsidRPr="00432F04">
              <w:t>Date, time and time zone (for details see the</w:t>
            </w:r>
            <w:r w:rsidR="008935EA">
              <w:t xml:space="preserve"> link above). Example: 2002-10-23</w:t>
            </w:r>
            <w:r w:rsidRPr="00432F04">
              <w:t>T12:00:00</w:t>
            </w:r>
            <w:r w:rsidR="00B869D3">
              <w:t>Z</w:t>
            </w:r>
            <w:r w:rsidR="008935EA">
              <w:br/>
              <w:t>(noon on October 23,</w:t>
            </w:r>
            <w:r w:rsidRPr="00432F04">
              <w:t xml:space="preserve"> 2002, </w:t>
            </w:r>
            <w:r w:rsidR="00B869D3">
              <w:t>Greenwich Mean Time</w:t>
            </w:r>
            <w:r w:rsidRPr="00432F04">
              <w:t>)</w:t>
            </w:r>
          </w:p>
        </w:tc>
        <w:tc>
          <w:tcPr>
            <w:tcW w:w="1494" w:type="dxa"/>
          </w:tcPr>
          <w:p w14:paraId="3711E487" w14:textId="77777777" w:rsidR="00990EFE" w:rsidRPr="00432F04" w:rsidRDefault="00990EFE" w:rsidP="00990EFE">
            <w:pPr>
              <w:pStyle w:val="Textkrper-Tabelle"/>
            </w:pPr>
            <w:r w:rsidRPr="00432F04">
              <w:t>tool specific</w:t>
            </w:r>
          </w:p>
        </w:tc>
      </w:tr>
    </w:tbl>
    <w:p w14:paraId="6E3D2FC1" w14:textId="77777777" w:rsidR="00C12C1B" w:rsidRPr="001153E0" w:rsidRDefault="00893356" w:rsidP="00C12C1B">
      <w:pPr>
        <w:pStyle w:val="Textkrper"/>
      </w:pPr>
      <w:bookmarkStart w:id="138" w:name="_Toc247884548"/>
      <w:bookmarkStart w:id="139" w:name="_Toc240646375"/>
      <w:r>
        <w:t>The first line of an</w:t>
      </w:r>
      <w:r w:rsidR="00C12C1B" w:rsidRPr="001153E0">
        <w:t xml:space="preserve"> xml file must contain the encoding scheme of the xml-file, such as:</w:t>
      </w:r>
    </w:p>
    <w:p w14:paraId="3C5DE58A" w14:textId="77777777" w:rsidR="00C12C1B" w:rsidRPr="001153E0" w:rsidRDefault="00C12C1B" w:rsidP="00C12C1B">
      <w:pPr>
        <w:pStyle w:val="CODEF"/>
      </w:pPr>
      <w:r w:rsidRPr="001153E0">
        <w:t>&lt;?xml version="1.0" encoding="UTF-8"?&gt;</w:t>
      </w:r>
    </w:p>
    <w:p w14:paraId="793BC4A8" w14:textId="77777777" w:rsidR="009A1854" w:rsidRPr="00C12C1B" w:rsidRDefault="00C12C1B" w:rsidP="00C12C1B">
      <w:pPr>
        <w:pStyle w:val="Textkrper"/>
      </w:pPr>
      <w:r w:rsidRPr="001153E0">
        <w:t>A specific encoding scheme is not required</w:t>
      </w:r>
      <w:r w:rsidR="00893356">
        <w:t xml:space="preserve"> by the fmi schema files</w:t>
      </w:r>
      <w:r w:rsidRPr="001153E0">
        <w:t xml:space="preserve">. Typical schemes are "ISO-8859-1" or “UTF-8”. The </w:t>
      </w:r>
      <w:r w:rsidR="008935EA">
        <w:t xml:space="preserve">fmi </w:t>
      </w:r>
      <w:r w:rsidRPr="001153E0">
        <w:t>schema file</w:t>
      </w:r>
      <w:r w:rsidR="008935EA">
        <w:t>s are</w:t>
      </w:r>
      <w:r w:rsidRPr="001153E0">
        <w:t xml:space="preserve"> stored in “UTF8”. Note, the definition of an encoding scheme is </w:t>
      </w:r>
      <w:r w:rsidR="00B931AD" w:rsidRPr="001153E0">
        <w:t xml:space="preserve">a prerequisite, in order that </w:t>
      </w:r>
      <w:r w:rsidRPr="001153E0">
        <w:t xml:space="preserve">the xml-file </w:t>
      </w:r>
      <w:r w:rsidR="00B931AD" w:rsidRPr="001153E0">
        <w:t xml:space="preserve">can </w:t>
      </w:r>
      <w:r w:rsidRPr="001153E0">
        <w:t xml:space="preserve">contain letters outside of the 7 bit ANSI </w:t>
      </w:r>
      <w:r w:rsidR="00DE61E6">
        <w:t xml:space="preserve">ASCII </w:t>
      </w:r>
      <w:r w:rsidRPr="001153E0">
        <w:t xml:space="preserve">character set, </w:t>
      </w:r>
      <w:r w:rsidR="00CF7C98" w:rsidRPr="001153E0">
        <w:t>such as</w:t>
      </w:r>
      <w:r w:rsidRPr="001153E0">
        <w:t xml:space="preserve"> German umlauts, or Asian characters.</w:t>
      </w:r>
      <w:r w:rsidR="00DE61E6">
        <w:t xml:space="preserve"> If another encoding scheme as “UTF-8” is used, then the non-ASCII characters in string variables need to be transformed to UTF8 when reading them </w:t>
      </w:r>
      <w:r w:rsidR="008935EA">
        <w:t>from file</w:t>
      </w:r>
      <w:r w:rsidR="00DE61E6">
        <w:t>, because the FMI calling interface requires that strings are encoded in UTF8.</w:t>
      </w:r>
    </w:p>
    <w:p w14:paraId="04F465F5" w14:textId="77777777" w:rsidR="00990EFE" w:rsidRDefault="00603190" w:rsidP="00990EFE">
      <w:pPr>
        <w:pStyle w:val="berschrift2"/>
      </w:pPr>
      <w:r>
        <w:br w:type="page"/>
      </w:r>
      <w:bookmarkStart w:id="140" w:name="_Ref251789138"/>
      <w:bookmarkStart w:id="141" w:name="_Toc252111372"/>
      <w:bookmarkEnd w:id="138"/>
      <w:r w:rsidR="005C6177">
        <w:lastRenderedPageBreak/>
        <w:t>Description of a Model (</w:t>
      </w:r>
      <w:r w:rsidR="00893356">
        <w:t>fmi</w:t>
      </w:r>
      <w:r w:rsidR="00990EFE" w:rsidRPr="00432F04">
        <w:t>Model</w:t>
      </w:r>
      <w:r w:rsidR="00893356">
        <w:t>Description</w:t>
      </w:r>
      <w:bookmarkEnd w:id="139"/>
      <w:r w:rsidR="005C6177">
        <w:t>)</w:t>
      </w:r>
      <w:bookmarkEnd w:id="140"/>
      <w:bookmarkEnd w:id="141"/>
      <w:r w:rsidR="005C6177">
        <w:t xml:space="preserve"> </w:t>
      </w:r>
    </w:p>
    <w:p w14:paraId="2EF82479" w14:textId="77777777" w:rsidR="00893356" w:rsidRDefault="00893356" w:rsidP="00893356">
      <w:pPr>
        <w:pStyle w:val="Textkrper"/>
      </w:pPr>
      <w:r>
        <w:t>This is the root-level schema file and contains the following definition:</w:t>
      </w:r>
    </w:p>
    <w:p w14:paraId="009BFFD7" w14:textId="77777777" w:rsidR="00893356" w:rsidRDefault="00BB2079" w:rsidP="00893356">
      <w:pPr>
        <w:pStyle w:val="Textkrper"/>
        <w:jc w:val="center"/>
      </w:pPr>
      <w:r w:rsidRPr="00BB3021">
        <w:rPr>
          <w:noProof/>
          <w:lang w:val="de-DE" w:eastAsia="de-DE"/>
        </w:rPr>
        <w:drawing>
          <wp:inline distT="0" distB="0" distL="0" distR="0" wp14:anchorId="3BC61794" wp14:editId="398353B2">
            <wp:extent cx="3554095" cy="2313940"/>
            <wp:effectExtent l="0" t="0" r="0" b="0"/>
            <wp:docPr id="20"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54095" cy="2313940"/>
                    </a:xfrm>
                    <a:prstGeom prst="rect">
                      <a:avLst/>
                    </a:prstGeom>
                    <a:noFill/>
                    <a:ln>
                      <a:noFill/>
                    </a:ln>
                  </pic:spPr>
                </pic:pic>
              </a:graphicData>
            </a:graphic>
          </wp:inline>
        </w:drawing>
      </w:r>
    </w:p>
    <w:p w14:paraId="7BB29253" w14:textId="77777777" w:rsidR="00990EFE" w:rsidRPr="006052E2" w:rsidRDefault="00990EFE" w:rsidP="00603190">
      <w:pPr>
        <w:widowControl w:val="0"/>
        <w:autoSpaceDE w:val="0"/>
        <w:autoSpaceDN w:val="0"/>
        <w:adjustRightInd w:val="0"/>
        <w:spacing w:before="240" w:after="120"/>
        <w:rPr>
          <w:rStyle w:val="FormatvorlageArial"/>
          <w:i/>
          <w:szCs w:val="21"/>
        </w:rPr>
      </w:pPr>
      <w:r w:rsidRPr="00432F04">
        <w:rPr>
          <w:rStyle w:val="FormatvorlageArial"/>
          <w:szCs w:val="21"/>
        </w:rPr>
        <w:t xml:space="preserve">On the top level, the schema consists of </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609"/>
        <w:gridCol w:w="6271"/>
      </w:tblGrid>
      <w:tr w:rsidR="00A53098" w:rsidRPr="006052E2" w14:paraId="677FC2BB" w14:textId="77777777" w:rsidTr="00893356">
        <w:tc>
          <w:tcPr>
            <w:tcW w:w="2609" w:type="dxa"/>
          </w:tcPr>
          <w:p w14:paraId="0CA47557" w14:textId="77777777" w:rsidR="00A53098" w:rsidRPr="006052E2" w:rsidRDefault="00893356" w:rsidP="006052E2">
            <w:pPr>
              <w:pStyle w:val="Textkrper-Tabelle"/>
              <w:rPr>
                <w:i/>
              </w:rPr>
            </w:pPr>
            <w:r>
              <w:rPr>
                <w:i/>
              </w:rPr>
              <w:t>Element</w:t>
            </w:r>
            <w:r w:rsidR="00A53098" w:rsidRPr="006052E2">
              <w:rPr>
                <w:i/>
              </w:rPr>
              <w:t>-Name</w:t>
            </w:r>
          </w:p>
        </w:tc>
        <w:tc>
          <w:tcPr>
            <w:tcW w:w="6271" w:type="dxa"/>
          </w:tcPr>
          <w:p w14:paraId="1C363AF0" w14:textId="77777777" w:rsidR="00A53098" w:rsidRPr="006052E2" w:rsidRDefault="00A53098" w:rsidP="006052E2">
            <w:pPr>
              <w:pStyle w:val="Textkrper-Tabelle"/>
              <w:rPr>
                <w:i/>
              </w:rPr>
            </w:pPr>
            <w:r w:rsidRPr="006052E2">
              <w:rPr>
                <w:i/>
              </w:rPr>
              <w:t>Description</w:t>
            </w:r>
          </w:p>
        </w:tc>
      </w:tr>
      <w:tr w:rsidR="00A53098" w:rsidRPr="00432F04" w14:paraId="2A541B59" w14:textId="77777777" w:rsidTr="00893356">
        <w:tc>
          <w:tcPr>
            <w:tcW w:w="2609" w:type="dxa"/>
          </w:tcPr>
          <w:p w14:paraId="2B5E6CF5" w14:textId="77777777" w:rsidR="00A53098" w:rsidRPr="00432F04" w:rsidRDefault="00893356" w:rsidP="006052E2">
            <w:pPr>
              <w:pStyle w:val="Textkrper-Tabelle"/>
            </w:pPr>
            <w:r>
              <w:rPr>
                <w:rStyle w:val="CODE"/>
              </w:rPr>
              <w:t>attributes</w:t>
            </w:r>
            <w:r w:rsidR="00A53098">
              <w:rPr>
                <w:rStyle w:val="FormatvorlageArial"/>
              </w:rPr>
              <w:br/>
            </w:r>
          </w:p>
        </w:tc>
        <w:tc>
          <w:tcPr>
            <w:tcW w:w="6271" w:type="dxa"/>
          </w:tcPr>
          <w:p w14:paraId="6086B17E" w14:textId="77777777" w:rsidR="00A53098" w:rsidRPr="00432F04" w:rsidRDefault="00A53098" w:rsidP="006052E2">
            <w:pPr>
              <w:pStyle w:val="Textkrper-Tabelle"/>
            </w:pPr>
            <w:r w:rsidRPr="00432F04">
              <w:rPr>
                <w:rStyle w:val="FormatvorlageArial"/>
              </w:rPr>
              <w:t xml:space="preserve">The </w:t>
            </w:r>
            <w:r w:rsidR="00893356">
              <w:rPr>
                <w:rStyle w:val="FormatvorlageArial"/>
              </w:rPr>
              <w:t>xml-attributes of fmiModelDescription define global properties of the model, such as the model name, see below.</w:t>
            </w:r>
          </w:p>
        </w:tc>
      </w:tr>
      <w:tr w:rsidR="00893356" w:rsidRPr="00432F04" w14:paraId="7E79616E" w14:textId="77777777" w:rsidTr="00893356">
        <w:tc>
          <w:tcPr>
            <w:tcW w:w="2609" w:type="dxa"/>
          </w:tcPr>
          <w:p w14:paraId="77A9E05F" w14:textId="77777777" w:rsidR="00893356" w:rsidRPr="006052E2" w:rsidRDefault="00893356" w:rsidP="006052E2">
            <w:pPr>
              <w:pStyle w:val="Textkrper-Tabelle"/>
              <w:rPr>
                <w:rStyle w:val="CODE"/>
              </w:rPr>
            </w:pPr>
            <w:r>
              <w:rPr>
                <w:rStyle w:val="CODE"/>
              </w:rPr>
              <w:t>UnitDefinitions</w:t>
            </w:r>
          </w:p>
        </w:tc>
        <w:tc>
          <w:tcPr>
            <w:tcW w:w="6271" w:type="dxa"/>
          </w:tcPr>
          <w:p w14:paraId="4B11A1CF" w14:textId="77777777" w:rsidR="00893356" w:rsidRPr="00432F04" w:rsidRDefault="00893356" w:rsidP="006052E2">
            <w:pPr>
              <w:pStyle w:val="Textkrper-Tabelle"/>
              <w:rPr>
                <w:rStyle w:val="FormatvorlageArial"/>
              </w:rPr>
            </w:pPr>
            <w:r>
              <w:rPr>
                <w:rStyle w:val="FormatvorlageArial"/>
              </w:rPr>
              <w:t>A global list of definitions to convert display units into the units used in the model equations. These definitions are used in the xml-element “ModelVariables”.</w:t>
            </w:r>
          </w:p>
        </w:tc>
      </w:tr>
      <w:tr w:rsidR="00F15EFF" w:rsidRPr="00432F04" w14:paraId="602E2622" w14:textId="77777777" w:rsidTr="00893356">
        <w:tc>
          <w:tcPr>
            <w:tcW w:w="2609" w:type="dxa"/>
          </w:tcPr>
          <w:p w14:paraId="119BB3FF" w14:textId="77777777" w:rsidR="00F15EFF" w:rsidRDefault="00F15EFF" w:rsidP="006052E2">
            <w:pPr>
              <w:pStyle w:val="Textkrper-Tabelle"/>
              <w:rPr>
                <w:rStyle w:val="CODE"/>
              </w:rPr>
            </w:pPr>
            <w:r>
              <w:rPr>
                <w:rStyle w:val="CODE"/>
              </w:rPr>
              <w:t>TypeDefinitions</w:t>
            </w:r>
          </w:p>
        </w:tc>
        <w:tc>
          <w:tcPr>
            <w:tcW w:w="6271" w:type="dxa"/>
          </w:tcPr>
          <w:p w14:paraId="1D54FB01" w14:textId="77777777" w:rsidR="00F15EFF" w:rsidRDefault="00F15EFF" w:rsidP="006052E2">
            <w:pPr>
              <w:pStyle w:val="Textkrper-Tabelle"/>
              <w:rPr>
                <w:rStyle w:val="FormatvorlageArial"/>
              </w:rPr>
            </w:pPr>
            <w:r>
              <w:rPr>
                <w:rStyle w:val="FormatvorlageArial"/>
              </w:rPr>
              <w:t>A global list of type definitions that are utilized in “ModelVariables”.</w:t>
            </w:r>
          </w:p>
        </w:tc>
      </w:tr>
      <w:tr w:rsidR="00990EFE" w:rsidRPr="00432F04" w14:paraId="14BEDF16" w14:textId="77777777" w:rsidTr="00893356">
        <w:tc>
          <w:tcPr>
            <w:tcW w:w="2609" w:type="dxa"/>
          </w:tcPr>
          <w:p w14:paraId="6579DF35" w14:textId="77777777" w:rsidR="00990EFE" w:rsidRPr="00432F04" w:rsidRDefault="00990EFE" w:rsidP="00990EFE">
            <w:pPr>
              <w:pStyle w:val="Textkrper-Tabelle"/>
            </w:pPr>
            <w:r w:rsidRPr="006052E2">
              <w:rPr>
                <w:rStyle w:val="CODE"/>
              </w:rPr>
              <w:t>DefaultExperiment</w:t>
            </w:r>
            <w:r w:rsidR="00A53098">
              <w:rPr>
                <w:rStyle w:val="FormatvorlageArial"/>
              </w:rPr>
              <w:br/>
            </w:r>
          </w:p>
        </w:tc>
        <w:tc>
          <w:tcPr>
            <w:tcW w:w="6271" w:type="dxa"/>
          </w:tcPr>
          <w:p w14:paraId="0F74F3EF" w14:textId="77777777" w:rsidR="00990EFE" w:rsidRPr="00432F04" w:rsidRDefault="00990EFE" w:rsidP="00990EFE">
            <w:pPr>
              <w:pStyle w:val="Textkrper-Tabelle"/>
            </w:pPr>
            <w:r w:rsidRPr="00432F04">
              <w:rPr>
                <w:rStyle w:val="FormatvorlageArial"/>
              </w:rPr>
              <w:t>Providing default settings for the integrator, such as stop time and relative tolerance.</w:t>
            </w:r>
          </w:p>
        </w:tc>
      </w:tr>
      <w:tr w:rsidR="00990EFE" w:rsidRPr="00432F04" w14:paraId="5FE511B5" w14:textId="77777777" w:rsidTr="00893356">
        <w:tc>
          <w:tcPr>
            <w:tcW w:w="2609" w:type="dxa"/>
          </w:tcPr>
          <w:p w14:paraId="7980F880" w14:textId="77777777" w:rsidR="00990EFE" w:rsidRPr="00432F04" w:rsidRDefault="00990EFE" w:rsidP="00990EFE">
            <w:pPr>
              <w:pStyle w:val="Textkrper-Tabelle"/>
            </w:pPr>
            <w:r w:rsidRPr="006052E2">
              <w:rPr>
                <w:rStyle w:val="CODE"/>
              </w:rPr>
              <w:t>VendorAnnotations</w:t>
            </w:r>
          </w:p>
        </w:tc>
        <w:tc>
          <w:tcPr>
            <w:tcW w:w="6271" w:type="dxa"/>
          </w:tcPr>
          <w:p w14:paraId="63CA3877" w14:textId="77777777" w:rsidR="00990EFE" w:rsidRPr="00432F04" w:rsidRDefault="00990EFE" w:rsidP="00990EFE">
            <w:pPr>
              <w:pStyle w:val="Textkrper-Tabelle"/>
            </w:pPr>
            <w:r w:rsidRPr="00432F04">
              <w:rPr>
                <w:rStyle w:val="FormatvorlageArial"/>
              </w:rPr>
              <w:t>Additional data that a vendor might want to store and that other vendors might ignore.</w:t>
            </w:r>
          </w:p>
        </w:tc>
      </w:tr>
      <w:tr w:rsidR="00893356" w:rsidRPr="00432F04" w14:paraId="2356EBD2" w14:textId="77777777" w:rsidTr="00893356">
        <w:tc>
          <w:tcPr>
            <w:tcW w:w="2609" w:type="dxa"/>
          </w:tcPr>
          <w:p w14:paraId="71E53CD8" w14:textId="77777777" w:rsidR="00893356" w:rsidRPr="00432F04" w:rsidRDefault="00893356" w:rsidP="00893356">
            <w:pPr>
              <w:pStyle w:val="Textkrper-Tabelle"/>
            </w:pPr>
            <w:r w:rsidRPr="006052E2">
              <w:rPr>
                <w:rStyle w:val="CODE"/>
              </w:rPr>
              <w:t>ModelVariables</w:t>
            </w:r>
          </w:p>
        </w:tc>
        <w:tc>
          <w:tcPr>
            <w:tcW w:w="6271" w:type="dxa"/>
          </w:tcPr>
          <w:p w14:paraId="025C207C" w14:textId="77777777" w:rsidR="00893356" w:rsidRPr="00432F04" w:rsidRDefault="00F25A9A" w:rsidP="00893356">
            <w:pPr>
              <w:pStyle w:val="Textkrper-Tabelle"/>
            </w:pPr>
            <w:r>
              <w:rPr>
                <w:rStyle w:val="FormatvorlageArial"/>
              </w:rPr>
              <w:t>The central FMI</w:t>
            </w:r>
            <w:r w:rsidR="00893356" w:rsidRPr="00432F04">
              <w:rPr>
                <w:rStyle w:val="FormatvorlageArial"/>
              </w:rPr>
              <w:t xml:space="preserve"> data structure defining all variables of the model that are visible/accessible via the model functions</w:t>
            </w:r>
          </w:p>
        </w:tc>
      </w:tr>
    </w:tbl>
    <w:p w14:paraId="58A1A8AA" w14:textId="77777777" w:rsidR="00893356" w:rsidRDefault="00893356" w:rsidP="00893356">
      <w:pPr>
        <w:pStyle w:val="Textkrper"/>
      </w:pPr>
      <w:bookmarkStart w:id="142" w:name="_Toc240646376"/>
    </w:p>
    <w:p w14:paraId="4CD05647" w14:textId="77777777" w:rsidR="00893356" w:rsidRDefault="00893356" w:rsidP="00893356">
      <w:pPr>
        <w:pStyle w:val="Textkrper"/>
      </w:pPr>
      <w:r>
        <w:t>The xml-attributes of fmiModelDescription are:</w:t>
      </w:r>
    </w:p>
    <w:bookmarkEnd w:id="142"/>
    <w:p w14:paraId="6F8AB76F" w14:textId="77777777" w:rsidR="006052E2" w:rsidRDefault="00BB2079" w:rsidP="00893356">
      <w:pPr>
        <w:pStyle w:val="Textkrper"/>
        <w:jc w:val="center"/>
      </w:pPr>
      <w:r w:rsidRPr="002E3CB5">
        <w:rPr>
          <w:noProof/>
          <w:lang w:val="de-DE" w:eastAsia="de-DE"/>
        </w:rPr>
        <w:lastRenderedPageBreak/>
        <w:drawing>
          <wp:inline distT="0" distB="0" distL="0" distR="0" wp14:anchorId="7E2E9FB6" wp14:editId="5DB21754">
            <wp:extent cx="3522345" cy="7076440"/>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22345" cy="7076440"/>
                    </a:xfrm>
                    <a:prstGeom prst="rect">
                      <a:avLst/>
                    </a:prstGeom>
                    <a:noFill/>
                    <a:ln>
                      <a:noFill/>
                    </a:ln>
                  </pic:spPr>
                </pic:pic>
              </a:graphicData>
            </a:graphic>
          </wp:inline>
        </w:drawing>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837"/>
        <w:gridCol w:w="6469"/>
      </w:tblGrid>
      <w:tr w:rsidR="006052E2" w:rsidRPr="006052E2" w14:paraId="6C53AA26" w14:textId="77777777" w:rsidTr="000643C3">
        <w:tc>
          <w:tcPr>
            <w:tcW w:w="2837" w:type="dxa"/>
          </w:tcPr>
          <w:p w14:paraId="37AC0EC4" w14:textId="77777777" w:rsidR="006052E2" w:rsidRPr="006052E2" w:rsidRDefault="006052E2" w:rsidP="006052E2">
            <w:pPr>
              <w:pStyle w:val="Textkrper-Tabelle"/>
              <w:rPr>
                <w:i/>
              </w:rPr>
            </w:pPr>
            <w:r w:rsidRPr="006052E2">
              <w:rPr>
                <w:i/>
              </w:rPr>
              <w:t>Attribute-Name</w:t>
            </w:r>
          </w:p>
        </w:tc>
        <w:tc>
          <w:tcPr>
            <w:tcW w:w="6469" w:type="dxa"/>
          </w:tcPr>
          <w:p w14:paraId="5EBF4F57" w14:textId="77777777" w:rsidR="006052E2" w:rsidRPr="006052E2" w:rsidRDefault="006052E2" w:rsidP="006052E2">
            <w:pPr>
              <w:pStyle w:val="Textkrper-Tabelle"/>
              <w:rPr>
                <w:i/>
              </w:rPr>
            </w:pPr>
            <w:r w:rsidRPr="006052E2">
              <w:rPr>
                <w:i/>
              </w:rPr>
              <w:t>Description</w:t>
            </w:r>
          </w:p>
        </w:tc>
      </w:tr>
      <w:tr w:rsidR="00893356" w:rsidRPr="006052E2" w14:paraId="7CB78106" w14:textId="77777777" w:rsidTr="000643C3">
        <w:tc>
          <w:tcPr>
            <w:tcW w:w="2837" w:type="dxa"/>
          </w:tcPr>
          <w:p w14:paraId="60B36312" w14:textId="77777777" w:rsidR="00893356" w:rsidRPr="000B45D0" w:rsidRDefault="00893356" w:rsidP="006052E2">
            <w:pPr>
              <w:pStyle w:val="Textkrper-Tabelle"/>
              <w:rPr>
                <w:rStyle w:val="CODE"/>
              </w:rPr>
            </w:pPr>
            <w:r w:rsidRPr="000B45D0">
              <w:rPr>
                <w:rStyle w:val="CODE"/>
              </w:rPr>
              <w:t>fmiVersion</w:t>
            </w:r>
          </w:p>
        </w:tc>
        <w:tc>
          <w:tcPr>
            <w:tcW w:w="6469" w:type="dxa"/>
          </w:tcPr>
          <w:p w14:paraId="5CEC9FB3" w14:textId="77777777" w:rsidR="00893356" w:rsidRPr="00893356" w:rsidRDefault="00893356" w:rsidP="006052E2">
            <w:pPr>
              <w:pStyle w:val="Textkrper-Tabelle"/>
            </w:pPr>
            <w:r>
              <w:rPr>
                <w:rStyle w:val="FormatvorlageArial"/>
              </w:rPr>
              <w:t>Version of “FMI for Model Exchange” that was used to generate the xml file. Currently, the only possible value is “1.0”.</w:t>
            </w:r>
          </w:p>
        </w:tc>
      </w:tr>
      <w:tr w:rsidR="00893356" w:rsidRPr="006052E2" w14:paraId="2468793E" w14:textId="77777777" w:rsidTr="000643C3">
        <w:tc>
          <w:tcPr>
            <w:tcW w:w="2837" w:type="dxa"/>
          </w:tcPr>
          <w:p w14:paraId="26DDABB5" w14:textId="77777777" w:rsidR="00893356" w:rsidRPr="000B45D0" w:rsidRDefault="000B45D0" w:rsidP="006052E2">
            <w:pPr>
              <w:pStyle w:val="Textkrper-Tabelle"/>
              <w:rPr>
                <w:rStyle w:val="CODE"/>
              </w:rPr>
            </w:pPr>
            <w:r w:rsidRPr="000B45D0">
              <w:rPr>
                <w:rStyle w:val="CODE"/>
              </w:rPr>
              <w:t>modelN</w:t>
            </w:r>
            <w:r w:rsidR="00893356" w:rsidRPr="000B45D0">
              <w:rPr>
                <w:rStyle w:val="CODE"/>
              </w:rPr>
              <w:t>ame</w:t>
            </w:r>
          </w:p>
        </w:tc>
        <w:tc>
          <w:tcPr>
            <w:tcW w:w="6469" w:type="dxa"/>
          </w:tcPr>
          <w:p w14:paraId="21110138" w14:textId="77777777" w:rsidR="00893356" w:rsidRPr="00893356" w:rsidRDefault="00893356" w:rsidP="006052E2">
            <w:pPr>
              <w:pStyle w:val="Textkrper-Tabelle"/>
              <w:rPr>
                <w:rStyle w:val="FormatvorlageArial"/>
              </w:rPr>
            </w:pPr>
            <w:r w:rsidRPr="00432F04">
              <w:rPr>
                <w:rStyle w:val="FormatvorlageArial"/>
              </w:rPr>
              <w:t>The name</w:t>
            </w:r>
            <w:r>
              <w:rPr>
                <w:rStyle w:val="FormatvorlageArial"/>
              </w:rPr>
              <w:t xml:space="preserve"> of the model as</w:t>
            </w:r>
            <w:r w:rsidRPr="00432F04">
              <w:rPr>
                <w:rStyle w:val="FormatvorlageArial"/>
              </w:rPr>
              <w:t xml:space="preserve"> used in the </w:t>
            </w:r>
            <w:r>
              <w:rPr>
                <w:rStyle w:val="FormatvorlageArial"/>
              </w:rPr>
              <w:t>modelling</w:t>
            </w:r>
            <w:r w:rsidRPr="00432F04">
              <w:rPr>
                <w:rStyle w:val="FormatvorlageArial"/>
              </w:rPr>
              <w:t xml:space="preserve"> environment</w:t>
            </w:r>
            <w:r>
              <w:rPr>
                <w:rStyle w:val="FormatvorlageArial"/>
              </w:rPr>
              <w:t xml:space="preserve"> that generated the xml-file</w:t>
            </w:r>
            <w:r w:rsidRPr="00432F04">
              <w:rPr>
                <w:rStyle w:val="FormatvorlageArial"/>
              </w:rPr>
              <w:t>, such as “Modelica.Mechanics.Rotational.Examples.CoupledClutches”.</w:t>
            </w:r>
          </w:p>
        </w:tc>
      </w:tr>
      <w:tr w:rsidR="006052E2" w:rsidRPr="00432F04" w14:paraId="1AEDCEEB" w14:textId="77777777" w:rsidTr="000643C3">
        <w:tc>
          <w:tcPr>
            <w:tcW w:w="2837" w:type="dxa"/>
          </w:tcPr>
          <w:p w14:paraId="57000654" w14:textId="77777777" w:rsidR="006052E2" w:rsidRPr="00432F04" w:rsidRDefault="000B45D0" w:rsidP="006052E2">
            <w:pPr>
              <w:pStyle w:val="Textkrper-Tabelle"/>
            </w:pPr>
            <w:r>
              <w:rPr>
                <w:rStyle w:val="CODE"/>
              </w:rPr>
              <w:t>modelI</w:t>
            </w:r>
            <w:r w:rsidR="006052E2" w:rsidRPr="006052E2">
              <w:rPr>
                <w:rStyle w:val="CODE"/>
              </w:rPr>
              <w:t>dentifier</w:t>
            </w:r>
          </w:p>
        </w:tc>
        <w:tc>
          <w:tcPr>
            <w:tcW w:w="6469" w:type="dxa"/>
          </w:tcPr>
          <w:p w14:paraId="36FFB74F" w14:textId="77777777" w:rsidR="00893356" w:rsidRDefault="006052E2" w:rsidP="006052E2">
            <w:pPr>
              <w:pStyle w:val="Textkrper-Tabelle"/>
            </w:pPr>
            <w:r>
              <w:t>S</w:t>
            </w:r>
            <w:r w:rsidRPr="00432F04">
              <w:t>tring that</w:t>
            </w:r>
            <w:r>
              <w:t xml:space="preserve"> is used as prefix in the C-</w:t>
            </w:r>
            <w:r w:rsidRPr="00432F04">
              <w:t xml:space="preserve">function names </w:t>
            </w:r>
            <w:r>
              <w:t xml:space="preserve">of the model </w:t>
            </w:r>
            <w:r w:rsidRPr="00432F04">
              <w:t xml:space="preserve">and as name of the zip-file in which all model information is stored. Since </w:t>
            </w:r>
            <w:r w:rsidRPr="00432F04">
              <w:lastRenderedPageBreak/>
              <w:t xml:space="preserve">this name is part of a C-function name, it must fulfil the restrictions on C function names (only letters, digits and/or underscores are allowed). For </w:t>
            </w:r>
            <w:r w:rsidR="00893356">
              <w:t xml:space="preserve">example, if </w:t>
            </w:r>
            <w:r w:rsidR="00F25A9A" w:rsidRPr="00F25A9A">
              <w:rPr>
                <w:rStyle w:val="CODE"/>
              </w:rPr>
              <w:t>modelN</w:t>
            </w:r>
            <w:r w:rsidR="00893356" w:rsidRPr="00F25A9A">
              <w:rPr>
                <w:rStyle w:val="CODE"/>
              </w:rPr>
              <w:t>ame</w:t>
            </w:r>
            <w:r w:rsidR="00893356">
              <w:t xml:space="preserve"> = </w:t>
            </w:r>
            <w:r w:rsidR="00F25A9A">
              <w:t>“</w:t>
            </w:r>
            <w:r w:rsidR="00893356" w:rsidRPr="00F25A9A">
              <w:rPr>
                <w:rStyle w:val="CODE"/>
              </w:rPr>
              <w:t>A.B.C</w:t>
            </w:r>
            <w:r w:rsidR="00F25A9A">
              <w:t>“</w:t>
            </w:r>
            <w:r w:rsidR="00893356">
              <w:t xml:space="preserve">, then </w:t>
            </w:r>
            <w:r w:rsidR="00F25A9A" w:rsidRPr="00F25A9A">
              <w:rPr>
                <w:rStyle w:val="CODE"/>
              </w:rPr>
              <w:t>modelI</w:t>
            </w:r>
            <w:r w:rsidRPr="00F25A9A">
              <w:rPr>
                <w:rStyle w:val="CODE"/>
              </w:rPr>
              <w:t>dentifier</w:t>
            </w:r>
            <w:r w:rsidRPr="00432F04">
              <w:t xml:space="preserve"> might be </w:t>
            </w:r>
            <w:r w:rsidR="00F25A9A">
              <w:t>“</w:t>
            </w:r>
            <w:r w:rsidRPr="00F25A9A">
              <w:rPr>
                <w:rStyle w:val="CODE"/>
              </w:rPr>
              <w:t>A</w:t>
            </w:r>
            <w:r w:rsidRPr="00F25A9A">
              <w:rPr>
                <w:rStyle w:val="CODE"/>
              </w:rPr>
              <w:sym w:font="Symbol" w:char="F05F"/>
            </w:r>
            <w:r w:rsidRPr="00F25A9A">
              <w:rPr>
                <w:rStyle w:val="CODE"/>
              </w:rPr>
              <w:t>B</w:t>
            </w:r>
            <w:r w:rsidRPr="00F25A9A">
              <w:rPr>
                <w:rStyle w:val="CODE"/>
              </w:rPr>
              <w:sym w:font="Symbol" w:char="F05F"/>
            </w:r>
            <w:r w:rsidRPr="00F25A9A">
              <w:rPr>
                <w:rStyle w:val="CODE"/>
              </w:rPr>
              <w:t>C</w:t>
            </w:r>
            <w:r w:rsidR="00F25A9A">
              <w:t>“</w:t>
            </w:r>
            <w:r w:rsidRPr="00432F04">
              <w:t>.</w:t>
            </w:r>
            <w:r w:rsidR="00F25A9A">
              <w:t xml:space="preserve"> </w:t>
            </w:r>
            <w:r w:rsidR="00893356">
              <w:t xml:space="preserve">Since </w:t>
            </w:r>
            <w:r w:rsidR="00F25A9A" w:rsidRPr="00F25A9A">
              <w:rPr>
                <w:rStyle w:val="CODE"/>
              </w:rPr>
              <w:t>modelIdentifier</w:t>
            </w:r>
            <w:r>
              <w:t xml:space="preserve"> is used as name in a file system, it must also </w:t>
            </w:r>
            <w:r w:rsidR="008935EA">
              <w:t>fulfil</w:t>
            </w:r>
            <w:r>
              <w:t xml:space="preserve"> the restrictions of the targeted operating systems. Basically, this means that it should be </w:t>
            </w:r>
            <w:r w:rsidRPr="006052E2">
              <w:rPr>
                <w:u w:val="single"/>
              </w:rPr>
              <w:t>short</w:t>
            </w:r>
            <w:r>
              <w:t xml:space="preserve">. For example, the Windows API only supports full path-names of a file up to 260 characters (see: </w:t>
            </w:r>
          </w:p>
          <w:p w14:paraId="0B280FAB" w14:textId="77777777" w:rsidR="006052E2" w:rsidRPr="00432F04" w:rsidRDefault="006F6E22" w:rsidP="006052E2">
            <w:pPr>
              <w:pStyle w:val="Textkrper-Tabelle"/>
            </w:pPr>
            <w:hyperlink r:id="rId47" w:history="1">
              <w:r w:rsidR="006052E2" w:rsidRPr="006052E2">
                <w:rPr>
                  <w:rStyle w:val="Hyperlink"/>
                </w:rPr>
                <w:t>http://msdn.microsoft.com/en-us/library/aa365247%28VS.85%29.aspx</w:t>
              </w:r>
            </w:hyperlink>
            <w:r w:rsidR="006052E2">
              <w:t>).</w:t>
            </w:r>
          </w:p>
        </w:tc>
      </w:tr>
      <w:tr w:rsidR="00893356" w:rsidRPr="00432F04" w14:paraId="6A2B6B18" w14:textId="77777777" w:rsidTr="000643C3">
        <w:tc>
          <w:tcPr>
            <w:tcW w:w="2837" w:type="dxa"/>
          </w:tcPr>
          <w:p w14:paraId="3027BEE6" w14:textId="77777777" w:rsidR="00893356" w:rsidRDefault="00893356" w:rsidP="00893356">
            <w:pPr>
              <w:pStyle w:val="Textkrper-Tabelle"/>
              <w:rPr>
                <w:rStyle w:val="FormatvorlageArial"/>
              </w:rPr>
            </w:pPr>
            <w:r>
              <w:rPr>
                <w:rStyle w:val="CODE"/>
              </w:rPr>
              <w:lastRenderedPageBreak/>
              <w:t>guid</w:t>
            </w:r>
          </w:p>
        </w:tc>
        <w:tc>
          <w:tcPr>
            <w:tcW w:w="6469" w:type="dxa"/>
          </w:tcPr>
          <w:p w14:paraId="7FD359DD" w14:textId="77777777" w:rsidR="00893356" w:rsidRPr="00432F04" w:rsidRDefault="00893356" w:rsidP="00893356">
            <w:pPr>
              <w:pStyle w:val="Textkrper-Tabelle"/>
              <w:rPr>
                <w:rStyle w:val="FormatvorlageArial"/>
              </w:rPr>
            </w:pPr>
            <w:r>
              <w:t xml:space="preserve">The “Globally Unique IDentifier” is a string that is </w:t>
            </w:r>
            <w:r w:rsidRPr="00432F04">
              <w:t xml:space="preserve">used to check that the </w:t>
            </w:r>
            <w:r>
              <w:t xml:space="preserve">xml-file </w:t>
            </w:r>
            <w:r w:rsidRPr="00432F04">
              <w:t>is compatible with the</w:t>
            </w:r>
            <w:r>
              <w:t xml:space="preserve"> C-</w:t>
            </w:r>
            <w:r w:rsidRPr="00432F04">
              <w:t>functions</w:t>
            </w:r>
            <w:r>
              <w:t xml:space="preserve"> of the model. Typically when generating the xml-file, a fingerprint of the “relevant” information is stored as guid and in the generated C-function. </w:t>
            </w:r>
          </w:p>
        </w:tc>
      </w:tr>
      <w:tr w:rsidR="006052E2" w:rsidRPr="00432F04" w14:paraId="642A7838" w14:textId="77777777" w:rsidTr="000643C3">
        <w:tc>
          <w:tcPr>
            <w:tcW w:w="2837" w:type="dxa"/>
          </w:tcPr>
          <w:p w14:paraId="1EB862A5" w14:textId="77777777" w:rsidR="006052E2" w:rsidRDefault="00893356" w:rsidP="006052E2">
            <w:pPr>
              <w:pStyle w:val="Textkrper-Tabelle"/>
              <w:rPr>
                <w:rStyle w:val="FormatvorlageArial"/>
              </w:rPr>
            </w:pPr>
            <w:r>
              <w:rPr>
                <w:rStyle w:val="CODE"/>
              </w:rPr>
              <w:t>d</w:t>
            </w:r>
            <w:r w:rsidR="006052E2" w:rsidRPr="006052E2">
              <w:rPr>
                <w:rStyle w:val="CODE"/>
              </w:rPr>
              <w:t>escription</w:t>
            </w:r>
          </w:p>
        </w:tc>
        <w:tc>
          <w:tcPr>
            <w:tcW w:w="6469" w:type="dxa"/>
          </w:tcPr>
          <w:p w14:paraId="22AD0F23" w14:textId="77777777" w:rsidR="006052E2" w:rsidRPr="00432F04" w:rsidRDefault="006052E2" w:rsidP="006052E2">
            <w:pPr>
              <w:pStyle w:val="Textkrper-Tabelle"/>
              <w:rPr>
                <w:rStyle w:val="FormatvorlageArial"/>
              </w:rPr>
            </w:pPr>
            <w:r>
              <w:rPr>
                <w:rStyle w:val="FormatvorlageArial"/>
              </w:rPr>
              <w:t>String describing shortly the model</w:t>
            </w:r>
          </w:p>
        </w:tc>
      </w:tr>
      <w:tr w:rsidR="006052E2" w:rsidRPr="00432F04" w14:paraId="632A110F" w14:textId="77777777" w:rsidTr="000643C3">
        <w:tc>
          <w:tcPr>
            <w:tcW w:w="2837" w:type="dxa"/>
          </w:tcPr>
          <w:p w14:paraId="4C52F9A0" w14:textId="77777777" w:rsidR="006052E2" w:rsidRPr="00432F04" w:rsidRDefault="00893356" w:rsidP="006052E2">
            <w:pPr>
              <w:pStyle w:val="Textkrper-Tabelle"/>
              <w:rPr>
                <w:rStyle w:val="FormatvorlageArial"/>
              </w:rPr>
            </w:pPr>
            <w:r>
              <w:rPr>
                <w:rStyle w:val="CODE"/>
              </w:rPr>
              <w:t>a</w:t>
            </w:r>
            <w:r w:rsidR="006052E2" w:rsidRPr="006052E2">
              <w:rPr>
                <w:rStyle w:val="CODE"/>
              </w:rPr>
              <w:t>uthor</w:t>
            </w:r>
          </w:p>
        </w:tc>
        <w:tc>
          <w:tcPr>
            <w:tcW w:w="6469" w:type="dxa"/>
          </w:tcPr>
          <w:p w14:paraId="263F3D94" w14:textId="77777777" w:rsidR="006052E2" w:rsidRPr="00432F04" w:rsidRDefault="006052E2" w:rsidP="006052E2">
            <w:pPr>
              <w:pStyle w:val="Textkrper-Tabelle"/>
              <w:rPr>
                <w:rStyle w:val="FormatvorlageArial"/>
              </w:rPr>
            </w:pPr>
            <w:r>
              <w:rPr>
                <w:rStyle w:val="FormatvorlageArial"/>
              </w:rPr>
              <w:t>String with the name and organization of the model author</w:t>
            </w:r>
          </w:p>
        </w:tc>
      </w:tr>
      <w:tr w:rsidR="006052E2" w:rsidRPr="00432F04" w14:paraId="233A6144" w14:textId="77777777" w:rsidTr="000643C3">
        <w:tc>
          <w:tcPr>
            <w:tcW w:w="2837" w:type="dxa"/>
          </w:tcPr>
          <w:p w14:paraId="5FDD526D" w14:textId="77777777" w:rsidR="006052E2" w:rsidRDefault="00893356" w:rsidP="006052E2">
            <w:pPr>
              <w:pStyle w:val="Textkrper-Tabelle"/>
              <w:rPr>
                <w:rStyle w:val="FormatvorlageArial"/>
              </w:rPr>
            </w:pPr>
            <w:r>
              <w:rPr>
                <w:rStyle w:val="CODE"/>
              </w:rPr>
              <w:t>v</w:t>
            </w:r>
            <w:r w:rsidR="006052E2" w:rsidRPr="006052E2">
              <w:rPr>
                <w:rStyle w:val="CODE"/>
              </w:rPr>
              <w:t>ersion</w:t>
            </w:r>
          </w:p>
        </w:tc>
        <w:tc>
          <w:tcPr>
            <w:tcW w:w="6469" w:type="dxa"/>
          </w:tcPr>
          <w:p w14:paraId="48B0019B" w14:textId="77777777" w:rsidR="006052E2" w:rsidRPr="00432F04" w:rsidRDefault="00F25A9A" w:rsidP="006052E2">
            <w:pPr>
              <w:pStyle w:val="Textkrper-Tabelle"/>
              <w:rPr>
                <w:rStyle w:val="FormatvorlageArial"/>
              </w:rPr>
            </w:pPr>
            <w:r>
              <w:rPr>
                <w:rStyle w:val="FormatvorlageArial"/>
              </w:rPr>
              <w:t>Version of the model</w:t>
            </w:r>
            <w:r w:rsidR="006052E2">
              <w:rPr>
                <w:rStyle w:val="FormatvorlageArial"/>
              </w:rPr>
              <w:t>, e.g. “1.0”</w:t>
            </w:r>
          </w:p>
        </w:tc>
      </w:tr>
      <w:tr w:rsidR="006052E2" w:rsidRPr="00432F04" w14:paraId="7DD6B65A" w14:textId="77777777" w:rsidTr="000643C3">
        <w:tc>
          <w:tcPr>
            <w:tcW w:w="2837" w:type="dxa"/>
          </w:tcPr>
          <w:p w14:paraId="11B22BE6" w14:textId="77777777" w:rsidR="006052E2" w:rsidRDefault="00893356" w:rsidP="006052E2">
            <w:pPr>
              <w:pStyle w:val="Textkrper-Tabelle"/>
              <w:rPr>
                <w:rStyle w:val="FormatvorlageArial"/>
              </w:rPr>
            </w:pPr>
            <w:r>
              <w:rPr>
                <w:rStyle w:val="CODE"/>
              </w:rPr>
              <w:t>g</w:t>
            </w:r>
            <w:r w:rsidR="006052E2" w:rsidRPr="006052E2">
              <w:rPr>
                <w:rStyle w:val="CODE"/>
              </w:rPr>
              <w:t>enerationTool</w:t>
            </w:r>
          </w:p>
        </w:tc>
        <w:tc>
          <w:tcPr>
            <w:tcW w:w="6469" w:type="dxa"/>
          </w:tcPr>
          <w:p w14:paraId="7B4AC0E3" w14:textId="77777777" w:rsidR="006052E2" w:rsidRPr="00432F04" w:rsidRDefault="006052E2" w:rsidP="006052E2">
            <w:pPr>
              <w:pStyle w:val="Textkrper-Tabelle"/>
              <w:rPr>
                <w:rStyle w:val="FormatvorlageArial"/>
              </w:rPr>
            </w:pPr>
            <w:r>
              <w:rPr>
                <w:rStyle w:val="FormatvorlageArial"/>
              </w:rPr>
              <w:t>Name of the tool that generated the xml-file.</w:t>
            </w:r>
          </w:p>
        </w:tc>
      </w:tr>
      <w:tr w:rsidR="006052E2" w:rsidRPr="00432F04" w14:paraId="3C08B415" w14:textId="77777777" w:rsidTr="000643C3">
        <w:tc>
          <w:tcPr>
            <w:tcW w:w="2837" w:type="dxa"/>
          </w:tcPr>
          <w:p w14:paraId="311E9E7F" w14:textId="77777777" w:rsidR="006052E2" w:rsidRPr="00893356" w:rsidRDefault="00893356" w:rsidP="006052E2">
            <w:pPr>
              <w:pStyle w:val="Textkrper-Tabelle"/>
              <w:rPr>
                <w:rStyle w:val="FormatvorlageArial"/>
              </w:rPr>
            </w:pPr>
            <w:r w:rsidRPr="00893356">
              <w:rPr>
                <w:rStyle w:val="CODE"/>
              </w:rPr>
              <w:t>g</w:t>
            </w:r>
            <w:r w:rsidR="006052E2" w:rsidRPr="00893356">
              <w:rPr>
                <w:rStyle w:val="CODE"/>
              </w:rPr>
              <w:t>enerationDate</w:t>
            </w:r>
            <w:r w:rsidRPr="00893356">
              <w:rPr>
                <w:rStyle w:val="CODE"/>
              </w:rPr>
              <w:t>AndTime</w:t>
            </w:r>
          </w:p>
        </w:tc>
        <w:tc>
          <w:tcPr>
            <w:tcW w:w="6469" w:type="dxa"/>
          </w:tcPr>
          <w:p w14:paraId="7EB33517" w14:textId="77777777" w:rsidR="006052E2" w:rsidRPr="00893356" w:rsidRDefault="006052E2" w:rsidP="006052E2">
            <w:pPr>
              <w:pStyle w:val="Textkrper-Tabelle"/>
              <w:rPr>
                <w:rStyle w:val="FormatvorlageArial"/>
              </w:rPr>
            </w:pPr>
            <w:r w:rsidRPr="00893356">
              <w:rPr>
                <w:rStyle w:val="FormatvorlageArial"/>
              </w:rPr>
              <w:t>Date and time when the xml-file was generated. The format is a subset of “</w:t>
            </w:r>
            <w:r w:rsidRPr="00893356">
              <w:t>xs:dateTime” and should be: “YYYY-MM-DD</w:t>
            </w:r>
            <w:r w:rsidR="00B869D3" w:rsidRPr="00893356">
              <w:t>T</w:t>
            </w:r>
            <w:r w:rsidRPr="00893356">
              <w:t xml:space="preserve">hh:mm:ssZ" (with one </w:t>
            </w:r>
            <w:r w:rsidR="00B869D3" w:rsidRPr="00893356">
              <w:t>“T”</w:t>
            </w:r>
            <w:r w:rsidRPr="00893356">
              <w:t xml:space="preserve"> between date and time; “Z” characterizes the Zulu time zone, i.e., Greenwich meantime). Example: </w:t>
            </w:r>
            <w:r w:rsidRPr="00893356">
              <w:rPr>
                <w:rStyle w:val="CODE"/>
                <w:rFonts w:cs="Courier New"/>
              </w:rPr>
              <w:t>"</w:t>
            </w:r>
            <w:r w:rsidRPr="00893356">
              <w:rPr>
                <w:rStyle w:val="CODE"/>
              </w:rPr>
              <w:t>2009-12-08</w:t>
            </w:r>
            <w:r w:rsidR="00B869D3" w:rsidRPr="00893356">
              <w:rPr>
                <w:rStyle w:val="CODE"/>
              </w:rPr>
              <w:t>T</w:t>
            </w:r>
            <w:r w:rsidRPr="00893356">
              <w:rPr>
                <w:rStyle w:val="CODE"/>
              </w:rPr>
              <w:t>14:33:22Z</w:t>
            </w:r>
            <w:r w:rsidRPr="00893356">
              <w:rPr>
                <w:rStyle w:val="CODE"/>
                <w:rFonts w:cs="Courier New"/>
              </w:rPr>
              <w:t>"</w:t>
            </w:r>
            <w:r w:rsidRPr="00893356">
              <w:rPr>
                <w:rStyle w:val="CODE"/>
              </w:rPr>
              <w:t>.</w:t>
            </w:r>
          </w:p>
        </w:tc>
      </w:tr>
      <w:tr w:rsidR="006052E2" w:rsidRPr="00432F04" w14:paraId="4639882E" w14:textId="77777777" w:rsidTr="000643C3">
        <w:tc>
          <w:tcPr>
            <w:tcW w:w="2837" w:type="dxa"/>
          </w:tcPr>
          <w:p w14:paraId="34F165DE" w14:textId="77777777" w:rsidR="006052E2" w:rsidRPr="006052E2" w:rsidRDefault="00893356" w:rsidP="006052E2">
            <w:pPr>
              <w:pStyle w:val="Textkrper-Tabelle"/>
              <w:rPr>
                <w:rStyle w:val="CODE"/>
              </w:rPr>
            </w:pPr>
            <w:r>
              <w:rPr>
                <w:rStyle w:val="CODE"/>
              </w:rPr>
              <w:t>v</w:t>
            </w:r>
            <w:r w:rsidR="006052E2" w:rsidRPr="006052E2">
              <w:rPr>
                <w:rStyle w:val="CODE"/>
              </w:rPr>
              <w:t>ariableNamingConvention</w:t>
            </w:r>
          </w:p>
          <w:p w14:paraId="2BDDC021" w14:textId="77777777" w:rsidR="006052E2" w:rsidRDefault="006052E2" w:rsidP="006052E2">
            <w:pPr>
              <w:pStyle w:val="Textkrper-Tabelle"/>
              <w:rPr>
                <w:rStyle w:val="FormatvorlageArial"/>
              </w:rPr>
            </w:pPr>
          </w:p>
        </w:tc>
        <w:tc>
          <w:tcPr>
            <w:tcW w:w="6469" w:type="dxa"/>
          </w:tcPr>
          <w:p w14:paraId="75207A97" w14:textId="77777777" w:rsidR="006052E2" w:rsidRDefault="006052E2" w:rsidP="006052E2">
            <w:pPr>
              <w:pStyle w:val="Textkrper-Tabelle"/>
              <w:rPr>
                <w:rStyle w:val="FormatvorlageArial"/>
              </w:rPr>
            </w:pPr>
            <w:r>
              <w:rPr>
                <w:rStyle w:val="FormatvorlageArial"/>
              </w:rPr>
              <w:t>Defines whether the variable name</w:t>
            </w:r>
            <w:r w:rsidR="00F15EFF">
              <w:rPr>
                <w:rStyle w:val="FormatvorlageArial"/>
              </w:rPr>
              <w:t>s</w:t>
            </w:r>
            <w:r>
              <w:rPr>
                <w:rStyle w:val="FormatvorlageArial"/>
              </w:rPr>
              <w:t xml:space="preserve"> in </w:t>
            </w:r>
            <w:r w:rsidRPr="00432F04">
              <w:t xml:space="preserve">“ModelVariables / ScalarVariable / </w:t>
            </w:r>
            <w:r w:rsidR="00F15EFF">
              <w:t>n</w:t>
            </w:r>
            <w:r w:rsidR="008935EA">
              <w:t>ame” and in “TypeDefinitions / Type / name”  f</w:t>
            </w:r>
            <w:r w:rsidRPr="00432F04">
              <w:t xml:space="preserve">ollow a particular convention. </w:t>
            </w:r>
            <w:r w:rsidR="008935EA">
              <w:t>For the details, see A</w:t>
            </w:r>
            <w:r w:rsidR="001E67EB">
              <w:t xml:space="preserve">ppendix </w:t>
            </w:r>
            <w:r w:rsidR="001E67EB">
              <w:fldChar w:fldCharType="begin"/>
            </w:r>
            <w:r w:rsidR="001E67EB">
              <w:instrText xml:space="preserve"> REF _Ref247868773 \r \h </w:instrText>
            </w:r>
            <w:r w:rsidR="001E67EB">
              <w:fldChar w:fldCharType="separate"/>
            </w:r>
            <w:r w:rsidR="0059498C">
              <w:t>B.1</w:t>
            </w:r>
            <w:r w:rsidR="001E67EB">
              <w:fldChar w:fldCharType="end"/>
            </w:r>
            <w:r w:rsidR="001E67EB">
              <w:t xml:space="preserve">. </w:t>
            </w:r>
            <w:r w:rsidRPr="00432F04">
              <w:t>Currently standardized are</w:t>
            </w:r>
            <w:r>
              <w:rPr>
                <w:rStyle w:val="FormatvorlageArial"/>
              </w:rPr>
              <w:t>:</w:t>
            </w:r>
          </w:p>
          <w:p w14:paraId="7A0BF36E" w14:textId="77777777" w:rsidR="006052E2" w:rsidRDefault="006052E2" w:rsidP="006052E2">
            <w:pPr>
              <w:pStyle w:val="Textkrper-Tabelle"/>
              <w:numPr>
                <w:ilvl w:val="0"/>
                <w:numId w:val="24"/>
              </w:numPr>
              <w:rPr>
                <w:rStyle w:val="FormatvorlageArial"/>
              </w:rPr>
            </w:pPr>
            <w:r>
              <w:rPr>
                <w:rStyle w:val="FormatvorlageArial"/>
              </w:rPr>
              <w:t>“</w:t>
            </w:r>
            <w:r w:rsidR="00F25A9A">
              <w:rPr>
                <w:rStyle w:val="FormatvorlageArial"/>
                <w:i/>
              </w:rPr>
              <w:t>flat</w:t>
            </w:r>
            <w:r w:rsidR="00F25A9A">
              <w:rPr>
                <w:rStyle w:val="FormatvorlageArial"/>
              </w:rPr>
              <w:t>”: A l</w:t>
            </w:r>
            <w:r w:rsidR="00893356">
              <w:rPr>
                <w:rStyle w:val="FormatvorlageArial"/>
              </w:rPr>
              <w:t>ist of strings</w:t>
            </w:r>
            <w:r>
              <w:rPr>
                <w:rStyle w:val="FormatvorlageArial"/>
              </w:rPr>
              <w:t>.</w:t>
            </w:r>
          </w:p>
          <w:p w14:paraId="3786B77A" w14:textId="77777777" w:rsidR="006052E2" w:rsidRPr="00432F04" w:rsidRDefault="00893356" w:rsidP="006052E2">
            <w:pPr>
              <w:pStyle w:val="Textkrper-Tabelle"/>
              <w:numPr>
                <w:ilvl w:val="0"/>
                <w:numId w:val="24"/>
              </w:numPr>
              <w:rPr>
                <w:rStyle w:val="FormatvorlageArial"/>
              </w:rPr>
            </w:pPr>
            <w:r>
              <w:rPr>
                <w:rStyle w:val="FormatvorlageArial"/>
              </w:rPr>
              <w:t>“structured</w:t>
            </w:r>
            <w:r w:rsidR="00F82BB9">
              <w:rPr>
                <w:rStyle w:val="FormatvorlageArial"/>
              </w:rPr>
              <w:t>“</w:t>
            </w:r>
            <w:r>
              <w:rPr>
                <w:rStyle w:val="FormatvorlageArial"/>
              </w:rPr>
              <w:t xml:space="preserve">: Hierarchical </w:t>
            </w:r>
            <w:r w:rsidR="006052E2">
              <w:rPr>
                <w:rStyle w:val="FormatvorlageArial"/>
              </w:rPr>
              <w:t xml:space="preserve">names </w:t>
            </w:r>
            <w:r w:rsidR="008935EA">
              <w:rPr>
                <w:rStyle w:val="FormatvorlageArial"/>
              </w:rPr>
              <w:t xml:space="preserve">with “.” as hierarchy separator, and with array elements </w:t>
            </w:r>
            <w:r>
              <w:rPr>
                <w:rStyle w:val="FormatvorlageArial"/>
              </w:rPr>
              <w:t>and derivative characterization</w:t>
            </w:r>
            <w:r w:rsidR="006052E2">
              <w:rPr>
                <w:rStyle w:val="FormatvorlageArial"/>
              </w:rPr>
              <w:t xml:space="preserve">. </w:t>
            </w:r>
          </w:p>
        </w:tc>
      </w:tr>
      <w:tr w:rsidR="006052E2" w:rsidRPr="00432F04" w14:paraId="11689CA1" w14:textId="77777777" w:rsidTr="000643C3">
        <w:tc>
          <w:tcPr>
            <w:tcW w:w="2837" w:type="dxa"/>
          </w:tcPr>
          <w:p w14:paraId="282A23C8" w14:textId="77777777" w:rsidR="006052E2" w:rsidRDefault="00893356" w:rsidP="006052E2">
            <w:pPr>
              <w:pStyle w:val="Textkrper-Tabelle"/>
              <w:rPr>
                <w:rStyle w:val="FormatvorlageArial"/>
              </w:rPr>
            </w:pPr>
            <w:r>
              <w:rPr>
                <w:rStyle w:val="CODE"/>
              </w:rPr>
              <w:t>n</w:t>
            </w:r>
            <w:r w:rsidR="006052E2" w:rsidRPr="006052E2">
              <w:rPr>
                <w:rStyle w:val="CODE"/>
              </w:rPr>
              <w:t>umberOfContinuousStates</w:t>
            </w:r>
          </w:p>
        </w:tc>
        <w:tc>
          <w:tcPr>
            <w:tcW w:w="6469" w:type="dxa"/>
          </w:tcPr>
          <w:p w14:paraId="73AB65AD" w14:textId="77777777" w:rsidR="006052E2" w:rsidRPr="00432F04" w:rsidRDefault="008B6F1B" w:rsidP="006052E2">
            <w:pPr>
              <w:pStyle w:val="Textkrper-Tabelle"/>
              <w:rPr>
                <w:rStyle w:val="FormatvorlageArial"/>
              </w:rPr>
            </w:pPr>
            <w:r>
              <w:rPr>
                <w:rStyle w:val="FormatvorlageArial"/>
              </w:rPr>
              <w:t xml:space="preserve">The number of </w:t>
            </w:r>
            <w:r w:rsidR="00F651DE">
              <w:rPr>
                <w:rStyle w:val="FormatvorlageArial"/>
              </w:rPr>
              <w:t xml:space="preserve">(fixed) </w:t>
            </w:r>
            <w:r>
              <w:rPr>
                <w:rStyle w:val="FormatvorlageArial"/>
              </w:rPr>
              <w:t>continuous states.</w:t>
            </w:r>
            <w:r w:rsidR="00F651DE">
              <w:rPr>
                <w:rStyle w:val="FormatvorlageArial"/>
              </w:rPr>
              <w:t xml:space="preserve"> This number</w:t>
            </w:r>
            <w:r>
              <w:rPr>
                <w:rStyle w:val="FormatvorlageArial"/>
              </w:rPr>
              <w:t xml:space="preserve"> </w:t>
            </w:r>
            <w:r w:rsidR="00F651DE" w:rsidRPr="00432F04">
              <w:t xml:space="preserve">cannot be determined from the rest of the </w:t>
            </w:r>
            <w:r w:rsidR="00F651DE">
              <w:t>xml file and is t</w:t>
            </w:r>
            <w:r w:rsidR="00F651DE" w:rsidRPr="00432F04">
              <w:t>herefore</w:t>
            </w:r>
            <w:r w:rsidR="00F651DE">
              <w:t xml:space="preserve"> defined here. Note, the a</w:t>
            </w:r>
            <w:r w:rsidR="00F651DE">
              <w:rPr>
                <w:rStyle w:val="FormatvorlageArial"/>
              </w:rPr>
              <w:t>ssociation of continuous states with variables can change dyna</w:t>
            </w:r>
            <w:r w:rsidR="008935EA">
              <w:rPr>
                <w:rStyle w:val="FormatvorlageArial"/>
              </w:rPr>
              <w:t>mically during simulation, see A</w:t>
            </w:r>
            <w:r w:rsidR="00F651DE">
              <w:rPr>
                <w:rStyle w:val="FormatvorlageArial"/>
              </w:rPr>
              <w:t>ppendix</w:t>
            </w:r>
            <w:r w:rsidR="000643C3">
              <w:rPr>
                <w:rStyle w:val="FormatvorlageArial"/>
              </w:rPr>
              <w:t xml:space="preserve"> </w:t>
            </w:r>
            <w:r w:rsidR="000643C3">
              <w:rPr>
                <w:rStyle w:val="FormatvorlageArial"/>
              </w:rPr>
              <w:fldChar w:fldCharType="begin"/>
            </w:r>
            <w:r w:rsidR="000643C3">
              <w:rPr>
                <w:rStyle w:val="FormatvorlageArial"/>
              </w:rPr>
              <w:instrText xml:space="preserve"> REF _Ref248506310 \r \h </w:instrText>
            </w:r>
            <w:r w:rsidR="000643C3">
              <w:rPr>
                <w:rStyle w:val="FormatvorlageArial"/>
              </w:rPr>
            </w:r>
            <w:r w:rsidR="000643C3">
              <w:rPr>
                <w:rStyle w:val="FormatvorlageArial"/>
              </w:rPr>
              <w:fldChar w:fldCharType="separate"/>
            </w:r>
            <w:r w:rsidR="0059498C">
              <w:rPr>
                <w:rStyle w:val="FormatvorlageArial"/>
              </w:rPr>
              <w:t>B.3</w:t>
            </w:r>
            <w:r w:rsidR="000643C3">
              <w:rPr>
                <w:rStyle w:val="FormatvorlageArial"/>
              </w:rPr>
              <w:fldChar w:fldCharType="end"/>
            </w:r>
            <w:r w:rsidR="00F651DE">
              <w:rPr>
                <w:rStyle w:val="FormatvorlageArial"/>
              </w:rPr>
              <w:t>.</w:t>
            </w:r>
          </w:p>
        </w:tc>
      </w:tr>
      <w:tr w:rsidR="006052E2" w:rsidRPr="00432F04" w14:paraId="0ABF8628" w14:textId="77777777" w:rsidTr="000643C3">
        <w:tc>
          <w:tcPr>
            <w:tcW w:w="2837" w:type="dxa"/>
          </w:tcPr>
          <w:p w14:paraId="754D8CD9" w14:textId="77777777" w:rsidR="006052E2" w:rsidRPr="000643C3" w:rsidRDefault="00893356" w:rsidP="006052E2">
            <w:pPr>
              <w:pStyle w:val="Textkrper-Tabelle"/>
              <w:rPr>
                <w:rStyle w:val="FormatvorlageArial"/>
                <w:rFonts w:ascii="Courier New" w:hAnsi="Courier New"/>
                <w:sz w:val="19"/>
              </w:rPr>
            </w:pPr>
            <w:r>
              <w:rPr>
                <w:rStyle w:val="CODE"/>
              </w:rPr>
              <w:t>n</w:t>
            </w:r>
            <w:r w:rsidR="006052E2" w:rsidRPr="006052E2">
              <w:rPr>
                <w:rStyle w:val="CODE"/>
              </w:rPr>
              <w:t>umberOfEventIndicators</w:t>
            </w:r>
          </w:p>
        </w:tc>
        <w:tc>
          <w:tcPr>
            <w:tcW w:w="6469" w:type="dxa"/>
          </w:tcPr>
          <w:p w14:paraId="3B216229" w14:textId="77777777" w:rsidR="006052E2" w:rsidRPr="00432F04" w:rsidRDefault="00F651DE" w:rsidP="006052E2">
            <w:pPr>
              <w:pStyle w:val="Textkrper-Tabelle"/>
              <w:rPr>
                <w:rStyle w:val="FormatvorlageArial"/>
              </w:rPr>
            </w:pPr>
            <w:r>
              <w:rPr>
                <w:rStyle w:val="FormatvorlageArial"/>
              </w:rPr>
              <w:t xml:space="preserve">The number of (fixed) event indicators. </w:t>
            </w:r>
          </w:p>
        </w:tc>
      </w:tr>
    </w:tbl>
    <w:p w14:paraId="708A560A" w14:textId="77777777" w:rsidR="00990EFE" w:rsidRDefault="00990EFE" w:rsidP="00990EFE">
      <w:pPr>
        <w:widowControl w:val="0"/>
        <w:autoSpaceDE w:val="0"/>
        <w:autoSpaceDN w:val="0"/>
        <w:adjustRightInd w:val="0"/>
        <w:rPr>
          <w:rStyle w:val="FormatvorlageArial"/>
          <w:szCs w:val="21"/>
        </w:rPr>
      </w:pPr>
    </w:p>
    <w:p w14:paraId="0613AF9A" w14:textId="77777777" w:rsidR="000643C3" w:rsidRPr="000643C3" w:rsidRDefault="000643C3" w:rsidP="000643C3">
      <w:pPr>
        <w:pStyle w:val="Textkrper"/>
      </w:pPr>
      <w:r>
        <w:t>Element “</w:t>
      </w:r>
      <w:r w:rsidRPr="000643C3">
        <w:rPr>
          <w:b/>
        </w:rPr>
        <w:t>UnitDefinitions</w:t>
      </w:r>
      <w:r>
        <w:t>” of fmiModelDescription is defined as:</w:t>
      </w:r>
    </w:p>
    <w:p w14:paraId="3C446510" w14:textId="77777777" w:rsidR="000643C3" w:rsidRDefault="00BB2079" w:rsidP="000643C3">
      <w:pPr>
        <w:pStyle w:val="Textkrper"/>
      </w:pPr>
      <w:r w:rsidRPr="002E3CB5">
        <w:rPr>
          <w:noProof/>
          <w:lang w:val="de-DE" w:eastAsia="de-DE"/>
        </w:rPr>
        <w:lastRenderedPageBreak/>
        <w:drawing>
          <wp:inline distT="0" distB="0" distL="0" distR="0" wp14:anchorId="1435E86E" wp14:editId="7322818D">
            <wp:extent cx="6154420" cy="2894330"/>
            <wp:effectExtent l="0" t="0" r="0" b="0"/>
            <wp:docPr id="22" name="Bild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54420" cy="2894330"/>
                    </a:xfrm>
                    <a:prstGeom prst="rect">
                      <a:avLst/>
                    </a:prstGeom>
                    <a:noFill/>
                    <a:ln>
                      <a:noFill/>
                    </a:ln>
                  </pic:spPr>
                </pic:pic>
              </a:graphicData>
            </a:graphic>
          </wp:inline>
        </w:drawing>
      </w:r>
    </w:p>
    <w:p w14:paraId="26E5E08B" w14:textId="77777777" w:rsidR="005C6177" w:rsidRDefault="000643C3" w:rsidP="000643C3">
      <w:pPr>
        <w:pStyle w:val="Textkrper"/>
      </w:pPr>
      <w:r>
        <w:t>It consists of a set of base unit defi</w:t>
      </w:r>
      <w:r w:rsidR="008935EA">
        <w:t>nitions (such as “&lt;BaseUnit unit</w:t>
      </w:r>
      <w:r>
        <w:t xml:space="preserve">=”N.m”&gt;) and for every base unit a set of displayUnits is defined together with </w:t>
      </w:r>
      <w:r w:rsidR="005C6177">
        <w:t>the conversion to the base unit according to the equation:</w:t>
      </w:r>
    </w:p>
    <w:p w14:paraId="5BE40425" w14:textId="77777777" w:rsidR="005C6177" w:rsidRPr="005C6177" w:rsidRDefault="00372DE0" w:rsidP="005C6177">
      <w:pPr>
        <w:pStyle w:val="Textkrper"/>
        <w:ind w:left="720"/>
        <w:rPr>
          <w:rStyle w:val="CODE"/>
        </w:rPr>
      </w:pPr>
      <w:ins w:id="143" w:author="andreas" w:date="2016-05-06T12:49:00Z">
        <w:r>
          <w:rPr>
            <w:rStyle w:val="CODE"/>
          </w:rPr>
          <w:t>displayUnit = gain*unit + offset</w:t>
        </w:r>
      </w:ins>
      <w:del w:id="144" w:author="andreas" w:date="2016-05-06T12:49:00Z">
        <w:r w:rsidDel="00372DE0">
          <w:rPr>
            <w:rStyle w:val="CODE"/>
          </w:rPr>
          <w:delText>u</w:delText>
        </w:r>
        <w:r w:rsidR="005C6177" w:rsidDel="00372DE0">
          <w:rPr>
            <w:rStyle w:val="CODE"/>
          </w:rPr>
          <w:delText>nit = gain*</w:delText>
        </w:r>
        <w:r w:rsidDel="00372DE0">
          <w:rPr>
            <w:rStyle w:val="CODE"/>
          </w:rPr>
          <w:delText>displayU</w:delText>
        </w:r>
        <w:r w:rsidR="005C6177" w:rsidDel="00372DE0">
          <w:rPr>
            <w:rStyle w:val="CODE"/>
          </w:rPr>
          <w:delText>nit + offset</w:delText>
        </w:r>
      </w:del>
    </w:p>
    <w:p w14:paraId="557FDC80" w14:textId="77777777" w:rsidR="005C6177" w:rsidRDefault="005C6177" w:rsidP="005C6177">
      <w:pPr>
        <w:pStyle w:val="Textkrper"/>
      </w:pPr>
      <w:r>
        <w:t xml:space="preserve">“offset” is, e.g., needed for temperature units. The displayUnit definitions are used in the </w:t>
      </w:r>
      <w:r w:rsidR="00F25A9A">
        <w:t>ModelVariable element</w:t>
      </w:r>
      <w:r>
        <w:t>. Example for a definition:</w:t>
      </w:r>
    </w:p>
    <w:p w14:paraId="253B0B45" w14:textId="77777777" w:rsidR="005C6177" w:rsidRDefault="005C6177" w:rsidP="005C6177">
      <w:pPr>
        <w:pStyle w:val="CODEF"/>
      </w:pPr>
      <w:r>
        <w:t>&lt;BaseUnit unit="rad/s"&gt;</w:t>
      </w:r>
    </w:p>
    <w:p w14:paraId="652C17B4" w14:textId="77777777" w:rsidR="005C6177" w:rsidRDefault="005C6177" w:rsidP="005C6177">
      <w:pPr>
        <w:pStyle w:val="CODE1"/>
      </w:pPr>
      <w:r>
        <w:t xml:space="preserve">   &lt;DisplayUnitDefinition displayUnit="deg/s" gain=</w:t>
      </w:r>
      <w:r w:rsidRPr="00AD7A68">
        <w:t>57.2957795130823</w:t>
      </w:r>
      <w:r>
        <w:t>/&gt;</w:t>
      </w:r>
    </w:p>
    <w:p w14:paraId="679632B9" w14:textId="77777777" w:rsidR="000643C3" w:rsidRDefault="005C6177" w:rsidP="005C6177">
      <w:pPr>
        <w:pStyle w:val="CODE1"/>
      </w:pPr>
      <w:r>
        <w:t xml:space="preserve">   &lt;DisplayUnitDefinition displayUnit="r/min" gain=</w:t>
      </w:r>
      <w:r w:rsidRPr="00AD7A68">
        <w:t>9.54929658551372</w:t>
      </w:r>
      <w:r>
        <w:t>/&gt;</w:t>
      </w:r>
      <w:r>
        <w:br/>
        <w:t>&lt;/BaseUnit&gt;</w:t>
      </w:r>
    </w:p>
    <w:p w14:paraId="0824D75A" w14:textId="77777777" w:rsidR="000643C3" w:rsidRDefault="005C6177" w:rsidP="000643C3">
      <w:pPr>
        <w:pStyle w:val="Textkrper"/>
      </w:pPr>
      <w:r>
        <w:t>The schema definition is present in a separate file “fmiBaseUnit</w:t>
      </w:r>
      <w:r w:rsidR="00F25A9A">
        <w:t>.xsd</w:t>
      </w:r>
      <w:r>
        <w:t>”.</w:t>
      </w:r>
    </w:p>
    <w:p w14:paraId="086639A4" w14:textId="77777777" w:rsidR="005C6177" w:rsidRDefault="005C6177" w:rsidP="000643C3">
      <w:pPr>
        <w:pStyle w:val="Textkrper"/>
      </w:pPr>
    </w:p>
    <w:p w14:paraId="54BE06EB" w14:textId="77777777" w:rsidR="005C6177" w:rsidRDefault="005C6177" w:rsidP="000643C3">
      <w:pPr>
        <w:pStyle w:val="Textkrper"/>
      </w:pPr>
      <w:r>
        <w:t>Element “</w:t>
      </w:r>
      <w:r w:rsidRPr="005C6177">
        <w:rPr>
          <w:b/>
        </w:rPr>
        <w:t>TypeDefinitions</w:t>
      </w:r>
      <w:r>
        <w:t xml:space="preserve">” of fmiModelDescription is defined in section </w:t>
      </w:r>
      <w:r>
        <w:fldChar w:fldCharType="begin"/>
      </w:r>
      <w:r>
        <w:instrText xml:space="preserve"> REF _Ref248879321 \r \h </w:instrText>
      </w:r>
      <w:r>
        <w:fldChar w:fldCharType="separate"/>
      </w:r>
      <w:r w:rsidR="0059498C">
        <w:t>3.2</w:t>
      </w:r>
      <w:r>
        <w:fldChar w:fldCharType="end"/>
      </w:r>
      <w:r>
        <w:t>.</w:t>
      </w:r>
    </w:p>
    <w:p w14:paraId="191C4402" w14:textId="77777777" w:rsidR="005C6177" w:rsidRPr="000643C3" w:rsidRDefault="005C6177" w:rsidP="000643C3">
      <w:pPr>
        <w:pStyle w:val="Textkrper"/>
      </w:pPr>
    </w:p>
    <w:p w14:paraId="6C69C403" w14:textId="77777777" w:rsidR="000643C3" w:rsidRDefault="000643C3" w:rsidP="000643C3">
      <w:pPr>
        <w:pStyle w:val="Textkrper"/>
      </w:pPr>
      <w:r>
        <w:t>Element “</w:t>
      </w:r>
      <w:bookmarkStart w:id="145" w:name="_Toc240646377"/>
      <w:bookmarkStart w:id="146" w:name="_Toc247884550"/>
      <w:r w:rsidRPr="000643C3">
        <w:rPr>
          <w:b/>
        </w:rPr>
        <w:t>DefaultExperiment</w:t>
      </w:r>
      <w:bookmarkEnd w:id="145"/>
      <w:bookmarkEnd w:id="146"/>
      <w:r>
        <w:t>” of fmiModelDescription is defined as:</w:t>
      </w:r>
    </w:p>
    <w:p w14:paraId="30918547" w14:textId="77777777" w:rsidR="000643C3" w:rsidRPr="000643C3" w:rsidRDefault="00BB2079" w:rsidP="000643C3">
      <w:pPr>
        <w:pStyle w:val="Textkrper"/>
        <w:jc w:val="center"/>
      </w:pPr>
      <w:r w:rsidRPr="002E3CB5">
        <w:rPr>
          <w:noProof/>
          <w:lang w:val="de-DE" w:eastAsia="de-DE"/>
        </w:rPr>
        <w:drawing>
          <wp:inline distT="0" distB="0" distL="0" distR="0" wp14:anchorId="0DD0E3E7" wp14:editId="21C3DB21">
            <wp:extent cx="2711450" cy="1812925"/>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711450" cy="1812925"/>
                    </a:xfrm>
                    <a:prstGeom prst="rect">
                      <a:avLst/>
                    </a:prstGeom>
                    <a:noFill/>
                    <a:ln>
                      <a:noFill/>
                    </a:ln>
                  </pic:spPr>
                </pic:pic>
              </a:graphicData>
            </a:graphic>
          </wp:inline>
        </w:drawing>
      </w:r>
    </w:p>
    <w:p w14:paraId="59B2B4B5" w14:textId="77777777" w:rsidR="00990EFE" w:rsidRDefault="00990EFE" w:rsidP="00990EFE">
      <w:pPr>
        <w:widowControl w:val="0"/>
        <w:autoSpaceDE w:val="0"/>
        <w:autoSpaceDN w:val="0"/>
        <w:adjustRightInd w:val="0"/>
        <w:rPr>
          <w:rStyle w:val="FormatvorlageArial"/>
          <w:szCs w:val="21"/>
        </w:rPr>
      </w:pPr>
      <w:r w:rsidRPr="00432F04">
        <w:rPr>
          <w:rStyle w:val="FormatvorlageArial"/>
          <w:szCs w:val="21"/>
        </w:rPr>
        <w:t xml:space="preserve">DefaultExperiment consists of the optional default start time, stop time and relative tolerance for the first simulation run. A tool may ignore this information. However, it is convenient for a user that </w:t>
      </w:r>
      <w:r w:rsidR="005C6177">
        <w:rPr>
          <w:rStyle w:val="FormatvorlageArial"/>
          <w:szCs w:val="21"/>
        </w:rPr>
        <w:t>startTime, stopTime and t</w:t>
      </w:r>
      <w:r w:rsidRPr="00432F04">
        <w:rPr>
          <w:rStyle w:val="FormatvorlageArial"/>
          <w:szCs w:val="21"/>
        </w:rPr>
        <w:t>olerance have already a meaningful default value for the model at hand.</w:t>
      </w:r>
    </w:p>
    <w:p w14:paraId="37CB5B45" w14:textId="77777777" w:rsidR="000643C3" w:rsidRDefault="000643C3" w:rsidP="000643C3">
      <w:pPr>
        <w:pStyle w:val="Textkrper"/>
      </w:pPr>
    </w:p>
    <w:p w14:paraId="0F7945E7" w14:textId="77777777" w:rsidR="000643C3" w:rsidRDefault="000643C3" w:rsidP="000643C3">
      <w:pPr>
        <w:pStyle w:val="Textkrper"/>
      </w:pPr>
      <w:r>
        <w:lastRenderedPageBreak/>
        <w:t>Element “</w:t>
      </w:r>
      <w:bookmarkStart w:id="147" w:name="_Toc240646378"/>
      <w:bookmarkStart w:id="148" w:name="_Toc247884551"/>
      <w:r w:rsidRPr="000643C3">
        <w:rPr>
          <w:b/>
        </w:rPr>
        <w:t>VendorAnnotations</w:t>
      </w:r>
      <w:bookmarkEnd w:id="147"/>
      <w:bookmarkEnd w:id="148"/>
      <w:r>
        <w:t>” of fmiModelDescription is defined as:</w:t>
      </w:r>
    </w:p>
    <w:p w14:paraId="3A7B6E9C" w14:textId="77777777" w:rsidR="000643C3" w:rsidRPr="000643C3" w:rsidRDefault="00BB2079" w:rsidP="000643C3">
      <w:pPr>
        <w:pStyle w:val="Textkrper"/>
        <w:jc w:val="center"/>
      </w:pPr>
      <w:r w:rsidRPr="00BB3021">
        <w:rPr>
          <w:noProof/>
          <w:lang w:val="de-DE" w:eastAsia="de-DE"/>
        </w:rPr>
        <w:drawing>
          <wp:inline distT="0" distB="0" distL="0" distR="0" wp14:anchorId="71BA3C07" wp14:editId="109DDDD8">
            <wp:extent cx="5748655" cy="2210435"/>
            <wp:effectExtent l="0" t="0" r="0" b="0"/>
            <wp:docPr id="24" name="Bild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48655" cy="2210435"/>
                    </a:xfrm>
                    <a:prstGeom prst="rect">
                      <a:avLst/>
                    </a:prstGeom>
                    <a:noFill/>
                    <a:ln>
                      <a:noFill/>
                    </a:ln>
                  </pic:spPr>
                </pic:pic>
              </a:graphicData>
            </a:graphic>
          </wp:inline>
        </w:drawing>
      </w:r>
    </w:p>
    <w:p w14:paraId="2C4F1949" w14:textId="77777777" w:rsidR="00990EFE" w:rsidRDefault="00990EFE" w:rsidP="00990EFE">
      <w:pPr>
        <w:pStyle w:val="Textkrper"/>
      </w:pPr>
      <w:r w:rsidRPr="00432F04">
        <w:t xml:space="preserve">VendorAnnotations consist of a </w:t>
      </w:r>
      <w:r w:rsidR="008935EA">
        <w:t xml:space="preserve">ordered </w:t>
      </w:r>
      <w:r w:rsidRPr="00432F04">
        <w:t>set of anno</w:t>
      </w:r>
      <w:r w:rsidR="008935EA">
        <w:t>tations that are identified by T</w:t>
      </w:r>
      <w:r w:rsidRPr="00432F04">
        <w:t>ool</w:t>
      </w:r>
      <w:r w:rsidR="008935EA">
        <w:t xml:space="preserve"> name and for every T</w:t>
      </w:r>
      <w:r w:rsidRPr="00432F04">
        <w:t>ool</w:t>
      </w:r>
      <w:r w:rsidR="008935EA">
        <w:t xml:space="preserve"> n</w:t>
      </w:r>
      <w:r w:rsidRPr="00432F04">
        <w:t>ame there is a</w:t>
      </w:r>
      <w:r w:rsidR="008935EA">
        <w:t>n ordered</w:t>
      </w:r>
      <w:r w:rsidRPr="00432F04">
        <w:t xml:space="preserve"> set of “name/value” pairs. It is expected that the information here is only interpreted by the respective tool and that other tools ignore the information.</w:t>
      </w:r>
    </w:p>
    <w:p w14:paraId="7189CB5A" w14:textId="77777777" w:rsidR="00AD7A68" w:rsidRDefault="005C6177" w:rsidP="00AD7A68">
      <w:pPr>
        <w:pStyle w:val="berschrift2"/>
      </w:pPr>
      <w:bookmarkStart w:id="149" w:name="_Ref248879321"/>
      <w:bookmarkStart w:id="150" w:name="_Toc252111373"/>
      <w:r>
        <w:t>Definition of a Type (</w:t>
      </w:r>
      <w:bookmarkStart w:id="151" w:name="_Ref248546594"/>
      <w:r>
        <w:t>fmi</w:t>
      </w:r>
      <w:bookmarkEnd w:id="151"/>
      <w:r>
        <w:t>Type)</w:t>
      </w:r>
      <w:bookmarkEnd w:id="149"/>
      <w:bookmarkEnd w:id="150"/>
    </w:p>
    <w:p w14:paraId="4E4B20A0" w14:textId="77777777" w:rsidR="005C6177" w:rsidRDefault="005C6177" w:rsidP="00AD7A68">
      <w:pPr>
        <w:pStyle w:val="Textkrper"/>
      </w:pPr>
      <w:r>
        <w:t>Element “</w:t>
      </w:r>
      <w:r w:rsidRPr="005C6177">
        <w:rPr>
          <w:b/>
        </w:rPr>
        <w:t>TypeDefinitions</w:t>
      </w:r>
      <w:r>
        <w:t>” of fmiModelDescription is defined as:</w:t>
      </w:r>
    </w:p>
    <w:p w14:paraId="332F6761" w14:textId="77777777" w:rsidR="005C6177" w:rsidRDefault="00BB2079" w:rsidP="005C6177">
      <w:pPr>
        <w:pStyle w:val="Textkrper"/>
        <w:jc w:val="center"/>
      </w:pPr>
      <w:r w:rsidRPr="00BB3021">
        <w:rPr>
          <w:noProof/>
          <w:lang w:val="de-DE" w:eastAsia="de-DE"/>
        </w:rPr>
        <w:drawing>
          <wp:inline distT="0" distB="0" distL="0" distR="0" wp14:anchorId="13546058" wp14:editId="2700BE47">
            <wp:extent cx="5359400" cy="3196590"/>
            <wp:effectExtent l="0" t="0" r="0" b="0"/>
            <wp:docPr id="25" name="Bild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59400" cy="3196590"/>
                    </a:xfrm>
                    <a:prstGeom prst="rect">
                      <a:avLst/>
                    </a:prstGeom>
                    <a:noFill/>
                    <a:ln>
                      <a:noFill/>
                    </a:ln>
                  </pic:spPr>
                </pic:pic>
              </a:graphicData>
            </a:graphic>
          </wp:inline>
        </w:drawing>
      </w:r>
    </w:p>
    <w:p w14:paraId="3C9DB221" w14:textId="77777777" w:rsidR="005C6177" w:rsidRDefault="005C6177" w:rsidP="00AD7A68">
      <w:pPr>
        <w:pStyle w:val="Textkrper"/>
      </w:pPr>
      <w:r>
        <w:t>This element consists of a set of “Type” definitions according to schema file “fmiType.xsd”. One “Type” has a type “name” and “description as attributes and one of RealType, IntegerType, BooleanType, StringType or EnumerationType must be present. The latter have the following definitions:</w:t>
      </w:r>
    </w:p>
    <w:p w14:paraId="08C7772E" w14:textId="77777777" w:rsidR="00BF6AC3" w:rsidRDefault="00BF6AC3" w:rsidP="005C6177">
      <w:pPr>
        <w:pStyle w:val="Textkrper"/>
        <w:jc w:val="center"/>
        <w:rPr>
          <w:b/>
        </w:rPr>
      </w:pPr>
    </w:p>
    <w:p w14:paraId="6733D55C" w14:textId="77777777" w:rsidR="005C6177" w:rsidRDefault="00BB2079" w:rsidP="005C6177">
      <w:pPr>
        <w:pStyle w:val="Textkrper"/>
        <w:jc w:val="center"/>
        <w:rPr>
          <w:b/>
        </w:rPr>
      </w:pPr>
      <w:r w:rsidRPr="00EC19E5">
        <w:rPr>
          <w:b/>
          <w:noProof/>
          <w:lang w:val="de-DE" w:eastAsia="de-DE"/>
        </w:rPr>
        <w:lastRenderedPageBreak/>
        <w:drawing>
          <wp:inline distT="0" distB="0" distL="0" distR="0" wp14:anchorId="62906702" wp14:editId="58CCA0ED">
            <wp:extent cx="2401570" cy="4158615"/>
            <wp:effectExtent l="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01570" cy="4158615"/>
                    </a:xfrm>
                    <a:prstGeom prst="rect">
                      <a:avLst/>
                    </a:prstGeom>
                    <a:noFill/>
                    <a:ln>
                      <a:noFill/>
                    </a:ln>
                  </pic:spPr>
                </pic:pic>
              </a:graphicData>
            </a:graphic>
          </wp:inline>
        </w:drawing>
      </w:r>
      <w:r w:rsidR="00BF6AC3">
        <w:rPr>
          <w:b/>
        </w:rPr>
        <w:t xml:space="preserve"> </w:t>
      </w:r>
      <w:r w:rsidR="005C6177">
        <w:rPr>
          <w:b/>
        </w:rPr>
        <w:t xml:space="preserve"> </w:t>
      </w:r>
      <w:r w:rsidRPr="00723ADC">
        <w:rPr>
          <w:b/>
          <w:noProof/>
          <w:lang w:val="de-DE" w:eastAsia="de-DE"/>
        </w:rPr>
        <w:drawing>
          <wp:inline distT="0" distB="0" distL="0" distR="0" wp14:anchorId="3D467ED6" wp14:editId="547CB04E">
            <wp:extent cx="2560320" cy="1582420"/>
            <wp:effectExtent l="0" t="0" r="0" b="0"/>
            <wp:docPr id="27"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60320" cy="1582420"/>
                    </a:xfrm>
                    <a:prstGeom prst="rect">
                      <a:avLst/>
                    </a:prstGeom>
                    <a:noFill/>
                    <a:ln>
                      <a:noFill/>
                    </a:ln>
                  </pic:spPr>
                </pic:pic>
              </a:graphicData>
            </a:graphic>
          </wp:inline>
        </w:drawing>
      </w:r>
    </w:p>
    <w:p w14:paraId="4A8D065C" w14:textId="77777777" w:rsidR="005C6177" w:rsidRDefault="00BB2079" w:rsidP="005C6177">
      <w:pPr>
        <w:pStyle w:val="Textkrper"/>
        <w:jc w:val="center"/>
      </w:pPr>
      <w:r w:rsidRPr="00BB3021">
        <w:rPr>
          <w:noProof/>
          <w:lang w:val="de-DE" w:eastAsia="de-DE"/>
        </w:rPr>
        <w:drawing>
          <wp:inline distT="0" distB="0" distL="0" distR="0" wp14:anchorId="4E849500" wp14:editId="4F54F3B8">
            <wp:extent cx="4834255" cy="2783205"/>
            <wp:effectExtent l="0" t="0" r="0" b="0"/>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34255" cy="2783205"/>
                    </a:xfrm>
                    <a:prstGeom prst="rect">
                      <a:avLst/>
                    </a:prstGeom>
                    <a:noFill/>
                    <a:ln>
                      <a:noFill/>
                    </a:ln>
                  </pic:spPr>
                </pic:pic>
              </a:graphicData>
            </a:graphic>
          </wp:inline>
        </w:drawing>
      </w:r>
    </w:p>
    <w:p w14:paraId="1F39CC65" w14:textId="77777777" w:rsidR="005C6177" w:rsidRPr="005C6177" w:rsidRDefault="00887AEB" w:rsidP="00887AEB">
      <w:pPr>
        <w:pStyle w:val="Textkrper"/>
        <w:spacing w:after="120"/>
      </w:pPr>
      <w:r>
        <w:t xml:space="preserve">These definitions are used as default values in </w:t>
      </w:r>
      <w:r w:rsidR="008935EA">
        <w:t xml:space="preserve">element </w:t>
      </w:r>
      <w:r>
        <w:t xml:space="preserve">ModelVariables, in order that, say, the </w:t>
      </w:r>
      <w:r w:rsidR="00F25A9A">
        <w:t>definition of a</w:t>
      </w:r>
      <w:r>
        <w:t xml:space="preserve"> “Torque” type does not have to be repeated over and over again. The attributes and elements have the following meaning:</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039"/>
        <w:gridCol w:w="6961"/>
      </w:tblGrid>
      <w:tr w:rsidR="005C6177" w:rsidRPr="006052E2" w14:paraId="65A34CBA" w14:textId="77777777" w:rsidTr="00AB6132">
        <w:tc>
          <w:tcPr>
            <w:tcW w:w="2039" w:type="dxa"/>
          </w:tcPr>
          <w:p w14:paraId="0762F16C" w14:textId="77777777" w:rsidR="005C6177" w:rsidRPr="006052E2" w:rsidRDefault="005C6177" w:rsidP="00AB6132">
            <w:pPr>
              <w:pStyle w:val="Textkrper-Tabelle"/>
              <w:rPr>
                <w:i/>
              </w:rPr>
            </w:pPr>
            <w:r w:rsidRPr="006052E2">
              <w:rPr>
                <w:i/>
              </w:rPr>
              <w:t>Name</w:t>
            </w:r>
          </w:p>
        </w:tc>
        <w:tc>
          <w:tcPr>
            <w:tcW w:w="6961" w:type="dxa"/>
          </w:tcPr>
          <w:p w14:paraId="79D46E95" w14:textId="77777777" w:rsidR="005C6177" w:rsidRPr="006052E2" w:rsidRDefault="005C6177" w:rsidP="00AB6132">
            <w:pPr>
              <w:pStyle w:val="Textkrper-Tabelle"/>
              <w:rPr>
                <w:i/>
              </w:rPr>
            </w:pPr>
            <w:r w:rsidRPr="006052E2">
              <w:rPr>
                <w:i/>
              </w:rPr>
              <w:t>Description</w:t>
            </w:r>
          </w:p>
        </w:tc>
      </w:tr>
      <w:tr w:rsidR="005C6177" w:rsidRPr="006052E2" w14:paraId="7C4F87A3" w14:textId="77777777" w:rsidTr="00AB6132">
        <w:tc>
          <w:tcPr>
            <w:tcW w:w="2039" w:type="dxa"/>
          </w:tcPr>
          <w:p w14:paraId="44C36C7D" w14:textId="77777777" w:rsidR="005C6177" w:rsidRPr="00887AEB" w:rsidRDefault="005C6177" w:rsidP="00AB6132">
            <w:pPr>
              <w:pStyle w:val="Textkrper-Tabelle"/>
              <w:rPr>
                <w:rStyle w:val="CODE"/>
              </w:rPr>
            </w:pPr>
            <w:r w:rsidRPr="00887AEB">
              <w:rPr>
                <w:rStyle w:val="CODE"/>
              </w:rPr>
              <w:t>quantity</w:t>
            </w:r>
          </w:p>
        </w:tc>
        <w:tc>
          <w:tcPr>
            <w:tcW w:w="6961" w:type="dxa"/>
          </w:tcPr>
          <w:p w14:paraId="1825C6FD" w14:textId="77777777" w:rsidR="005C6177" w:rsidRPr="00C317B5" w:rsidRDefault="005C6177" w:rsidP="00AB6132">
            <w:pPr>
              <w:pStyle w:val="Textkrper-Tabelle"/>
            </w:pPr>
            <w:r>
              <w:t>Physical quantity of the variable</w:t>
            </w:r>
            <w:r w:rsidR="008935EA">
              <w:t>, e.g., “Angle”, or “Energy”</w:t>
            </w:r>
          </w:p>
        </w:tc>
      </w:tr>
      <w:tr w:rsidR="005C6177" w:rsidRPr="006052E2" w14:paraId="4A51A265" w14:textId="77777777" w:rsidTr="00AB6132">
        <w:tc>
          <w:tcPr>
            <w:tcW w:w="2039" w:type="dxa"/>
          </w:tcPr>
          <w:p w14:paraId="12136D1B" w14:textId="77777777" w:rsidR="005C6177" w:rsidRPr="00887AEB" w:rsidRDefault="005C6177" w:rsidP="00AB6132">
            <w:pPr>
              <w:pStyle w:val="Textkrper-Tabelle"/>
              <w:rPr>
                <w:rStyle w:val="CODE"/>
              </w:rPr>
            </w:pPr>
            <w:r w:rsidRPr="00887AEB">
              <w:rPr>
                <w:rStyle w:val="CODE"/>
              </w:rPr>
              <w:t>unit</w:t>
            </w:r>
          </w:p>
        </w:tc>
        <w:tc>
          <w:tcPr>
            <w:tcW w:w="6961" w:type="dxa"/>
          </w:tcPr>
          <w:p w14:paraId="0E4D6613" w14:textId="77777777" w:rsidR="005C6177" w:rsidRDefault="005C6177" w:rsidP="00AB6132">
            <w:pPr>
              <w:pStyle w:val="Textkrper-Tabelle"/>
            </w:pPr>
            <w:r>
              <w:t xml:space="preserve">Unit of the variable that </w:t>
            </w:r>
            <w:r w:rsidR="008935EA">
              <w:t>is used for the model equations, e.g., “N.m”.</w:t>
            </w:r>
          </w:p>
        </w:tc>
      </w:tr>
      <w:tr w:rsidR="005C6177" w:rsidRPr="006052E2" w14:paraId="35398D31" w14:textId="77777777" w:rsidTr="00AB6132">
        <w:tc>
          <w:tcPr>
            <w:tcW w:w="2039" w:type="dxa"/>
          </w:tcPr>
          <w:p w14:paraId="38CFDF13" w14:textId="77777777" w:rsidR="005C6177" w:rsidRPr="00887AEB" w:rsidRDefault="005C6177" w:rsidP="00AB6132">
            <w:pPr>
              <w:pStyle w:val="Textkrper-Tabelle"/>
              <w:rPr>
                <w:rStyle w:val="CODE"/>
              </w:rPr>
            </w:pPr>
            <w:r w:rsidRPr="00887AEB">
              <w:rPr>
                <w:rStyle w:val="CODE"/>
              </w:rPr>
              <w:t>displayUnit</w:t>
            </w:r>
          </w:p>
        </w:tc>
        <w:tc>
          <w:tcPr>
            <w:tcW w:w="6961" w:type="dxa"/>
          </w:tcPr>
          <w:p w14:paraId="19ADA256" w14:textId="77777777" w:rsidR="005C6177" w:rsidRDefault="005C6177" w:rsidP="008935EA">
            <w:pPr>
              <w:pStyle w:val="Textkrper-Tabelle"/>
            </w:pPr>
            <w:r>
              <w:t xml:space="preserve">Default display unit. The conversion to the “unit” is defined with the element </w:t>
            </w:r>
            <w:r>
              <w:lastRenderedPageBreak/>
              <w:t xml:space="preserve">“fmiModelDescription / UnitDefinitions”. If the corresponding “displayUnit” is not defined here, then </w:t>
            </w:r>
            <w:r w:rsidR="008935EA">
              <w:t>“unit” is used for input/output and displayUnit is ignored.</w:t>
            </w:r>
          </w:p>
        </w:tc>
      </w:tr>
      <w:tr w:rsidR="00887AEB" w:rsidRPr="006052E2" w14:paraId="2D4B3C52" w14:textId="77777777" w:rsidTr="00AB6132">
        <w:tc>
          <w:tcPr>
            <w:tcW w:w="2039" w:type="dxa"/>
          </w:tcPr>
          <w:p w14:paraId="7BEA635E" w14:textId="77777777" w:rsidR="00887AEB" w:rsidRPr="00887AEB" w:rsidRDefault="00887AEB" w:rsidP="00AB6132">
            <w:pPr>
              <w:pStyle w:val="Textkrper-Tabelle"/>
              <w:rPr>
                <w:rStyle w:val="CODE"/>
              </w:rPr>
            </w:pPr>
            <w:r w:rsidRPr="00887AEB">
              <w:rPr>
                <w:rStyle w:val="CODE"/>
              </w:rPr>
              <w:lastRenderedPageBreak/>
              <w:t>relativeQuantity</w:t>
            </w:r>
          </w:p>
        </w:tc>
        <w:tc>
          <w:tcPr>
            <w:tcW w:w="6961" w:type="dxa"/>
          </w:tcPr>
          <w:p w14:paraId="69F313CB" w14:textId="77777777" w:rsidR="00887AEB" w:rsidRDefault="00887AEB" w:rsidP="008935EA">
            <w:pPr>
              <w:pStyle w:val="Textkrper-Tabelle"/>
            </w:pPr>
            <w:r>
              <w:t>If this attribute is true, then the “offset” of “displayUnit” must be ignored (e.g. 10 degree Celsius = 10 Kelvin if “relativeQuantity = true” and not 283 Kelvin).</w:t>
            </w:r>
          </w:p>
        </w:tc>
      </w:tr>
      <w:tr w:rsidR="005C6177" w:rsidRPr="006052E2" w14:paraId="6FB6151C" w14:textId="77777777" w:rsidTr="00AB6132">
        <w:tc>
          <w:tcPr>
            <w:tcW w:w="2039" w:type="dxa"/>
          </w:tcPr>
          <w:p w14:paraId="3A55ED02" w14:textId="77777777" w:rsidR="005C6177" w:rsidRPr="00887AEB" w:rsidRDefault="005C6177" w:rsidP="00AB6132">
            <w:pPr>
              <w:pStyle w:val="Textkrper-Tabelle"/>
              <w:rPr>
                <w:rStyle w:val="CODE"/>
              </w:rPr>
            </w:pPr>
            <w:r w:rsidRPr="00887AEB">
              <w:rPr>
                <w:rStyle w:val="CODE"/>
              </w:rPr>
              <w:t>min</w:t>
            </w:r>
          </w:p>
        </w:tc>
        <w:tc>
          <w:tcPr>
            <w:tcW w:w="6961" w:type="dxa"/>
          </w:tcPr>
          <w:p w14:paraId="0D7229B1" w14:textId="77777777" w:rsidR="005C6177" w:rsidRDefault="005C6177" w:rsidP="008935EA">
            <w:pPr>
              <w:pStyle w:val="Textkrper-Tabelle"/>
            </w:pPr>
            <w:r w:rsidRPr="00C317B5">
              <w:t xml:space="preserve">Minimum value of variable (variable </w:t>
            </w:r>
            <w:r w:rsidRPr="00C317B5">
              <w:rPr>
                <w:rFonts w:cs="Arial"/>
              </w:rPr>
              <w:t>≥</w:t>
            </w:r>
            <w:r w:rsidRPr="00C317B5">
              <w:t xml:space="preserve"> min). If not defined, the minimum is the largest negative number</w:t>
            </w:r>
            <w:r w:rsidR="008935EA">
              <w:t xml:space="preserve"> that can be represented </w:t>
            </w:r>
            <w:r w:rsidRPr="00C317B5">
              <w:t xml:space="preserve">on the machine. Functions </w:t>
            </w:r>
            <w:r w:rsidR="009236DE" w:rsidRPr="00F25A9A">
              <w:rPr>
                <w:rStyle w:val="CODE"/>
              </w:rPr>
              <w:t>fmiSetReal</w:t>
            </w:r>
            <w:r w:rsidRPr="00C317B5">
              <w:t>/</w:t>
            </w:r>
            <w:r w:rsidR="009236DE" w:rsidRPr="00F25A9A">
              <w:rPr>
                <w:rStyle w:val="CODE"/>
              </w:rPr>
              <w:t>fmiSet</w:t>
            </w:r>
            <w:r w:rsidRPr="00F25A9A">
              <w:rPr>
                <w:rStyle w:val="CODE"/>
              </w:rPr>
              <w:t>Integer</w:t>
            </w:r>
            <w:r w:rsidRPr="00C317B5">
              <w:t xml:space="preserve"> are not allowed to be called with a value that is less than the minimum value.</w:t>
            </w:r>
          </w:p>
        </w:tc>
      </w:tr>
      <w:tr w:rsidR="005C6177" w:rsidRPr="006052E2" w14:paraId="555AC333" w14:textId="77777777" w:rsidTr="00AB6132">
        <w:tc>
          <w:tcPr>
            <w:tcW w:w="2039" w:type="dxa"/>
          </w:tcPr>
          <w:p w14:paraId="3754BAA6" w14:textId="77777777" w:rsidR="005C6177" w:rsidRPr="00887AEB" w:rsidRDefault="005C6177" w:rsidP="00AB6132">
            <w:pPr>
              <w:pStyle w:val="Textkrper-Tabelle"/>
              <w:rPr>
                <w:rStyle w:val="CODE"/>
              </w:rPr>
            </w:pPr>
            <w:r w:rsidRPr="00887AEB">
              <w:rPr>
                <w:rStyle w:val="CODE"/>
              </w:rPr>
              <w:t>max</w:t>
            </w:r>
          </w:p>
        </w:tc>
        <w:tc>
          <w:tcPr>
            <w:tcW w:w="6961" w:type="dxa"/>
          </w:tcPr>
          <w:p w14:paraId="4889464D" w14:textId="77777777" w:rsidR="005C6177" w:rsidRPr="00C317B5" w:rsidRDefault="005C6177" w:rsidP="008935EA">
            <w:pPr>
              <w:pStyle w:val="Textkrper-Tabelle"/>
            </w:pPr>
            <w:r w:rsidRPr="00C317B5">
              <w:t xml:space="preserve">Maximum value of variable (variable </w:t>
            </w:r>
            <w:r w:rsidRPr="00C317B5">
              <w:rPr>
                <w:rFonts w:cs="Arial"/>
              </w:rPr>
              <w:t>≤</w:t>
            </w:r>
            <w:r w:rsidRPr="00C317B5">
              <w:t xml:space="preserve"> max). If not defined, the maximum is the largest positive number </w:t>
            </w:r>
            <w:r w:rsidR="008935EA">
              <w:t xml:space="preserve">that can be represented </w:t>
            </w:r>
            <w:r w:rsidRPr="00C317B5">
              <w:t xml:space="preserve">on the machine. Functions </w:t>
            </w:r>
            <w:r w:rsidR="00F25A9A" w:rsidRPr="00F25A9A">
              <w:rPr>
                <w:rStyle w:val="CODE"/>
              </w:rPr>
              <w:t>fmiSetReal</w:t>
            </w:r>
            <w:r w:rsidR="00F25A9A" w:rsidRPr="00C317B5">
              <w:t>/</w:t>
            </w:r>
            <w:r w:rsidR="00F25A9A" w:rsidRPr="00F25A9A">
              <w:rPr>
                <w:rStyle w:val="CODE"/>
              </w:rPr>
              <w:t>fmiSetInteger</w:t>
            </w:r>
            <w:r w:rsidRPr="00C317B5">
              <w:t xml:space="preserve"> are not allowed to be called with a value that is greater than the maximum value.</w:t>
            </w:r>
          </w:p>
        </w:tc>
      </w:tr>
      <w:tr w:rsidR="005C6177" w:rsidRPr="006052E2" w14:paraId="202CBD20" w14:textId="77777777" w:rsidTr="00AB6132">
        <w:tc>
          <w:tcPr>
            <w:tcW w:w="2039" w:type="dxa"/>
          </w:tcPr>
          <w:p w14:paraId="15FF6375" w14:textId="77777777" w:rsidR="005C6177" w:rsidRPr="00887AEB" w:rsidRDefault="005C6177" w:rsidP="00AB6132">
            <w:pPr>
              <w:pStyle w:val="Textkrper-Tabelle"/>
              <w:rPr>
                <w:rStyle w:val="CODE"/>
              </w:rPr>
            </w:pPr>
            <w:r w:rsidRPr="00887AEB">
              <w:rPr>
                <w:rStyle w:val="CODE"/>
              </w:rPr>
              <w:t>nominal</w:t>
            </w:r>
          </w:p>
        </w:tc>
        <w:tc>
          <w:tcPr>
            <w:tcW w:w="6961" w:type="dxa"/>
          </w:tcPr>
          <w:p w14:paraId="01973083" w14:textId="77777777" w:rsidR="005C6177" w:rsidRPr="00C317B5" w:rsidRDefault="005C6177" w:rsidP="008935EA">
            <w:pPr>
              <w:pStyle w:val="Textkrper-Tabelle"/>
            </w:pPr>
            <w:r>
              <w:t>Nominal value of variable. If not defined and no other information about the nominal value is available, then nominal = 1 is assumed.</w:t>
            </w:r>
          </w:p>
        </w:tc>
      </w:tr>
      <w:tr w:rsidR="005C6177" w:rsidRPr="00C317B5" w14:paraId="4E2563B3" w14:textId="77777777" w:rsidTr="00AB6132">
        <w:tc>
          <w:tcPr>
            <w:tcW w:w="2039" w:type="dxa"/>
          </w:tcPr>
          <w:p w14:paraId="6F603C8E" w14:textId="77777777" w:rsidR="005C6177" w:rsidRPr="00887AEB" w:rsidRDefault="00887AEB" w:rsidP="00AB6132">
            <w:pPr>
              <w:pStyle w:val="Textkrper-Tabelle"/>
              <w:rPr>
                <w:rStyle w:val="CODE"/>
              </w:rPr>
            </w:pPr>
            <w:r>
              <w:rPr>
                <w:rStyle w:val="CODE"/>
              </w:rPr>
              <w:t>Item</w:t>
            </w:r>
          </w:p>
        </w:tc>
        <w:tc>
          <w:tcPr>
            <w:tcW w:w="6961" w:type="dxa"/>
          </w:tcPr>
          <w:p w14:paraId="5A000750" w14:textId="77777777" w:rsidR="005C6177" w:rsidRPr="00C317B5" w:rsidRDefault="00887AEB" w:rsidP="008935EA">
            <w:pPr>
              <w:pStyle w:val="Textkrper-Tabelle"/>
              <w:rPr>
                <w:rStyle w:val="FormatvorlageArial"/>
              </w:rPr>
            </w:pPr>
            <w:r>
              <w:rPr>
                <w:rStyle w:val="FormatvorlageArial"/>
              </w:rPr>
              <w:t>Items of an enumeration as a sequence of “name” and “description” pairs. The first Item has Integer value = 1, the second 2 and so on.</w:t>
            </w:r>
          </w:p>
        </w:tc>
      </w:tr>
    </w:tbl>
    <w:p w14:paraId="0B6EA97D" w14:textId="77777777" w:rsidR="00990EFE" w:rsidRPr="00AD7A68" w:rsidRDefault="005C6177" w:rsidP="00AD7A68">
      <w:pPr>
        <w:pStyle w:val="berschrift2"/>
        <w:rPr>
          <w:rStyle w:val="FormatvorlageArial"/>
          <w:sz w:val="22"/>
          <w:szCs w:val="21"/>
        </w:rPr>
      </w:pPr>
      <w:bookmarkStart w:id="152" w:name="_Ref240457838"/>
      <w:bookmarkStart w:id="153" w:name="_Ref240457869"/>
      <w:bookmarkStart w:id="154" w:name="_Toc240646379"/>
      <w:bookmarkStart w:id="155" w:name="_Ref248547015"/>
      <w:bookmarkStart w:id="156" w:name="_Ref249423326"/>
      <w:bookmarkStart w:id="157" w:name="_Toc252111374"/>
      <w:r>
        <w:rPr>
          <w:rStyle w:val="FormatvorlageArial"/>
          <w:sz w:val="22"/>
          <w:szCs w:val="21"/>
        </w:rPr>
        <w:t>Definition of a Scalar Variable (</w:t>
      </w:r>
      <w:r w:rsidR="00A83521" w:rsidRPr="00AD7A68">
        <w:rPr>
          <w:rStyle w:val="FormatvorlageArial"/>
          <w:sz w:val="22"/>
          <w:szCs w:val="21"/>
        </w:rPr>
        <w:t>fmi</w:t>
      </w:r>
      <w:r w:rsidR="00AD7A68" w:rsidRPr="00AD7A68">
        <w:rPr>
          <w:rStyle w:val="FormatvorlageArial"/>
          <w:sz w:val="22"/>
          <w:szCs w:val="21"/>
        </w:rPr>
        <w:t>ScalarVariabl</w:t>
      </w:r>
      <w:bookmarkEnd w:id="152"/>
      <w:bookmarkEnd w:id="153"/>
      <w:bookmarkEnd w:id="154"/>
      <w:r w:rsidR="00AD7A68" w:rsidRPr="00AD7A68">
        <w:rPr>
          <w:rStyle w:val="FormatvorlageArial"/>
          <w:sz w:val="22"/>
          <w:szCs w:val="21"/>
        </w:rPr>
        <w:t>e</w:t>
      </w:r>
      <w:bookmarkEnd w:id="155"/>
      <w:r>
        <w:rPr>
          <w:rStyle w:val="FormatvorlageArial"/>
          <w:sz w:val="22"/>
          <w:szCs w:val="21"/>
        </w:rPr>
        <w:t>)</w:t>
      </w:r>
      <w:bookmarkEnd w:id="156"/>
      <w:bookmarkEnd w:id="157"/>
    </w:p>
    <w:p w14:paraId="2F68E39F" w14:textId="77777777" w:rsidR="005C6177" w:rsidRDefault="005C6177" w:rsidP="005C6177">
      <w:pPr>
        <w:pStyle w:val="Textkrper"/>
      </w:pPr>
      <w:r>
        <w:t>Element “</w:t>
      </w:r>
      <w:r>
        <w:rPr>
          <w:b/>
        </w:rPr>
        <w:t>ModelVariables</w:t>
      </w:r>
      <w:r>
        <w:t>” of fmiModelDescription is the central part of the model description and is defined as:</w:t>
      </w:r>
    </w:p>
    <w:p w14:paraId="65F121FA" w14:textId="77777777" w:rsidR="005C6177" w:rsidRDefault="00BB2079" w:rsidP="005C6177">
      <w:pPr>
        <w:pStyle w:val="Textkrper"/>
        <w:jc w:val="center"/>
      </w:pPr>
      <w:r w:rsidRPr="002E3CB5">
        <w:rPr>
          <w:noProof/>
          <w:lang w:val="de-DE" w:eastAsia="de-DE"/>
        </w:rPr>
        <w:drawing>
          <wp:inline distT="0" distB="0" distL="0" distR="0" wp14:anchorId="0916C811" wp14:editId="4A05EF12">
            <wp:extent cx="5725160" cy="2950210"/>
            <wp:effectExtent l="0" t="0" r="0" b="0"/>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5160" cy="2950210"/>
                    </a:xfrm>
                    <a:prstGeom prst="rect">
                      <a:avLst/>
                    </a:prstGeom>
                    <a:noFill/>
                    <a:ln>
                      <a:noFill/>
                    </a:ln>
                  </pic:spPr>
                </pic:pic>
              </a:graphicData>
            </a:graphic>
          </wp:inline>
        </w:drawing>
      </w:r>
    </w:p>
    <w:p w14:paraId="6EB15E24" w14:textId="77777777" w:rsidR="005C6177" w:rsidRDefault="00486730" w:rsidP="005C6177">
      <w:pPr>
        <w:pStyle w:val="Textkrper"/>
      </w:pPr>
      <w:r w:rsidRPr="00432F04">
        <w:rPr>
          <w:rStyle w:val="FormatvorlageArial"/>
          <w:szCs w:val="21"/>
        </w:rPr>
        <w:t xml:space="preserve">The optional </w:t>
      </w:r>
      <w:r>
        <w:rPr>
          <w:rStyle w:val="FormatvorlageArial"/>
          <w:szCs w:val="21"/>
        </w:rPr>
        <w:t>“</w:t>
      </w:r>
      <w:r w:rsidRPr="00432F04">
        <w:rPr>
          <w:rStyle w:val="FormatvorlageArial"/>
          <w:szCs w:val="21"/>
        </w:rPr>
        <w:t>ModelVariables</w:t>
      </w:r>
      <w:r>
        <w:rPr>
          <w:rStyle w:val="FormatvorlageArial"/>
          <w:szCs w:val="21"/>
        </w:rPr>
        <w:t>”</w:t>
      </w:r>
      <w:r w:rsidRPr="00432F04">
        <w:rPr>
          <w:rStyle w:val="FormatvorlageArial"/>
          <w:szCs w:val="21"/>
        </w:rPr>
        <w:t xml:space="preserve"> element consists of </w:t>
      </w:r>
      <w:r>
        <w:rPr>
          <w:rStyle w:val="FormatvorlageArial"/>
          <w:szCs w:val="21"/>
        </w:rPr>
        <w:t>an ordered set of “ScalarVariable” elements</w:t>
      </w:r>
      <w:r w:rsidRPr="00432F04">
        <w:rPr>
          <w:rStyle w:val="FormatvorlageArial"/>
          <w:szCs w:val="21"/>
        </w:rPr>
        <w:t xml:space="preserve">. A </w:t>
      </w:r>
      <w:r>
        <w:rPr>
          <w:rStyle w:val="FormatvorlageArial"/>
          <w:szCs w:val="21"/>
        </w:rPr>
        <w:t>“</w:t>
      </w:r>
      <w:r w:rsidRPr="00432F04">
        <w:rPr>
          <w:rStyle w:val="FormatvorlageArial"/>
          <w:szCs w:val="21"/>
        </w:rPr>
        <w:t>ScalarVariable</w:t>
      </w:r>
      <w:r>
        <w:rPr>
          <w:rStyle w:val="FormatvorlageArial"/>
          <w:szCs w:val="21"/>
        </w:rPr>
        <w:t>”</w:t>
      </w:r>
      <w:r w:rsidRPr="00432F04">
        <w:rPr>
          <w:rStyle w:val="FormatvorlageArial"/>
          <w:szCs w:val="21"/>
        </w:rPr>
        <w:t xml:space="preserve"> represents one primitive type, like a real or integer variable.</w:t>
      </w:r>
      <w:r w:rsidR="005C6177">
        <w:t xml:space="preserve"> For simplicity, only scalar variables are supported in the schema file</w:t>
      </w:r>
      <w:r>
        <w:t xml:space="preserve"> in this version</w:t>
      </w:r>
      <w:r w:rsidR="005C6177">
        <w:t xml:space="preserve"> and structured entities (like arrays or records) have to be mapped to scalars. The schema definition is present in a separate file “fmiScalarVariable</w:t>
      </w:r>
      <w:r w:rsidR="00F25A9A">
        <w:t>.xsd</w:t>
      </w:r>
      <w:r w:rsidR="005C6177">
        <w:t>”.</w:t>
      </w:r>
      <w:r>
        <w:t xml:space="preserve"> The attributes of “ScalarVariable” are:</w:t>
      </w:r>
    </w:p>
    <w:p w14:paraId="2575819E" w14:textId="77777777" w:rsidR="00C317B5" w:rsidRDefault="00BB2079" w:rsidP="002C1951">
      <w:pPr>
        <w:pStyle w:val="Textkrper"/>
        <w:spacing w:after="120"/>
        <w:ind w:left="720"/>
        <w:jc w:val="center"/>
      </w:pPr>
      <w:r w:rsidRPr="002E3CB5">
        <w:rPr>
          <w:noProof/>
          <w:lang w:val="de-DE" w:eastAsia="de-DE"/>
        </w:rPr>
        <w:lastRenderedPageBreak/>
        <w:drawing>
          <wp:inline distT="0" distB="0" distL="0" distR="0" wp14:anchorId="60B15689" wp14:editId="0E51AD2D">
            <wp:extent cx="4206240" cy="5470525"/>
            <wp:effectExtent l="0" t="0" r="0" b="0"/>
            <wp:docPr id="30" name="Bild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06240" cy="5470525"/>
                    </a:xfrm>
                    <a:prstGeom prst="rect">
                      <a:avLst/>
                    </a:prstGeom>
                    <a:noFill/>
                    <a:ln>
                      <a:noFill/>
                    </a:ln>
                  </pic:spPr>
                </pic:pic>
              </a:graphicData>
            </a:graphic>
          </wp:inline>
        </w:drawing>
      </w: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1800"/>
        <w:gridCol w:w="7934"/>
      </w:tblGrid>
      <w:tr w:rsidR="00C317B5" w:rsidRPr="00432F04" w14:paraId="45B99DA1" w14:textId="77777777" w:rsidTr="00F25A9A">
        <w:tc>
          <w:tcPr>
            <w:tcW w:w="1800" w:type="dxa"/>
          </w:tcPr>
          <w:p w14:paraId="27FA4BAA" w14:textId="77777777" w:rsidR="00C317B5" w:rsidRPr="006052E2" w:rsidRDefault="00C317B5" w:rsidP="009C7BF5">
            <w:pPr>
              <w:pStyle w:val="Textkrper-Tabelle"/>
              <w:rPr>
                <w:i/>
              </w:rPr>
            </w:pPr>
            <w:r w:rsidRPr="006052E2">
              <w:rPr>
                <w:i/>
              </w:rPr>
              <w:t>Attribute-Name</w:t>
            </w:r>
          </w:p>
        </w:tc>
        <w:tc>
          <w:tcPr>
            <w:tcW w:w="7934" w:type="dxa"/>
          </w:tcPr>
          <w:p w14:paraId="48357440" w14:textId="77777777" w:rsidR="00C317B5" w:rsidRPr="006052E2" w:rsidRDefault="00C317B5" w:rsidP="009C7BF5">
            <w:pPr>
              <w:pStyle w:val="Textkrper-Tabelle"/>
              <w:rPr>
                <w:i/>
              </w:rPr>
            </w:pPr>
            <w:r w:rsidRPr="006052E2">
              <w:rPr>
                <w:i/>
              </w:rPr>
              <w:t>Description</w:t>
            </w:r>
          </w:p>
        </w:tc>
      </w:tr>
      <w:tr w:rsidR="00C317B5" w:rsidRPr="00432F04" w14:paraId="01D60F6A" w14:textId="77777777" w:rsidTr="00F25A9A">
        <w:tc>
          <w:tcPr>
            <w:tcW w:w="1800" w:type="dxa"/>
          </w:tcPr>
          <w:p w14:paraId="7CE11648" w14:textId="77777777" w:rsidR="00C317B5" w:rsidRPr="004D7BA5" w:rsidRDefault="00C317B5" w:rsidP="009C7BF5">
            <w:pPr>
              <w:pStyle w:val="Textkrper-Tabelle"/>
              <w:rPr>
                <w:rStyle w:val="CODE"/>
              </w:rPr>
            </w:pPr>
            <w:r>
              <w:rPr>
                <w:rStyle w:val="CODE"/>
              </w:rPr>
              <w:t>n</w:t>
            </w:r>
            <w:r w:rsidRPr="004D7BA5">
              <w:rPr>
                <w:rStyle w:val="CODE"/>
              </w:rPr>
              <w:t>ame</w:t>
            </w:r>
          </w:p>
          <w:p w14:paraId="6220BE77" w14:textId="77777777" w:rsidR="00C317B5" w:rsidRPr="00432F04" w:rsidRDefault="00C317B5" w:rsidP="009C7BF5">
            <w:pPr>
              <w:pStyle w:val="Textkrper-Tabelle"/>
            </w:pPr>
          </w:p>
        </w:tc>
        <w:tc>
          <w:tcPr>
            <w:tcW w:w="7934" w:type="dxa"/>
          </w:tcPr>
          <w:p w14:paraId="1D37D43E" w14:textId="77777777" w:rsidR="00C317B5" w:rsidRPr="00432F04" w:rsidRDefault="00C317B5" w:rsidP="009C7BF5">
            <w:pPr>
              <w:pStyle w:val="Textkrper-Tabelle"/>
            </w:pPr>
            <w:r w:rsidRPr="00432F04">
              <w:rPr>
                <w:rStyle w:val="FormatvorlageArial"/>
              </w:rPr>
              <w:t xml:space="preserve">The full, </w:t>
            </w:r>
            <w:r w:rsidRPr="00432F04">
              <w:rPr>
                <w:rStyle w:val="FormatvorlageArial"/>
                <w:u w:val="single"/>
              </w:rPr>
              <w:t>unique name</w:t>
            </w:r>
            <w:r w:rsidRPr="00432F04">
              <w:rPr>
                <w:rStyle w:val="FormatvorlageArial"/>
              </w:rPr>
              <w:t xml:space="preserve"> of the variable. Every variable is u</w:t>
            </w:r>
            <w:r>
              <w:rPr>
                <w:rStyle w:val="FormatvorlageArial"/>
              </w:rPr>
              <w:t>niquely identified within an FMU instance by this name.</w:t>
            </w:r>
          </w:p>
        </w:tc>
      </w:tr>
      <w:tr w:rsidR="00C317B5" w:rsidRPr="00432F04" w14:paraId="054770E5" w14:textId="77777777" w:rsidTr="00F25A9A">
        <w:tc>
          <w:tcPr>
            <w:tcW w:w="1800" w:type="dxa"/>
          </w:tcPr>
          <w:p w14:paraId="0C1A1487" w14:textId="77777777" w:rsidR="00C317B5" w:rsidRPr="00432F04" w:rsidRDefault="00782197" w:rsidP="009C7BF5">
            <w:pPr>
              <w:pStyle w:val="Textkrper-Tabelle"/>
            </w:pPr>
            <w:r>
              <w:rPr>
                <w:rStyle w:val="CODE"/>
              </w:rPr>
              <w:t>valueReference</w:t>
            </w:r>
          </w:p>
        </w:tc>
        <w:tc>
          <w:tcPr>
            <w:tcW w:w="7934" w:type="dxa"/>
          </w:tcPr>
          <w:p w14:paraId="5F92294E" w14:textId="77777777" w:rsidR="00C317B5" w:rsidRPr="00432F04" w:rsidRDefault="00C317B5" w:rsidP="009C7BF5">
            <w:pPr>
              <w:pStyle w:val="Textkrper-Tabelle"/>
            </w:pPr>
            <w:r w:rsidRPr="00432F04">
              <w:rPr>
                <w:rStyle w:val="FormatvorlageArial"/>
              </w:rPr>
              <w:t xml:space="preserve">A handle of the variable </w:t>
            </w:r>
            <w:r>
              <w:rPr>
                <w:rStyle w:val="FormatvorlageArial"/>
              </w:rPr>
              <w:t>to efficiently identify the variable</w:t>
            </w:r>
            <w:r w:rsidR="00486730">
              <w:rPr>
                <w:rStyle w:val="FormatvorlageArial"/>
              </w:rPr>
              <w:t xml:space="preserve"> value</w:t>
            </w:r>
            <w:r>
              <w:rPr>
                <w:rStyle w:val="FormatvorlageArial"/>
              </w:rPr>
              <w:t xml:space="preserve"> in the model interface. This handle is a secret of the environment that generated the C-functions. </w:t>
            </w:r>
            <w:r w:rsidR="002C1951">
              <w:rPr>
                <w:rStyle w:val="FormatvorlageArial"/>
              </w:rPr>
              <w:t>It</w:t>
            </w:r>
            <w:r>
              <w:rPr>
                <w:rStyle w:val="FormatvorlageArial"/>
              </w:rPr>
              <w:t xml:space="preserve"> </w:t>
            </w:r>
            <w:r w:rsidR="00F82BB9">
              <w:rPr>
                <w:rStyle w:val="FormatvorlageArial"/>
              </w:rPr>
              <w:t>is not required to</w:t>
            </w:r>
            <w:r>
              <w:rPr>
                <w:rStyle w:val="FormatvorlageArial"/>
              </w:rPr>
              <w:t xml:space="preserve"> be unique.</w:t>
            </w:r>
            <w:r>
              <w:t xml:space="preserve"> The only guarantee is that </w:t>
            </w:r>
            <w:r w:rsidR="00782197" w:rsidRPr="00F25A9A">
              <w:rPr>
                <w:rStyle w:val="CODE"/>
              </w:rPr>
              <w:t>valueReference</w:t>
            </w:r>
            <w:r w:rsidRPr="007D1217">
              <w:t xml:space="preserve"> is </w:t>
            </w:r>
            <w:r>
              <w:t xml:space="preserve">sufficient to identify the respective variable value in the call of the C-functions. This implies that it is </w:t>
            </w:r>
            <w:r w:rsidRPr="007D1217">
              <w:t xml:space="preserve">unique for a particular </w:t>
            </w:r>
            <w:r>
              <w:t xml:space="preserve">base </w:t>
            </w:r>
            <w:r w:rsidRPr="007D1217">
              <w:t>data type (</w:t>
            </w:r>
            <w:r>
              <w:t>R</w:t>
            </w:r>
            <w:r w:rsidRPr="007D1217">
              <w:t>eal, Intege</w:t>
            </w:r>
            <w:r>
              <w:t>r/Enumeration, Boolean, String) with exception of alias variables (va</w:t>
            </w:r>
            <w:r w:rsidR="002C1951">
              <w:t>riables with alias = ”alias” o</w:t>
            </w:r>
            <w:r>
              <w:t xml:space="preserve">r “negatedAlias” have the same </w:t>
            </w:r>
            <w:r w:rsidR="00782197" w:rsidRPr="00F25A9A">
              <w:rPr>
                <w:rStyle w:val="CODE"/>
              </w:rPr>
              <w:t>valueReference</w:t>
            </w:r>
            <w:r>
              <w:t xml:space="preserve"> as the variable to which they are aliased).</w:t>
            </w:r>
            <w:r w:rsidRPr="00432F04">
              <w:rPr>
                <w:rStyle w:val="FormatvorlageArial"/>
              </w:rPr>
              <w:t xml:space="preserve"> </w:t>
            </w:r>
          </w:p>
        </w:tc>
      </w:tr>
      <w:tr w:rsidR="00C317B5" w:rsidRPr="00432F04" w14:paraId="4F9BD268" w14:textId="77777777" w:rsidTr="00F25A9A">
        <w:tc>
          <w:tcPr>
            <w:tcW w:w="1800" w:type="dxa"/>
          </w:tcPr>
          <w:p w14:paraId="20C2A409" w14:textId="77777777" w:rsidR="00C317B5" w:rsidRPr="00432F04" w:rsidRDefault="00F25A9A" w:rsidP="00C317B5">
            <w:pPr>
              <w:pStyle w:val="Textkrper-Tabelle"/>
              <w:tabs>
                <w:tab w:val="left" w:pos="1740"/>
              </w:tabs>
              <w:rPr>
                <w:rStyle w:val="FormatvorlageArial"/>
              </w:rPr>
            </w:pPr>
            <w:r>
              <w:rPr>
                <w:rStyle w:val="CODE"/>
              </w:rPr>
              <w:t>d</w:t>
            </w:r>
            <w:r w:rsidR="00C317B5" w:rsidRPr="004D7BA5">
              <w:rPr>
                <w:rStyle w:val="CODE"/>
              </w:rPr>
              <w:t>escription</w:t>
            </w:r>
          </w:p>
        </w:tc>
        <w:tc>
          <w:tcPr>
            <w:tcW w:w="7934" w:type="dxa"/>
          </w:tcPr>
          <w:p w14:paraId="661BB280" w14:textId="77777777" w:rsidR="00C317B5" w:rsidRPr="00432F04" w:rsidRDefault="00C317B5" w:rsidP="009C7BF5">
            <w:pPr>
              <w:pStyle w:val="Textkrper-Tabelle"/>
              <w:rPr>
                <w:rStyle w:val="FormatvorlageArial"/>
              </w:rPr>
            </w:pPr>
            <w:r w:rsidRPr="00432F04">
              <w:t>An optional description string describing the meaning of the variable</w:t>
            </w:r>
          </w:p>
        </w:tc>
      </w:tr>
      <w:tr w:rsidR="00C317B5" w:rsidRPr="00432F04" w14:paraId="7E8B5A63" w14:textId="77777777" w:rsidTr="00F25A9A">
        <w:tc>
          <w:tcPr>
            <w:tcW w:w="1800" w:type="dxa"/>
          </w:tcPr>
          <w:p w14:paraId="27E3CDED" w14:textId="77777777" w:rsidR="00C317B5" w:rsidRPr="00432F04" w:rsidRDefault="00C317B5" w:rsidP="009C7BF5">
            <w:pPr>
              <w:pStyle w:val="Textkrper-Tabelle"/>
              <w:rPr>
                <w:rStyle w:val="FormatvorlageArial"/>
              </w:rPr>
            </w:pPr>
            <w:r>
              <w:rPr>
                <w:rStyle w:val="CODE"/>
              </w:rPr>
              <w:t>v</w:t>
            </w:r>
            <w:r w:rsidRPr="004D7BA5">
              <w:rPr>
                <w:rStyle w:val="CODE"/>
              </w:rPr>
              <w:t>ariability</w:t>
            </w:r>
          </w:p>
        </w:tc>
        <w:tc>
          <w:tcPr>
            <w:tcW w:w="7934" w:type="dxa"/>
          </w:tcPr>
          <w:p w14:paraId="695FD762" w14:textId="77777777" w:rsidR="00C317B5" w:rsidRPr="00C317B5" w:rsidRDefault="00C317B5" w:rsidP="009C7BF5">
            <w:pPr>
              <w:pStyle w:val="Textkrper-Tabelle"/>
              <w:rPr>
                <w:rStyle w:val="FormatvorlageArial"/>
              </w:rPr>
            </w:pPr>
            <w:r w:rsidRPr="00C317B5">
              <w:rPr>
                <w:rStyle w:val="FormatvorlageArial"/>
              </w:rPr>
              <w:t>Defines when the value of the variable changes. The purpose of this attribute is to define when a result value needs to be inquired and to be stored (e.g., discrete variables change their values only at events instants and it is therefore only necessary to store them at event times). Allowed values of this enumeration:</w:t>
            </w:r>
          </w:p>
          <w:p w14:paraId="1CD6C616" w14:textId="77777777" w:rsidR="00C317B5" w:rsidRPr="00C317B5" w:rsidRDefault="00C317B5" w:rsidP="009C7BF5">
            <w:pPr>
              <w:pStyle w:val="Textkrper-Tabelle"/>
              <w:numPr>
                <w:ilvl w:val="0"/>
                <w:numId w:val="24"/>
              </w:numPr>
              <w:rPr>
                <w:rStyle w:val="FormatvorlageArial"/>
              </w:rPr>
            </w:pPr>
            <w:r w:rsidRPr="00C317B5">
              <w:rPr>
                <w:rStyle w:val="FormatvorlageArial"/>
              </w:rPr>
              <w:t>“constant”: The value of the variable is fixed and does not change.</w:t>
            </w:r>
          </w:p>
          <w:p w14:paraId="7679FAA7" w14:textId="77777777" w:rsidR="00C317B5" w:rsidRPr="00C317B5" w:rsidRDefault="00C317B5" w:rsidP="009C7BF5">
            <w:pPr>
              <w:pStyle w:val="Textkrper-Tabelle"/>
              <w:numPr>
                <w:ilvl w:val="0"/>
                <w:numId w:val="24"/>
              </w:numPr>
              <w:rPr>
                <w:rStyle w:val="FormatvorlageArial"/>
              </w:rPr>
            </w:pPr>
            <w:r w:rsidRPr="00C317B5">
              <w:rPr>
                <w:rStyle w:val="FormatvorlageArial"/>
              </w:rPr>
              <w:lastRenderedPageBreak/>
              <w:t xml:space="preserve">“parameter”: The value of the variable does not change after initialization (the value is fixed after </w:t>
            </w:r>
            <w:r w:rsidR="009236DE">
              <w:rPr>
                <w:rStyle w:val="CODE"/>
              </w:rPr>
              <w:t>fmiInitialize</w:t>
            </w:r>
            <w:r w:rsidRPr="00C317B5">
              <w:rPr>
                <w:rStyle w:val="FormatvorlageArial"/>
              </w:rPr>
              <w:t xml:space="preserve"> was called).</w:t>
            </w:r>
          </w:p>
          <w:p w14:paraId="4091CF81" w14:textId="77777777" w:rsidR="00C317B5" w:rsidRPr="00C317B5" w:rsidRDefault="00C317B5" w:rsidP="009C7BF5">
            <w:pPr>
              <w:pStyle w:val="Textkrper-Tabelle"/>
              <w:numPr>
                <w:ilvl w:val="0"/>
                <w:numId w:val="24"/>
              </w:numPr>
              <w:rPr>
                <w:rStyle w:val="FormatvorlageArial"/>
              </w:rPr>
            </w:pPr>
            <w:r w:rsidRPr="00C317B5">
              <w:rPr>
                <w:rStyle w:val="FormatvorlageArial"/>
              </w:rPr>
              <w:t>“discrete”: The value of the variable only changes during initialization and at event instants.</w:t>
            </w:r>
          </w:p>
          <w:p w14:paraId="34D26500" w14:textId="77777777" w:rsidR="00C317B5" w:rsidRDefault="00C317B5" w:rsidP="009C7BF5">
            <w:pPr>
              <w:pStyle w:val="Textkrper-Tabelle"/>
              <w:numPr>
                <w:ilvl w:val="0"/>
                <w:numId w:val="24"/>
              </w:numPr>
              <w:rPr>
                <w:rStyle w:val="FormatvorlageArial"/>
              </w:rPr>
            </w:pPr>
            <w:r w:rsidRPr="00C317B5">
              <w:rPr>
                <w:rStyle w:val="FormatvorlageArial"/>
              </w:rPr>
              <w:t>“</w:t>
            </w:r>
            <w:r w:rsidRPr="00C317B5">
              <w:rPr>
                <w:rStyle w:val="FormatvorlageArial"/>
                <w:i/>
              </w:rPr>
              <w:t>continuous</w:t>
            </w:r>
            <w:r w:rsidRPr="00C317B5">
              <w:rPr>
                <w:rStyle w:val="FormatvorlageArial"/>
              </w:rPr>
              <w:t xml:space="preserve">”: No restrictions on value changes. </w:t>
            </w:r>
            <w:r>
              <w:rPr>
                <w:rStyle w:val="FormatvorlageArial"/>
              </w:rPr>
              <w:t>Only a variable of t</w:t>
            </w:r>
            <w:r w:rsidRPr="00C317B5">
              <w:rPr>
                <w:rStyle w:val="FormatvorlageArial"/>
              </w:rPr>
              <w:t>ype = “Real” can be “continuous”.</w:t>
            </w:r>
            <w:r>
              <w:rPr>
                <w:rStyle w:val="FormatvorlageArial"/>
              </w:rPr>
              <w:t xml:space="preserve"> </w:t>
            </w:r>
          </w:p>
          <w:p w14:paraId="06798260" w14:textId="77777777" w:rsidR="00C317B5" w:rsidRPr="00432F04" w:rsidRDefault="00C317B5" w:rsidP="00125265">
            <w:pPr>
              <w:pStyle w:val="Textkrper-Tabelle"/>
            </w:pPr>
            <w:r>
              <w:rPr>
                <w:rStyle w:val="FormatvorlageArial"/>
              </w:rPr>
              <w:t>The default is “continuous”.</w:t>
            </w:r>
            <w:r w:rsidR="00125265">
              <w:rPr>
                <w:rStyle w:val="FormatvorlageArial"/>
              </w:rPr>
              <w:t xml:space="preserve"> </w:t>
            </w:r>
            <w:r>
              <w:rPr>
                <w:rStyle w:val="FormatvorlageArial"/>
              </w:rPr>
              <w:t>Note, no information about continuous states is defined, with exception of the fixed number of states in “fmiModelDescription / NumberOfContinuousStates”. This information is sufficient in order that the equations can be solved. The reason is that (a) the meaning of stat</w:t>
            </w:r>
            <w:r w:rsidR="002C1951">
              <w:rPr>
                <w:rStyle w:val="FormatvorlageArial"/>
              </w:rPr>
              <w:t>es can change dynamically (see A</w:t>
            </w:r>
            <w:r>
              <w:rPr>
                <w:rStyle w:val="FormatvorlageArial"/>
              </w:rPr>
              <w:t xml:space="preserve">ppendix </w:t>
            </w:r>
            <w:r>
              <w:rPr>
                <w:rStyle w:val="FormatvorlageArial"/>
              </w:rPr>
              <w:fldChar w:fldCharType="begin"/>
            </w:r>
            <w:r>
              <w:rPr>
                <w:rStyle w:val="FormatvorlageArial"/>
              </w:rPr>
              <w:instrText xml:space="preserve"> REF _Ref248548132 \r </w:instrText>
            </w:r>
            <w:r>
              <w:rPr>
                <w:rStyle w:val="FormatvorlageArial"/>
              </w:rPr>
              <w:fldChar w:fldCharType="separate"/>
            </w:r>
            <w:r w:rsidR="0059498C">
              <w:rPr>
                <w:rStyle w:val="FormatvorlageArial"/>
              </w:rPr>
              <w:t>B.3</w:t>
            </w:r>
            <w:r>
              <w:rPr>
                <w:rStyle w:val="FormatvorlageArial"/>
              </w:rPr>
              <w:fldChar w:fldCharType="end"/>
            </w:r>
            <w:r>
              <w:rPr>
                <w:rStyle w:val="FormatvorlageArial"/>
              </w:rPr>
              <w:t xml:space="preserve">) and then there is no fixed relationship to a variable, and (b) tools </w:t>
            </w:r>
            <w:r>
              <w:t>may not want to reveal the meaning of states, in order to protect know-how of the model.</w:t>
            </w:r>
          </w:p>
        </w:tc>
      </w:tr>
      <w:tr w:rsidR="00C317B5" w:rsidRPr="00432F04" w14:paraId="32A034AD" w14:textId="77777777" w:rsidTr="00F25A9A">
        <w:tc>
          <w:tcPr>
            <w:tcW w:w="1800" w:type="dxa"/>
          </w:tcPr>
          <w:p w14:paraId="43178D0A" w14:textId="77777777" w:rsidR="00C317B5" w:rsidRPr="00432F04" w:rsidRDefault="00C317B5" w:rsidP="009C7BF5">
            <w:pPr>
              <w:pStyle w:val="Textkrper-Tabelle"/>
              <w:rPr>
                <w:rStyle w:val="FormatvorlageArial"/>
              </w:rPr>
            </w:pPr>
            <w:r>
              <w:rPr>
                <w:rStyle w:val="CODE"/>
              </w:rPr>
              <w:lastRenderedPageBreak/>
              <w:t>c</w:t>
            </w:r>
            <w:r w:rsidRPr="004D7BA5">
              <w:rPr>
                <w:rStyle w:val="CODE"/>
              </w:rPr>
              <w:t>ausality</w:t>
            </w:r>
          </w:p>
        </w:tc>
        <w:tc>
          <w:tcPr>
            <w:tcW w:w="7934" w:type="dxa"/>
          </w:tcPr>
          <w:p w14:paraId="798A82E2" w14:textId="77777777" w:rsidR="00C317B5" w:rsidRPr="00432F04" w:rsidRDefault="00C317B5" w:rsidP="009C7BF5">
            <w:pPr>
              <w:pStyle w:val="Textkrper-Tabelle"/>
            </w:pPr>
            <w:r w:rsidRPr="00432F04">
              <w:t>Defines how the variable is visible from the outside of the model</w:t>
            </w:r>
            <w:r>
              <w:t>. This information is needed when the FMU is connected to other FMUs.</w:t>
            </w:r>
            <w:r w:rsidR="00F25A9A">
              <w:t xml:space="preserve"> </w:t>
            </w:r>
            <w:r>
              <w:t>Allowed values of this enumeration:</w:t>
            </w:r>
          </w:p>
          <w:p w14:paraId="51CC1887" w14:textId="77777777" w:rsidR="00C317B5" w:rsidRPr="00432F04" w:rsidRDefault="00C317B5" w:rsidP="009C7BF5">
            <w:pPr>
              <w:pStyle w:val="Textkrper-Tabelle"/>
              <w:numPr>
                <w:ilvl w:val="0"/>
                <w:numId w:val="25"/>
              </w:numPr>
            </w:pPr>
            <w:r w:rsidRPr="00432F04">
              <w:t xml:space="preserve">“input”: A value </w:t>
            </w:r>
            <w:r w:rsidR="00486730">
              <w:t>can</w:t>
            </w:r>
            <w:r w:rsidRPr="00432F04">
              <w:t xml:space="preserve"> be provided from the outside</w:t>
            </w:r>
            <w:r w:rsidR="00486730">
              <w:t>. Initially, the value is set to its “start” value (see below).</w:t>
            </w:r>
          </w:p>
          <w:p w14:paraId="1DD5D9C6" w14:textId="77777777" w:rsidR="00C317B5" w:rsidRPr="00432F04" w:rsidRDefault="00C317B5" w:rsidP="009C7BF5">
            <w:pPr>
              <w:pStyle w:val="Textkrper-Tabelle"/>
              <w:numPr>
                <w:ilvl w:val="0"/>
                <w:numId w:val="25"/>
              </w:numPr>
            </w:pPr>
            <w:r w:rsidRPr="00432F04">
              <w:t>“output”: A value can be utilized in a connection</w:t>
            </w:r>
          </w:p>
          <w:p w14:paraId="30103588" w14:textId="77777777" w:rsidR="00C317B5" w:rsidRDefault="00C317B5" w:rsidP="009C7BF5">
            <w:pPr>
              <w:pStyle w:val="Textkrper-Tabelle"/>
              <w:numPr>
                <w:ilvl w:val="0"/>
                <w:numId w:val="25"/>
              </w:numPr>
            </w:pPr>
            <w:r w:rsidRPr="00432F04">
              <w:t>“</w:t>
            </w:r>
            <w:r w:rsidRPr="009077CC">
              <w:rPr>
                <w:i/>
              </w:rPr>
              <w:t>internal</w:t>
            </w:r>
            <w:r>
              <w:t>”:</w:t>
            </w:r>
            <w:r w:rsidRPr="00432F04">
              <w:t xml:space="preserve"> </w:t>
            </w:r>
            <w:r w:rsidR="002C1951" w:rsidRPr="002C1951">
              <w:t xml:space="preserve">After initialization only allowed to get value, e.g., </w:t>
            </w:r>
            <w:r w:rsidR="002C1951">
              <w:t xml:space="preserve">to store the value as result. It is not allowed to use this value in a connection. Before initialization, </w:t>
            </w:r>
            <w:r w:rsidRPr="00432F04">
              <w:t xml:space="preserve">start values </w:t>
            </w:r>
            <w:r w:rsidR="002C1951">
              <w:t>can be set.</w:t>
            </w:r>
          </w:p>
          <w:p w14:paraId="78E26983" w14:textId="77777777" w:rsidR="00C317B5" w:rsidRDefault="00C317B5" w:rsidP="009C7BF5">
            <w:pPr>
              <w:pStyle w:val="Textkrper-Tabelle"/>
              <w:numPr>
                <w:ilvl w:val="0"/>
                <w:numId w:val="25"/>
              </w:numPr>
            </w:pPr>
            <w:r>
              <w:t>“none”: The variable does not influence the model equations. It is a tool specific variable to, e.g., switch certain logging or storage features on or off.</w:t>
            </w:r>
            <w:r w:rsidR="00DC4340">
              <w:t xml:space="preserve"> Variables with this causality setting can be set with the </w:t>
            </w:r>
            <w:r w:rsidR="009236DE">
              <w:t>fmiSet</w:t>
            </w:r>
            <w:r w:rsidR="00DC4340">
              <w:t>XXX functions at any time.</w:t>
            </w:r>
          </w:p>
          <w:p w14:paraId="20F6AEE4" w14:textId="77777777" w:rsidR="00C317B5" w:rsidRPr="00432F04" w:rsidRDefault="00C317B5" w:rsidP="00C317B5">
            <w:pPr>
              <w:pStyle w:val="Textkrper-Tabelle"/>
            </w:pPr>
            <w:r>
              <w:t>The default is “internal”.</w:t>
            </w:r>
          </w:p>
        </w:tc>
      </w:tr>
      <w:tr w:rsidR="00C317B5" w:rsidRPr="00432F04" w14:paraId="36C9B896" w14:textId="77777777" w:rsidTr="00F25A9A">
        <w:trPr>
          <w:trHeight w:val="70"/>
        </w:trPr>
        <w:tc>
          <w:tcPr>
            <w:tcW w:w="1800" w:type="dxa"/>
          </w:tcPr>
          <w:p w14:paraId="47118E24" w14:textId="77777777" w:rsidR="00C317B5" w:rsidRPr="00432F04" w:rsidRDefault="00C317B5" w:rsidP="009C7BF5">
            <w:pPr>
              <w:pStyle w:val="Textkrper-Tabelle"/>
              <w:rPr>
                <w:rStyle w:val="FormatvorlageArial"/>
              </w:rPr>
            </w:pPr>
            <w:r>
              <w:rPr>
                <w:rStyle w:val="CODE"/>
              </w:rPr>
              <w:t>alias</w:t>
            </w:r>
          </w:p>
        </w:tc>
        <w:tc>
          <w:tcPr>
            <w:tcW w:w="7934" w:type="dxa"/>
          </w:tcPr>
          <w:p w14:paraId="0786C4E3" w14:textId="77777777" w:rsidR="00C317B5" w:rsidRPr="00432F04" w:rsidRDefault="00C317B5" w:rsidP="009C7BF5">
            <w:pPr>
              <w:pStyle w:val="Textkrper-Tabelle"/>
            </w:pPr>
            <w:r w:rsidRPr="00432F04">
              <w:t>Enumeration that defines whether the respective variable is an alias variable</w:t>
            </w:r>
            <w:r>
              <w:t xml:space="preserve">. An alias variable is the result of an equation “a := b” or “a := </w:t>
            </w:r>
            <w:r>
              <w:rPr>
                <w:rFonts w:cs="Arial"/>
              </w:rPr>
              <w:t>–</w:t>
            </w:r>
            <w:r>
              <w:t>b”, where for efficiency reasons alias variable “a” is removed in the C-functions and is replaced by “b” or “</w:t>
            </w:r>
            <w:r>
              <w:rPr>
                <w:rFonts w:cs="Arial"/>
              </w:rPr>
              <w:t>–</w:t>
            </w:r>
            <w:r>
              <w:t>b” respectively (this situation occurs very often in models built-up by connecting physical components together). In order to retrieve the value of “a” from the value of “b”, the alias property is defined with this attribute and the valueIdentifier is the one from “b”.</w:t>
            </w:r>
            <w:r>
              <w:br/>
              <w:t>Allowed enumeration values:</w:t>
            </w:r>
          </w:p>
          <w:p w14:paraId="583BE8B8" w14:textId="77777777" w:rsidR="00C317B5" w:rsidRPr="00432F04" w:rsidRDefault="00C317B5" w:rsidP="009C7BF5">
            <w:pPr>
              <w:pStyle w:val="Textkrper-Tabelle"/>
              <w:numPr>
                <w:ilvl w:val="0"/>
                <w:numId w:val="28"/>
              </w:numPr>
            </w:pPr>
            <w:r w:rsidRPr="00432F04">
              <w:t>“</w:t>
            </w:r>
            <w:r w:rsidRPr="009077CC">
              <w:rPr>
                <w:i/>
              </w:rPr>
              <w:t>noAlias</w:t>
            </w:r>
            <w:r w:rsidRPr="00432F04">
              <w:t>”: It is not an alias variable (this is the default).</w:t>
            </w:r>
          </w:p>
          <w:p w14:paraId="0D5BB3C9" w14:textId="77777777" w:rsidR="00C317B5" w:rsidRPr="00432F04" w:rsidRDefault="00C317B5" w:rsidP="009C7BF5">
            <w:pPr>
              <w:pStyle w:val="Textkrper-Tabelle"/>
              <w:numPr>
                <w:ilvl w:val="0"/>
                <w:numId w:val="28"/>
              </w:numPr>
            </w:pPr>
            <w:r w:rsidRPr="00432F04">
              <w:t>“alias”: The variable is an alias variable. The actua</w:t>
            </w:r>
            <w:r>
              <w:t xml:space="preserve">l value can be set/get via the </w:t>
            </w:r>
            <w:r w:rsidR="00782197">
              <w:t>valueReference</w:t>
            </w:r>
            <w:r w:rsidRPr="00432F04">
              <w:t xml:space="preserve"> handle.</w:t>
            </w:r>
          </w:p>
          <w:p w14:paraId="120CF0CD" w14:textId="77777777" w:rsidR="00C317B5" w:rsidRDefault="00C317B5" w:rsidP="009C7BF5">
            <w:pPr>
              <w:pStyle w:val="Textkrper-Tabelle"/>
              <w:numPr>
                <w:ilvl w:val="0"/>
                <w:numId w:val="28"/>
              </w:numPr>
            </w:pPr>
            <w:r w:rsidRPr="00432F04">
              <w:t xml:space="preserve">“negatedAlias”: The variable is an alias variable where the </w:t>
            </w:r>
            <w:r>
              <w:t xml:space="preserve">variable </w:t>
            </w:r>
            <w:r w:rsidRPr="00432F04">
              <w:t xml:space="preserve">value </w:t>
            </w:r>
            <w:r>
              <w:t xml:space="preserve">retrieved via the </w:t>
            </w:r>
            <w:r w:rsidR="00782197">
              <w:t>valueReference</w:t>
            </w:r>
            <w:r>
              <w:t xml:space="preserve"> handle must be negated (the C-functions return the value of “b” and then “a := </w:t>
            </w:r>
            <w:r>
              <w:rPr>
                <w:rFonts w:cs="Arial"/>
              </w:rPr>
              <w:t>–</w:t>
            </w:r>
            <w:r>
              <w:t>b”).</w:t>
            </w:r>
          </w:p>
          <w:p w14:paraId="157EA697" w14:textId="77777777" w:rsidR="00C317B5" w:rsidRPr="00432F04" w:rsidRDefault="00C317B5" w:rsidP="00C317B5">
            <w:pPr>
              <w:pStyle w:val="Textkrper-Tabelle"/>
            </w:pPr>
            <w:r>
              <w:t>When storing results, the alias property should be taken into account in order to decrease significantly the size of the result file.</w:t>
            </w:r>
          </w:p>
        </w:tc>
      </w:tr>
    </w:tbl>
    <w:p w14:paraId="73BB2223" w14:textId="77777777" w:rsidR="00486730" w:rsidRDefault="00C317B5" w:rsidP="00AD7A68">
      <w:pPr>
        <w:pStyle w:val="Textkrper"/>
      </w:pPr>
      <w:r>
        <w:t>Type specific propertie</w:t>
      </w:r>
      <w:r w:rsidR="00486730">
        <w:t>s are defined in the required choice</w:t>
      </w:r>
      <w:r>
        <w:t xml:space="preserve"> element</w:t>
      </w:r>
      <w:r w:rsidR="00486730">
        <w:t>, where exactly one of “Real”, “Integer”, “Boolean”, “String” or “Enumeration” must be present in the xml-file:</w:t>
      </w:r>
    </w:p>
    <w:p w14:paraId="6D199C23" w14:textId="77777777" w:rsidR="00486730" w:rsidRDefault="00486730" w:rsidP="00486730">
      <w:pPr>
        <w:pStyle w:val="Textkrper"/>
        <w:jc w:val="center"/>
      </w:pPr>
      <w:r>
        <w:lastRenderedPageBreak/>
        <w:t xml:space="preserve">   </w:t>
      </w:r>
      <w:r w:rsidR="00A72350" w:rsidRPr="00A72350">
        <w:t xml:space="preserve"> </w:t>
      </w:r>
      <w:r w:rsidR="00BB2079" w:rsidRPr="00BB3021">
        <w:rPr>
          <w:noProof/>
          <w:lang w:val="de-DE" w:eastAsia="de-DE"/>
        </w:rPr>
        <w:drawing>
          <wp:inline distT="0" distB="0" distL="0" distR="0" wp14:anchorId="6E6D3DEF" wp14:editId="6FEDE891">
            <wp:extent cx="2258060" cy="6075045"/>
            <wp:effectExtent l="0" t="0" r="0" b="0"/>
            <wp:docPr id="31" name="Bild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58060" cy="6075045"/>
                    </a:xfrm>
                    <a:prstGeom prst="rect">
                      <a:avLst/>
                    </a:prstGeom>
                    <a:noFill/>
                    <a:ln>
                      <a:noFill/>
                    </a:ln>
                  </pic:spPr>
                </pic:pic>
              </a:graphicData>
            </a:graphic>
          </wp:inline>
        </w:drawing>
      </w:r>
      <w:r w:rsidR="00A72350" w:rsidRPr="00A72350">
        <w:t xml:space="preserve"> </w:t>
      </w:r>
      <w:r w:rsidR="00BB2079" w:rsidRPr="002E3CB5">
        <w:rPr>
          <w:noProof/>
          <w:lang w:val="de-DE" w:eastAsia="de-DE"/>
        </w:rPr>
        <w:drawing>
          <wp:inline distT="0" distB="0" distL="0" distR="0" wp14:anchorId="14FFEE80" wp14:editId="396D66AA">
            <wp:extent cx="2298065" cy="3466465"/>
            <wp:effectExtent l="0" t="0" r="0" b="0"/>
            <wp:docPr id="32" name="Bild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98065" cy="3466465"/>
                    </a:xfrm>
                    <a:prstGeom prst="rect">
                      <a:avLst/>
                    </a:prstGeom>
                    <a:noFill/>
                    <a:ln>
                      <a:noFill/>
                    </a:ln>
                  </pic:spPr>
                </pic:pic>
              </a:graphicData>
            </a:graphic>
          </wp:inline>
        </w:drawing>
      </w:r>
    </w:p>
    <w:p w14:paraId="0A87DBA3" w14:textId="77777777" w:rsidR="00486730" w:rsidRDefault="00BB2079" w:rsidP="00486730">
      <w:pPr>
        <w:pStyle w:val="Textkrper"/>
        <w:jc w:val="center"/>
      </w:pPr>
      <w:r w:rsidRPr="002E3CB5">
        <w:rPr>
          <w:noProof/>
          <w:lang w:val="de-DE" w:eastAsia="de-DE"/>
        </w:rPr>
        <w:drawing>
          <wp:inline distT="0" distB="0" distL="0" distR="0" wp14:anchorId="35084A25" wp14:editId="1A1144BC">
            <wp:extent cx="2345690" cy="2258060"/>
            <wp:effectExtent l="0" t="0" r="0" b="0"/>
            <wp:docPr id="33" name="Bild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45690" cy="2258060"/>
                    </a:xfrm>
                    <a:prstGeom prst="rect">
                      <a:avLst/>
                    </a:prstGeom>
                    <a:noFill/>
                    <a:ln>
                      <a:noFill/>
                    </a:ln>
                  </pic:spPr>
                </pic:pic>
              </a:graphicData>
            </a:graphic>
          </wp:inline>
        </w:drawing>
      </w:r>
      <w:r w:rsidR="00486730">
        <w:t xml:space="preserve">   </w:t>
      </w:r>
      <w:r w:rsidRPr="002E3CB5">
        <w:rPr>
          <w:noProof/>
          <w:lang w:val="de-DE" w:eastAsia="de-DE"/>
        </w:rPr>
        <w:drawing>
          <wp:inline distT="0" distB="0" distL="0" distR="0" wp14:anchorId="2386AB3A" wp14:editId="00639C20">
            <wp:extent cx="2226310" cy="2266315"/>
            <wp:effectExtent l="0" t="0" r="0" b="0"/>
            <wp:docPr id="34" name="Bild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26310" cy="2266315"/>
                    </a:xfrm>
                    <a:prstGeom prst="rect">
                      <a:avLst/>
                    </a:prstGeom>
                    <a:noFill/>
                    <a:ln>
                      <a:noFill/>
                    </a:ln>
                  </pic:spPr>
                </pic:pic>
              </a:graphicData>
            </a:graphic>
          </wp:inline>
        </w:drawing>
      </w:r>
    </w:p>
    <w:p w14:paraId="1901A581" w14:textId="77777777" w:rsidR="00486730" w:rsidRDefault="00BB2079" w:rsidP="00486730">
      <w:pPr>
        <w:pStyle w:val="Textkrper"/>
        <w:jc w:val="center"/>
      </w:pPr>
      <w:r w:rsidRPr="002E3CB5">
        <w:rPr>
          <w:noProof/>
          <w:lang w:val="de-DE" w:eastAsia="de-DE"/>
        </w:rPr>
        <w:lastRenderedPageBreak/>
        <w:drawing>
          <wp:inline distT="0" distB="0" distL="0" distR="0" wp14:anchorId="0869391E" wp14:editId="47C0DDEF">
            <wp:extent cx="2584450" cy="3689350"/>
            <wp:effectExtent l="0" t="0" r="0" b="0"/>
            <wp:docPr id="35" name="Bild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84450" cy="3689350"/>
                    </a:xfrm>
                    <a:prstGeom prst="rect">
                      <a:avLst/>
                    </a:prstGeom>
                    <a:noFill/>
                    <a:ln>
                      <a:noFill/>
                    </a:ln>
                  </pic:spPr>
                </pic:pic>
              </a:graphicData>
            </a:graphic>
          </wp:inline>
        </w:drawing>
      </w:r>
    </w:p>
    <w:p w14:paraId="6F36FC8F" w14:textId="77777777" w:rsidR="00C317B5" w:rsidRPr="00432F04" w:rsidRDefault="00486730" w:rsidP="00C317B5">
      <w:pPr>
        <w:pStyle w:val="Textkrper"/>
        <w:spacing w:after="120"/>
        <w:rPr>
          <w:rStyle w:val="FormatvorlageArial"/>
          <w:szCs w:val="21"/>
        </w:rPr>
      </w:pPr>
      <w:r>
        <w:t xml:space="preserve">The attributes are defined in section </w:t>
      </w:r>
      <w:r>
        <w:fldChar w:fldCharType="begin"/>
      </w:r>
      <w:r>
        <w:instrText xml:space="preserve"> REF _Ref248879321 \r \h </w:instrText>
      </w:r>
      <w:r>
        <w:fldChar w:fldCharType="separate"/>
      </w:r>
      <w:r w:rsidR="0059498C">
        <w:t>3.2</w:t>
      </w:r>
      <w:r>
        <w:fldChar w:fldCharType="end"/>
      </w:r>
      <w:r>
        <w:t>, except:</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0" w:type="dxa"/>
          <w:left w:w="40" w:type="dxa"/>
          <w:bottom w:w="40" w:type="dxa"/>
          <w:right w:w="40" w:type="dxa"/>
        </w:tblCellMar>
        <w:tblLook w:val="01E0" w:firstRow="1" w:lastRow="1" w:firstColumn="1" w:lastColumn="1" w:noHBand="0" w:noVBand="0"/>
      </w:tblPr>
      <w:tblGrid>
        <w:gridCol w:w="2039"/>
        <w:gridCol w:w="6961"/>
      </w:tblGrid>
      <w:tr w:rsidR="00C317B5" w:rsidRPr="006052E2" w14:paraId="19956AE4" w14:textId="77777777" w:rsidTr="009C7BF5">
        <w:tc>
          <w:tcPr>
            <w:tcW w:w="2039" w:type="dxa"/>
          </w:tcPr>
          <w:p w14:paraId="2B83EAB8" w14:textId="77777777" w:rsidR="00C317B5" w:rsidRPr="006052E2" w:rsidRDefault="00C317B5" w:rsidP="009C7BF5">
            <w:pPr>
              <w:pStyle w:val="Textkrper-Tabelle"/>
              <w:rPr>
                <w:i/>
              </w:rPr>
            </w:pPr>
            <w:r w:rsidRPr="006052E2">
              <w:rPr>
                <w:i/>
              </w:rPr>
              <w:t>Attribute-Name</w:t>
            </w:r>
          </w:p>
        </w:tc>
        <w:tc>
          <w:tcPr>
            <w:tcW w:w="6961" w:type="dxa"/>
          </w:tcPr>
          <w:p w14:paraId="7ED0568D" w14:textId="77777777" w:rsidR="00C317B5" w:rsidRPr="006052E2" w:rsidRDefault="00C317B5" w:rsidP="009C7BF5">
            <w:pPr>
              <w:pStyle w:val="Textkrper-Tabelle"/>
              <w:rPr>
                <w:i/>
              </w:rPr>
            </w:pPr>
            <w:r w:rsidRPr="006052E2">
              <w:rPr>
                <w:i/>
              </w:rPr>
              <w:t>Description</w:t>
            </w:r>
          </w:p>
        </w:tc>
      </w:tr>
      <w:tr w:rsidR="00C317B5" w:rsidRPr="006052E2" w14:paraId="44182FC1" w14:textId="77777777" w:rsidTr="009C7BF5">
        <w:tc>
          <w:tcPr>
            <w:tcW w:w="2039" w:type="dxa"/>
          </w:tcPr>
          <w:p w14:paraId="1432767C" w14:textId="77777777" w:rsidR="00C317B5" w:rsidRPr="00486730" w:rsidRDefault="00486730" w:rsidP="009C7BF5">
            <w:pPr>
              <w:pStyle w:val="Textkrper-Tabelle"/>
              <w:rPr>
                <w:rStyle w:val="CODE"/>
              </w:rPr>
            </w:pPr>
            <w:r w:rsidRPr="00486730">
              <w:rPr>
                <w:rStyle w:val="CODE"/>
              </w:rPr>
              <w:t>declaredType</w:t>
            </w:r>
          </w:p>
        </w:tc>
        <w:tc>
          <w:tcPr>
            <w:tcW w:w="6961" w:type="dxa"/>
          </w:tcPr>
          <w:p w14:paraId="6EF83BBA" w14:textId="77777777" w:rsidR="00C317B5" w:rsidRPr="00C317B5" w:rsidRDefault="00F25A9A" w:rsidP="009C7BF5">
            <w:pPr>
              <w:pStyle w:val="Textkrper-Tabelle"/>
            </w:pPr>
            <w:r w:rsidRPr="00F25A9A">
              <w:t>If present, name of type defined with TypeDefinitions (fmiType)</w:t>
            </w:r>
            <w:r>
              <w:t xml:space="preserve">. The values defined in the </w:t>
            </w:r>
            <w:r w:rsidR="002C1951">
              <w:t>corresponding TypeDefinition (</w:t>
            </w:r>
            <w:r>
              <w:t xml:space="preserve">see section </w:t>
            </w:r>
            <w:r>
              <w:fldChar w:fldCharType="begin"/>
            </w:r>
            <w:r>
              <w:instrText xml:space="preserve"> REF _Ref248879321 \r \h </w:instrText>
            </w:r>
            <w:r>
              <w:fldChar w:fldCharType="separate"/>
            </w:r>
            <w:r w:rsidR="0059498C">
              <w:t>3.2</w:t>
            </w:r>
            <w:r>
              <w:fldChar w:fldCharType="end"/>
            </w:r>
            <w:r>
              <w:t>) are used as default. If, e.g., “min” is present both in RealType (of TypeDefinition) and in “Real” (of ScalarVariable), then the “min” of ScalarVariable is actually used.</w:t>
            </w:r>
            <w:r w:rsidRPr="00F25A9A">
              <w:t xml:space="preserve"> </w:t>
            </w:r>
            <w:r>
              <w:t>For Real, Integer, Boolean, String, this attribute is optional. For Enumeration it is required, because the Enumeration items are defined in TypeDefinitions.</w:t>
            </w:r>
          </w:p>
        </w:tc>
      </w:tr>
      <w:tr w:rsidR="00C317B5" w:rsidRPr="00C317B5" w14:paraId="16CE4DCA" w14:textId="77777777" w:rsidTr="009C7BF5">
        <w:tc>
          <w:tcPr>
            <w:tcW w:w="2039" w:type="dxa"/>
          </w:tcPr>
          <w:p w14:paraId="6EECC937" w14:textId="77777777" w:rsidR="00C317B5" w:rsidRPr="00C317B5" w:rsidRDefault="0006596D" w:rsidP="009C7BF5">
            <w:pPr>
              <w:pStyle w:val="Textkrper-Tabelle"/>
            </w:pPr>
            <w:r>
              <w:rPr>
                <w:rStyle w:val="CODE"/>
              </w:rPr>
              <w:t>s</w:t>
            </w:r>
            <w:r w:rsidR="00C317B5" w:rsidRPr="00C317B5">
              <w:rPr>
                <w:rStyle w:val="CODE"/>
              </w:rPr>
              <w:t>tart</w:t>
            </w:r>
          </w:p>
        </w:tc>
        <w:tc>
          <w:tcPr>
            <w:tcW w:w="6961" w:type="dxa"/>
          </w:tcPr>
          <w:p w14:paraId="0CF03579" w14:textId="77777777" w:rsidR="00C317B5" w:rsidRDefault="00C317B5" w:rsidP="002C1951">
            <w:pPr>
              <w:pStyle w:val="Textkrper-Tabelle"/>
              <w:rPr>
                <w:ins w:id="158" w:author="andreas" w:date="2016-05-06T12:45:00Z"/>
                <w:rStyle w:val="FormatvorlageArial"/>
              </w:rPr>
            </w:pPr>
            <w:r w:rsidRPr="00C317B5">
              <w:rPr>
                <w:rStyle w:val="FormatvorlageArial"/>
              </w:rPr>
              <w:t>Initial value of variable</w:t>
            </w:r>
            <w:r w:rsidR="00125265">
              <w:rPr>
                <w:rStyle w:val="FormatvorlageArial"/>
              </w:rPr>
              <w:t>. T</w:t>
            </w:r>
            <w:r w:rsidR="002C1951">
              <w:rPr>
                <w:rStyle w:val="FormatvorlageArial"/>
              </w:rPr>
              <w:t>his value</w:t>
            </w:r>
            <w:r w:rsidRPr="00C317B5">
              <w:rPr>
                <w:rStyle w:val="FormatvorlageArial"/>
              </w:rPr>
              <w:t xml:space="preserve"> </w:t>
            </w:r>
            <w:r w:rsidR="002C1951">
              <w:rPr>
                <w:rStyle w:val="FormatvorlageArial"/>
              </w:rPr>
              <w:t>is</w:t>
            </w:r>
            <w:r w:rsidR="00125265">
              <w:rPr>
                <w:rStyle w:val="FormatvorlageArial"/>
              </w:rPr>
              <w:t xml:space="preserve"> also stored in the C-functions</w:t>
            </w:r>
            <w:r w:rsidR="002C1951">
              <w:rPr>
                <w:rStyle w:val="FormatvorlageArial"/>
              </w:rPr>
              <w:t xml:space="preserve">. A different start value can be </w:t>
            </w:r>
            <w:r w:rsidRPr="00C317B5">
              <w:rPr>
                <w:rStyle w:val="FormatvorlageArial"/>
              </w:rPr>
              <w:t xml:space="preserve">provided with a </w:t>
            </w:r>
            <w:r w:rsidR="009236DE">
              <w:rPr>
                <w:rStyle w:val="CODE"/>
              </w:rPr>
              <w:t>fmiSet</w:t>
            </w:r>
            <w:r w:rsidRPr="00C317B5">
              <w:rPr>
                <w:rStyle w:val="CODE"/>
              </w:rPr>
              <w:t>XXX</w:t>
            </w:r>
            <w:r w:rsidRPr="00C317B5">
              <w:rPr>
                <w:rStyle w:val="FormatvorlageArial"/>
              </w:rPr>
              <w:t xml:space="preserve"> function before </w:t>
            </w:r>
            <w:r w:rsidR="009236DE">
              <w:rPr>
                <w:rStyle w:val="CODE"/>
              </w:rPr>
              <w:t>fmiInitialize</w:t>
            </w:r>
            <w:r w:rsidRPr="00C317B5">
              <w:rPr>
                <w:rStyle w:val="FormatvorlageArial"/>
              </w:rPr>
              <w:t xml:space="preserve"> is </w:t>
            </w:r>
            <w:r w:rsidR="0006596D">
              <w:rPr>
                <w:rStyle w:val="FormatvorlageArial"/>
              </w:rPr>
              <w:t>called</w:t>
            </w:r>
            <w:r w:rsidR="00125265">
              <w:rPr>
                <w:rStyle w:val="FormatvorlageArial"/>
              </w:rPr>
              <w:t xml:space="preserve"> (but not for “constant” variables)</w:t>
            </w:r>
            <w:r w:rsidR="0006596D">
              <w:rPr>
                <w:rStyle w:val="FormatvorlageArial"/>
              </w:rPr>
              <w:t xml:space="preserve">. </w:t>
            </w:r>
            <w:r w:rsidR="00486730">
              <w:rPr>
                <w:rStyle w:val="FormatvorlageArial"/>
              </w:rPr>
              <w:t xml:space="preserve">A variable of causality = “input”, must have a “start” value. This start value </w:t>
            </w:r>
            <w:r w:rsidR="002C1951">
              <w:rPr>
                <w:rStyle w:val="FormatvorlageArial"/>
              </w:rPr>
              <w:t>is used by the model as value of the input, if the input is not set by the environment. N</w:t>
            </w:r>
            <w:r w:rsidRPr="00C317B5">
              <w:rPr>
                <w:rStyle w:val="FormatvorlageArial"/>
              </w:rPr>
              <w:t xml:space="preserve">ote, all </w:t>
            </w:r>
            <w:r w:rsidR="00125265">
              <w:rPr>
                <w:rStyle w:val="FormatvorlageArial"/>
              </w:rPr>
              <w:t xml:space="preserve">constants, </w:t>
            </w:r>
            <w:r w:rsidRPr="00C317B5">
              <w:rPr>
                <w:rStyle w:val="FormatvorlageArial"/>
              </w:rPr>
              <w:t>independent par</w:t>
            </w:r>
            <w:r w:rsidR="0006596D">
              <w:rPr>
                <w:rStyle w:val="FormatvorlageArial"/>
              </w:rPr>
              <w:t>ameters</w:t>
            </w:r>
            <w:r w:rsidR="00125265">
              <w:rPr>
                <w:rStyle w:val="FormatvorlageArial"/>
              </w:rPr>
              <w:t xml:space="preserve"> and </w:t>
            </w:r>
            <w:r w:rsidR="002C1951">
              <w:rPr>
                <w:rStyle w:val="FormatvorlageArial"/>
              </w:rPr>
              <w:t>inputs</w:t>
            </w:r>
            <w:r w:rsidR="0006596D">
              <w:rPr>
                <w:rStyle w:val="FormatvorlageArial"/>
              </w:rPr>
              <w:t xml:space="preserve"> of the FMU must have a s</w:t>
            </w:r>
            <w:r w:rsidR="00125265">
              <w:rPr>
                <w:rStyle w:val="FormatvorlageArial"/>
              </w:rPr>
              <w:t>tart value</w:t>
            </w:r>
            <w:r w:rsidRPr="00C317B5">
              <w:rPr>
                <w:rStyle w:val="FormatvorlageArial"/>
              </w:rPr>
              <w:t xml:space="preserve"> i</w:t>
            </w:r>
            <w:r w:rsidR="0006596D">
              <w:rPr>
                <w:rStyle w:val="FormatvorlageArial"/>
              </w:rPr>
              <w:t>n the xml</w:t>
            </w:r>
            <w:r w:rsidRPr="00C317B5">
              <w:rPr>
                <w:rStyle w:val="FormatvorlageArial"/>
              </w:rPr>
              <w:t>-file.</w:t>
            </w:r>
            <w:r w:rsidR="00125265">
              <w:rPr>
                <w:rStyle w:val="FormatvorlageArial"/>
              </w:rPr>
              <w:t xml:space="preserve"> Parameters that do not have a start value are computed during initialization (e.g. as functions of other parameters).</w:t>
            </w:r>
          </w:p>
          <w:p w14:paraId="76402B69" w14:textId="70EF6B4B" w:rsidR="00E10AFE" w:rsidRPr="006323D0" w:rsidRDefault="00B167A8" w:rsidP="0034480F">
            <w:pPr>
              <w:pStyle w:val="Textkrper-Tabelle"/>
              <w:rPr>
                <w:rStyle w:val="FormatvorlageArial"/>
                <w:rPrChange w:id="159" w:author="andreas" w:date="2017-03-07T09:52:00Z">
                  <w:rPr>
                    <w:rStyle w:val="FormatvorlageArial"/>
                    <w:i/>
                  </w:rPr>
                </w:rPrChange>
              </w:rPr>
            </w:pPr>
            <w:commentRangeStart w:id="160"/>
            <w:ins w:id="161" w:author="andreas" w:date="2017-01-26T10:50:00Z">
              <w:r w:rsidRPr="006323D0">
                <w:rPr>
                  <w:rStyle w:val="FormatvorlageArial"/>
                  <w:rPrChange w:id="162" w:author="andreas" w:date="2017-03-07T09:52:00Z">
                    <w:rPr>
                      <w:rStyle w:val="FormatvorlageArial"/>
                      <w:i/>
                    </w:rPr>
                  </w:rPrChange>
                </w:rPr>
                <w:t xml:space="preserve">For a group of aliased variables (all variables </w:t>
              </w:r>
            </w:ins>
            <w:ins w:id="163" w:author="andreas" w:date="2017-01-26T10:51:00Z">
              <w:r w:rsidRPr="006323D0">
                <w:rPr>
                  <w:rStyle w:val="FormatvorlageArial"/>
                  <w:rPrChange w:id="164" w:author="andreas" w:date="2017-03-07T09:52:00Z">
                    <w:rPr>
                      <w:rStyle w:val="FormatvorlageArial"/>
                      <w:i/>
                    </w:rPr>
                  </w:rPrChange>
                </w:rPr>
                <w:t xml:space="preserve">with </w:t>
              </w:r>
              <w:r w:rsidRPr="006323D0">
                <w:rPr>
                  <w:rStyle w:val="FormatvorlageArial"/>
                  <w:rFonts w:ascii="Courier New" w:hAnsi="Courier New" w:cs="Courier New"/>
                  <w:rPrChange w:id="165" w:author="andreas" w:date="2017-03-07T09:52:00Z">
                    <w:rPr>
                      <w:rStyle w:val="FormatvorlageArial"/>
                      <w:rFonts w:ascii="Courier New" w:hAnsi="Courier New" w:cs="Courier New"/>
                      <w:i/>
                    </w:rPr>
                  </w:rPrChange>
                </w:rPr>
                <w:t>alias</w:t>
              </w:r>
              <w:r w:rsidRPr="006323D0">
                <w:rPr>
                  <w:rStyle w:val="FormatvorlageArial"/>
                  <w:rPrChange w:id="166" w:author="andreas" w:date="2017-03-07T09:52:00Z">
                    <w:rPr>
                      <w:rStyle w:val="FormatvorlageArial"/>
                      <w:i/>
                    </w:rPr>
                  </w:rPrChange>
                </w:rPr>
                <w:t xml:space="preserve"> or </w:t>
              </w:r>
              <w:r w:rsidRPr="006323D0">
                <w:rPr>
                  <w:rStyle w:val="FormatvorlageArial"/>
                  <w:rFonts w:ascii="Courier New" w:hAnsi="Courier New" w:cs="Courier New"/>
                  <w:rPrChange w:id="167" w:author="andreas" w:date="2017-03-07T09:52:00Z">
                    <w:rPr>
                      <w:rStyle w:val="FormatvorlageArial"/>
                      <w:rFonts w:ascii="Courier New" w:hAnsi="Courier New" w:cs="Courier New"/>
                      <w:i/>
                    </w:rPr>
                  </w:rPrChange>
                </w:rPr>
                <w:t>negatedAlias</w:t>
              </w:r>
              <w:r w:rsidRPr="006323D0">
                <w:rPr>
                  <w:rStyle w:val="FormatvorlageArial"/>
                  <w:rPrChange w:id="168" w:author="andreas" w:date="2017-03-07T09:52:00Z">
                    <w:rPr>
                      <w:rStyle w:val="FormatvorlageArial"/>
                      <w:i/>
                    </w:rPr>
                  </w:rPrChange>
                </w:rPr>
                <w:t xml:space="preserve"> for the same </w:t>
              </w:r>
              <w:r w:rsidRPr="006323D0">
                <w:rPr>
                  <w:rStyle w:val="FormatvorlageArial"/>
                  <w:rFonts w:ascii="Courier New" w:hAnsi="Courier New" w:cs="Courier New"/>
                  <w:rPrChange w:id="169" w:author="andreas" w:date="2017-03-07T09:52:00Z">
                    <w:rPr>
                      <w:rStyle w:val="FormatvorlageArial"/>
                      <w:rFonts w:ascii="Courier New" w:hAnsi="Courier New" w:cs="Courier New"/>
                      <w:i/>
                    </w:rPr>
                  </w:rPrChange>
                </w:rPr>
                <w:t>valueReference</w:t>
              </w:r>
              <w:r w:rsidRPr="006323D0">
                <w:rPr>
                  <w:rStyle w:val="FormatvorlageArial"/>
                  <w:rPrChange w:id="170" w:author="andreas" w:date="2017-03-07T09:52:00Z">
                    <w:rPr>
                      <w:rStyle w:val="FormatvorlageArial"/>
                      <w:i/>
                    </w:rPr>
                  </w:rPrChange>
                </w:rPr>
                <w:t xml:space="preserve"> of the same </w:t>
              </w:r>
            </w:ins>
            <w:ins w:id="171" w:author="andreas" w:date="2017-01-26T10:52:00Z">
              <w:r w:rsidRPr="006323D0">
                <w:rPr>
                  <w:rStyle w:val="FormatvorlageArial"/>
                  <w:rPrChange w:id="172" w:author="andreas" w:date="2017-03-07T09:52:00Z">
                    <w:rPr>
                      <w:rStyle w:val="FormatvorlageArial"/>
                      <w:i/>
                    </w:rPr>
                  </w:rPrChange>
                </w:rPr>
                <w:t xml:space="preserve">base </w:t>
              </w:r>
            </w:ins>
            <w:ins w:id="173" w:author="andreas" w:date="2017-01-26T10:51:00Z">
              <w:r w:rsidRPr="006323D0">
                <w:rPr>
                  <w:rStyle w:val="FormatvorlageArial"/>
                  <w:rPrChange w:id="174" w:author="andreas" w:date="2017-03-07T09:52:00Z">
                    <w:rPr>
                      <w:rStyle w:val="FormatvorlageArial"/>
                      <w:i/>
                    </w:rPr>
                  </w:rPrChange>
                </w:rPr>
                <w:t>type</w:t>
              </w:r>
            </w:ins>
            <w:ins w:id="175" w:author="andreas" w:date="2017-01-26T10:50:00Z">
              <w:r w:rsidRPr="006323D0">
                <w:rPr>
                  <w:rStyle w:val="FormatvorlageArial"/>
                  <w:rPrChange w:id="176" w:author="andreas" w:date="2017-03-07T09:52:00Z">
                    <w:rPr>
                      <w:rStyle w:val="FormatvorlageArial"/>
                      <w:i/>
                    </w:rPr>
                  </w:rPrChange>
                </w:rPr>
                <w:t xml:space="preserve">) </w:t>
              </w:r>
            </w:ins>
            <w:ins w:id="177" w:author="andreas" w:date="2017-02-17T14:29:00Z">
              <w:r w:rsidR="00DB390C" w:rsidRPr="006323D0">
                <w:rPr>
                  <w:rStyle w:val="FormatvorlageArial"/>
                  <w:rPrChange w:id="178" w:author="andreas" w:date="2017-03-07T09:52:00Z">
                    <w:rPr>
                      <w:rStyle w:val="FormatvorlageArial"/>
                      <w:i/>
                    </w:rPr>
                  </w:rPrChange>
                </w:rPr>
                <w:t xml:space="preserve">if more than one start attribute is provided, then all must have </w:t>
              </w:r>
            </w:ins>
            <w:ins w:id="179" w:author="andreas" w:date="2017-02-17T17:31:00Z">
              <w:r w:rsidR="0034480F" w:rsidRPr="006323D0">
                <w:rPr>
                  <w:rStyle w:val="FormatvorlageArial"/>
                  <w:rPrChange w:id="180" w:author="andreas" w:date="2017-03-07T09:52:00Z">
                    <w:rPr>
                      <w:rStyle w:val="FormatvorlageArial"/>
                      <w:i/>
                    </w:rPr>
                  </w:rPrChange>
                </w:rPr>
                <w:t>an equivalent</w:t>
              </w:r>
            </w:ins>
            <w:ins w:id="181" w:author="andreas" w:date="2017-02-17T14:29:00Z">
              <w:r w:rsidR="00DB390C" w:rsidRPr="006323D0">
                <w:rPr>
                  <w:rStyle w:val="FormatvorlageArial"/>
                  <w:rPrChange w:id="182" w:author="andreas" w:date="2017-03-07T09:52:00Z">
                    <w:rPr>
                      <w:rStyle w:val="FormatvorlageArial"/>
                      <w:i/>
                    </w:rPr>
                  </w:rPrChange>
                </w:rPr>
                <w:t xml:space="preserve"> value</w:t>
              </w:r>
            </w:ins>
            <w:ins w:id="183" w:author="andreas" w:date="2017-01-26T10:50:00Z">
              <w:r w:rsidRPr="006323D0">
                <w:rPr>
                  <w:rStyle w:val="FormatvorlageArial"/>
                  <w:rPrChange w:id="184" w:author="andreas" w:date="2017-03-07T09:52:00Z">
                    <w:rPr>
                      <w:rStyle w:val="FormatvorlageArial"/>
                      <w:i/>
                    </w:rPr>
                  </w:rPrChange>
                </w:rPr>
                <w:t>.</w:t>
              </w:r>
            </w:ins>
            <w:commentRangeEnd w:id="160"/>
            <w:ins w:id="185" w:author="andreas" w:date="2017-02-17T14:27:00Z">
              <w:r w:rsidR="0091186F" w:rsidRPr="006323D0">
                <w:rPr>
                  <w:rStyle w:val="Kommentarzeichen"/>
                  <w:lang w:eastAsia="nl-NL"/>
                </w:rPr>
                <w:commentReference w:id="160"/>
              </w:r>
            </w:ins>
          </w:p>
        </w:tc>
      </w:tr>
      <w:tr w:rsidR="00C317B5" w:rsidRPr="00C317B5" w14:paraId="11EE4313" w14:textId="77777777" w:rsidTr="009C7BF5">
        <w:tc>
          <w:tcPr>
            <w:tcW w:w="2039" w:type="dxa"/>
          </w:tcPr>
          <w:p w14:paraId="038AEE91" w14:textId="77777777" w:rsidR="00C317B5" w:rsidRPr="00C317B5" w:rsidRDefault="0006596D" w:rsidP="009C7BF5">
            <w:pPr>
              <w:pStyle w:val="Textkrper-Tabelle"/>
              <w:rPr>
                <w:rStyle w:val="CODE"/>
              </w:rPr>
            </w:pPr>
            <w:r>
              <w:rPr>
                <w:rStyle w:val="CODE"/>
              </w:rPr>
              <w:t>fixed</w:t>
            </w:r>
          </w:p>
        </w:tc>
        <w:tc>
          <w:tcPr>
            <w:tcW w:w="6961" w:type="dxa"/>
          </w:tcPr>
          <w:p w14:paraId="03EEDC4A" w14:textId="77777777" w:rsidR="00C317B5" w:rsidRPr="00C317B5" w:rsidRDefault="0006596D" w:rsidP="009C7BF5">
            <w:pPr>
              <w:pStyle w:val="Textkrper-Tabelle"/>
            </w:pPr>
            <w:r>
              <w:t>D</w:t>
            </w:r>
            <w:r w:rsidR="00C317B5" w:rsidRPr="00C317B5">
              <w:t xml:space="preserve">efines the meaning of </w:t>
            </w:r>
            <w:r>
              <w:t>attribute "s</w:t>
            </w:r>
            <w:r w:rsidR="00C317B5" w:rsidRPr="00C317B5">
              <w:t>tart"</w:t>
            </w:r>
            <w:r w:rsidR="00125265">
              <w:t>, if “causality” is not “input”</w:t>
            </w:r>
            <w:r w:rsidR="00C317B5" w:rsidRPr="00C317B5">
              <w:t>. This</w:t>
            </w:r>
            <w:r>
              <w:t xml:space="preserve"> attribute is only allowed if "start" is also present:</w:t>
            </w:r>
          </w:p>
          <w:p w14:paraId="7D85AB6A" w14:textId="77777777" w:rsidR="00C317B5" w:rsidRPr="00C317B5" w:rsidRDefault="0006596D" w:rsidP="009C7BF5">
            <w:pPr>
              <w:pStyle w:val="Textkrper-Tabelle"/>
              <w:numPr>
                <w:ilvl w:val="0"/>
                <w:numId w:val="39"/>
              </w:numPr>
            </w:pPr>
            <w:r>
              <w:rPr>
                <w:i/>
              </w:rPr>
              <w:t>= true</w:t>
            </w:r>
            <w:r>
              <w:t>: "s</w:t>
            </w:r>
            <w:r w:rsidR="00C317B5" w:rsidRPr="00C317B5">
              <w:t xml:space="preserve">tart" is an initial value of a variable, i.e., after calling function </w:t>
            </w:r>
            <w:r w:rsidR="009236DE">
              <w:rPr>
                <w:rStyle w:val="CODE1Char"/>
              </w:rPr>
              <w:t>fmiInitialize</w:t>
            </w:r>
            <w:r w:rsidR="00C317B5" w:rsidRPr="00C317B5">
              <w:t xml:space="preserve"> (section </w:t>
            </w:r>
            <w:r w:rsidR="00C317B5" w:rsidRPr="00C317B5">
              <w:fldChar w:fldCharType="begin"/>
            </w:r>
            <w:r w:rsidR="00C317B5" w:rsidRPr="00C317B5">
              <w:instrText xml:space="preserve"> REF _Ref235854743 \r \h  \* MERGEFORMAT </w:instrText>
            </w:r>
            <w:r w:rsidR="00C317B5" w:rsidRPr="00C317B5">
              <w:fldChar w:fldCharType="separate"/>
            </w:r>
            <w:r w:rsidR="0059498C">
              <w:t>2.7</w:t>
            </w:r>
            <w:r w:rsidR="00C317B5" w:rsidRPr="00C317B5">
              <w:fldChar w:fldCharType="end"/>
            </w:r>
            <w:r w:rsidR="00C317B5" w:rsidRPr="00C317B5">
              <w:t>), the variable has this value (at least up to a certain numerical precision). This is the default.</w:t>
            </w:r>
          </w:p>
          <w:p w14:paraId="0C0E0BFB" w14:textId="77777777" w:rsidR="00C317B5" w:rsidRPr="00C317B5" w:rsidRDefault="0006596D" w:rsidP="009C7BF5">
            <w:pPr>
              <w:pStyle w:val="Textkrper-Tabelle"/>
              <w:numPr>
                <w:ilvl w:val="0"/>
                <w:numId w:val="39"/>
              </w:numPr>
              <w:rPr>
                <w:rStyle w:val="FormatvorlageArial"/>
              </w:rPr>
            </w:pPr>
            <w:r>
              <w:rPr>
                <w:rStyle w:val="FormatvorlageArial"/>
              </w:rPr>
              <w:t>= false: "s</w:t>
            </w:r>
            <w:r w:rsidR="00C317B5" w:rsidRPr="00C317B5">
              <w:rPr>
                <w:rStyle w:val="FormatvorlageArial"/>
              </w:rPr>
              <w:t xml:space="preserve">tart" is a guess value. The variable is used as iteration variable during initialization. After initialization, the variable </w:t>
            </w:r>
            <w:r>
              <w:rPr>
                <w:rStyle w:val="FormatvorlageArial"/>
              </w:rPr>
              <w:t xml:space="preserve">can have a different </w:t>
            </w:r>
            <w:r>
              <w:rPr>
                <w:rStyle w:val="FormatvorlageArial"/>
              </w:rPr>
              <w:lastRenderedPageBreak/>
              <w:t>value as “s</w:t>
            </w:r>
            <w:r w:rsidR="00C317B5" w:rsidRPr="00C317B5">
              <w:rPr>
                <w:rStyle w:val="FormatvorlageArial"/>
              </w:rPr>
              <w:t>tart”.</w:t>
            </w:r>
          </w:p>
        </w:tc>
      </w:tr>
    </w:tbl>
    <w:p w14:paraId="7C8FEDCA" w14:textId="77777777" w:rsidR="00C15EBC" w:rsidRDefault="00C15EBC" w:rsidP="00C317B5">
      <w:pPr>
        <w:pStyle w:val="Textkrper"/>
      </w:pPr>
      <w:r>
        <w:lastRenderedPageBreak/>
        <w:t>Finally, element “DirectDependency” defines the dependency of an output from its inputs:</w:t>
      </w:r>
    </w:p>
    <w:p w14:paraId="38A25FEF" w14:textId="77777777" w:rsidR="00C15EBC" w:rsidRDefault="00BB2079" w:rsidP="00C15EBC">
      <w:pPr>
        <w:pStyle w:val="Textkrper"/>
        <w:jc w:val="center"/>
      </w:pPr>
      <w:r w:rsidRPr="00BB3021">
        <w:rPr>
          <w:noProof/>
          <w:lang w:val="de-DE" w:eastAsia="de-DE"/>
        </w:rPr>
        <w:drawing>
          <wp:inline distT="0" distB="0" distL="0" distR="0" wp14:anchorId="4D0EFE38" wp14:editId="533B842F">
            <wp:extent cx="3275965" cy="810895"/>
            <wp:effectExtent l="0" t="0" r="0" b="0"/>
            <wp:docPr id="36" name="Bild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75965" cy="810895"/>
                    </a:xfrm>
                    <a:prstGeom prst="rect">
                      <a:avLst/>
                    </a:prstGeom>
                    <a:noFill/>
                    <a:ln>
                      <a:noFill/>
                    </a:ln>
                  </pic:spPr>
                </pic:pic>
              </a:graphicData>
            </a:graphic>
          </wp:inline>
        </w:drawing>
      </w:r>
    </w:p>
    <w:p w14:paraId="48472FE9" w14:textId="77777777" w:rsidR="00C15EBC" w:rsidRDefault="00C15EBC" w:rsidP="00C317B5">
      <w:pPr>
        <w:pStyle w:val="Textkrper"/>
      </w:pPr>
      <w:r>
        <w:t xml:space="preserve">“DirectDependency” is only allowed for variables with causality = “output”. If not present, then the output variable depends </w:t>
      </w:r>
      <w:r w:rsidR="00501B6F">
        <w:t xml:space="preserve">directly </w:t>
      </w:r>
      <w:r>
        <w:t xml:space="preserve">on all input variables. </w:t>
      </w:r>
      <w:r w:rsidR="00501B6F">
        <w:t>If present, the output variable</w:t>
      </w:r>
      <w:r>
        <w:t xml:space="preserve"> depends </w:t>
      </w:r>
      <w:r w:rsidR="00501B6F">
        <w:t xml:space="preserve">directly </w:t>
      </w:r>
      <w:r>
        <w:t xml:space="preserve">only on the listed input variables </w:t>
      </w:r>
      <w:r w:rsidR="00486730">
        <w:t xml:space="preserve">(i.e., variables with causality = “input”) </w:t>
      </w:r>
      <w:r>
        <w:t>which are needed to compute this output.</w:t>
      </w:r>
      <w:r w:rsidR="00501B6F">
        <w:t xml:space="preserve"> This information is used when FMUs are connected together, for details see Appendix </w:t>
      </w:r>
      <w:r w:rsidR="00501B6F">
        <w:fldChar w:fldCharType="begin"/>
      </w:r>
      <w:r w:rsidR="00501B6F">
        <w:instrText xml:space="preserve"> REF _Ref252081888 \r \h </w:instrText>
      </w:r>
      <w:r w:rsidR="00501B6F">
        <w:fldChar w:fldCharType="separate"/>
      </w:r>
      <w:r w:rsidR="0059498C">
        <w:t>B.5</w:t>
      </w:r>
      <w:r w:rsidR="00501B6F">
        <w:fldChar w:fldCharType="end"/>
      </w:r>
      <w:r w:rsidR="00501B6F">
        <w:t>.</w:t>
      </w:r>
    </w:p>
    <w:p w14:paraId="6E05E08C" w14:textId="77777777" w:rsidR="004D7A01" w:rsidRDefault="004D7A01" w:rsidP="004D7A01">
      <w:pPr>
        <w:pStyle w:val="berschrift2"/>
      </w:pPr>
      <w:bookmarkStart w:id="186" w:name="_Toc252111375"/>
      <w:r>
        <w:t>Example</w:t>
      </w:r>
      <w:bookmarkEnd w:id="186"/>
    </w:p>
    <w:p w14:paraId="72845211" w14:textId="77777777" w:rsidR="004D7A01" w:rsidRPr="004D7A01" w:rsidRDefault="004D7A01" w:rsidP="004D7A01">
      <w:pPr>
        <w:pStyle w:val="Textkrper"/>
      </w:pPr>
      <w:r>
        <w:t>When generating an FMU from the model “</w:t>
      </w:r>
      <w:r w:rsidRPr="004D7A01">
        <w:t>Modelica.Mechanics.Rotational.Examples.Friction</w:t>
      </w:r>
      <w:r>
        <w:t>” of the Modelica Standard Library (</w:t>
      </w:r>
      <w:hyperlink r:id="rId65" w:history="1">
        <w:r>
          <w:rPr>
            <w:rStyle w:val="Hyperlink"/>
          </w:rPr>
          <w:t>www.modelica.org/libraries/Modelica)</w:t>
        </w:r>
      </w:hyperlink>
      <w:r>
        <w:t xml:space="preserve">, the xml-file </w:t>
      </w:r>
      <w:r w:rsidR="00511231">
        <w:t>may have</w:t>
      </w:r>
      <w:r>
        <w:t xml:space="preserve"> the following content:</w:t>
      </w:r>
    </w:p>
    <w:p w14:paraId="594D5614" w14:textId="77777777" w:rsidR="004D7A01" w:rsidRPr="004D7A01" w:rsidRDefault="004D7A01" w:rsidP="004D7A01">
      <w:pPr>
        <w:pStyle w:val="CODEF"/>
      </w:pPr>
      <w:r w:rsidRPr="004D7A01">
        <w:rPr>
          <w:b/>
          <w:color w:val="0000FF"/>
        </w:rPr>
        <w:t>&lt;?xml</w:t>
      </w:r>
      <w:r>
        <w:t xml:space="preserve"> ve</w:t>
      </w:r>
      <w:r w:rsidR="00501B6F">
        <w:t>rsion="1.0" encoding="UTF8</w:t>
      </w:r>
      <w:r>
        <w:t>"?&gt;</w:t>
      </w:r>
    </w:p>
    <w:p w14:paraId="06EC1982" w14:textId="77777777" w:rsidR="004D7A01" w:rsidRPr="004D7A01" w:rsidRDefault="004D7A01" w:rsidP="004D7A01">
      <w:pPr>
        <w:pStyle w:val="CODE1"/>
        <w:rPr>
          <w:b/>
          <w:color w:val="0000FF"/>
        </w:rPr>
      </w:pPr>
      <w:r w:rsidRPr="004D7A01">
        <w:rPr>
          <w:b/>
          <w:color w:val="0000FF"/>
        </w:rPr>
        <w:t>&lt;fmiModelDescription</w:t>
      </w:r>
    </w:p>
    <w:p w14:paraId="2A9B3458" w14:textId="77777777" w:rsidR="004D7A01" w:rsidRDefault="004D7A01" w:rsidP="004D7A01">
      <w:pPr>
        <w:pStyle w:val="CODE1"/>
      </w:pPr>
      <w:r>
        <w:t xml:space="preserve">  fmiVersion="1.0"</w:t>
      </w:r>
    </w:p>
    <w:p w14:paraId="1F33DC94" w14:textId="77777777" w:rsidR="004D7A01" w:rsidRDefault="004D7A01" w:rsidP="004D7A01">
      <w:pPr>
        <w:pStyle w:val="CODE1"/>
      </w:pPr>
      <w:r>
        <w:t xml:space="preserve">  modelName="Modelica.Mechanics.Rotational.Examples.Friction"</w:t>
      </w:r>
    </w:p>
    <w:p w14:paraId="23A1CD9E" w14:textId="77777777" w:rsidR="004D7A01" w:rsidRDefault="004D7A01" w:rsidP="004D7A01">
      <w:pPr>
        <w:pStyle w:val="CODE1"/>
      </w:pPr>
      <w:r>
        <w:t xml:space="preserve">  modelIdentifier="Modelica_Mechanics_Rotational_Examples_Friction"</w:t>
      </w:r>
    </w:p>
    <w:p w14:paraId="1159F48D" w14:textId="77777777" w:rsidR="004D7A01" w:rsidRDefault="004D7A01" w:rsidP="004D7A01">
      <w:pPr>
        <w:pStyle w:val="CODE1"/>
      </w:pPr>
      <w:r>
        <w:t xml:space="preserve">  guid="{8c4e810f-3df3-4a00-8276-176fa3c9f9e0}"</w:t>
      </w:r>
    </w:p>
    <w:p w14:paraId="43078A02" w14:textId="77777777" w:rsidR="004D7A01" w:rsidRDefault="004D7A01" w:rsidP="004D7A01">
      <w:pPr>
        <w:pStyle w:val="CODE1"/>
      </w:pPr>
      <w:r>
        <w:t xml:space="preserve">  description="Drive train with clutch and brake"</w:t>
      </w:r>
    </w:p>
    <w:p w14:paraId="13463ED4" w14:textId="77777777" w:rsidR="004D7A01" w:rsidRDefault="004D7A01" w:rsidP="004D7A01">
      <w:pPr>
        <w:pStyle w:val="CODE1"/>
      </w:pPr>
      <w:r>
        <w:t xml:space="preserve">  version="3.1"</w:t>
      </w:r>
    </w:p>
    <w:p w14:paraId="08E5052A" w14:textId="77777777" w:rsidR="004D7A01" w:rsidRDefault="004D7A01" w:rsidP="004D7A01">
      <w:pPr>
        <w:pStyle w:val="CODE1"/>
      </w:pPr>
      <w:r>
        <w:t xml:space="preserve">  generati</w:t>
      </w:r>
      <w:r w:rsidR="00125265">
        <w:t>onTool="Dymola Version 7.4, 2010-01-25</w:t>
      </w:r>
      <w:r>
        <w:t>"</w:t>
      </w:r>
    </w:p>
    <w:p w14:paraId="5503CDEF" w14:textId="77777777" w:rsidR="004D7A01" w:rsidRDefault="004D7A01" w:rsidP="004D7A01">
      <w:pPr>
        <w:pStyle w:val="CODE1"/>
      </w:pPr>
      <w:r>
        <w:t xml:space="preserve">  generationDateAndTime="2009-12-22T16:57:33Z"</w:t>
      </w:r>
    </w:p>
    <w:p w14:paraId="0E003413" w14:textId="77777777" w:rsidR="004D7A01" w:rsidRDefault="004D7A01" w:rsidP="004D7A01">
      <w:pPr>
        <w:pStyle w:val="CODE1"/>
      </w:pPr>
      <w:r>
        <w:t xml:space="preserve">  variableNamingConvention="structured"</w:t>
      </w:r>
    </w:p>
    <w:p w14:paraId="38DA861C" w14:textId="77777777" w:rsidR="004D7A01" w:rsidRDefault="004D7A01" w:rsidP="004D7A01">
      <w:pPr>
        <w:pStyle w:val="CODE1"/>
      </w:pPr>
      <w:r>
        <w:t xml:space="preserve">  numberOfContinuousStates="6"</w:t>
      </w:r>
    </w:p>
    <w:p w14:paraId="3257A568" w14:textId="77777777" w:rsidR="004D7A01" w:rsidRDefault="004D7A01" w:rsidP="004D7A01">
      <w:pPr>
        <w:pStyle w:val="CODE1"/>
      </w:pPr>
      <w:r>
        <w:t xml:space="preserve">  numberOfEventIndicators="34"&gt;</w:t>
      </w:r>
    </w:p>
    <w:p w14:paraId="67715A53" w14:textId="77777777" w:rsidR="004D7A01" w:rsidRDefault="004D7A01" w:rsidP="004D7A01">
      <w:pPr>
        <w:pStyle w:val="CODE1"/>
      </w:pPr>
    </w:p>
    <w:p w14:paraId="02A3104D" w14:textId="77777777" w:rsidR="004D7A01" w:rsidRPr="004D7A01" w:rsidRDefault="004D7A01" w:rsidP="004D7A01">
      <w:pPr>
        <w:pStyle w:val="CODE1"/>
        <w:rPr>
          <w:b/>
          <w:color w:val="0000FF"/>
        </w:rPr>
      </w:pPr>
      <w:r>
        <w:t xml:space="preserve">  </w:t>
      </w:r>
      <w:r w:rsidRPr="004D7A01">
        <w:rPr>
          <w:b/>
          <w:color w:val="0000FF"/>
        </w:rPr>
        <w:t>&lt;UnitDefinitions&gt;</w:t>
      </w:r>
    </w:p>
    <w:p w14:paraId="44B50DE6" w14:textId="77777777" w:rsidR="004D7A01" w:rsidRDefault="004D7A01" w:rsidP="004D7A01">
      <w:pPr>
        <w:pStyle w:val="CODE1"/>
      </w:pPr>
      <w:r>
        <w:t xml:space="preserve">    </w:t>
      </w:r>
      <w:r w:rsidRPr="004D7A01">
        <w:rPr>
          <w:b/>
          <w:color w:val="0000FF"/>
        </w:rPr>
        <w:t>&lt;BaseUnit</w:t>
      </w:r>
      <w:r>
        <w:t xml:space="preserve"> unit="rad"&gt;</w:t>
      </w:r>
    </w:p>
    <w:p w14:paraId="70E305AC" w14:textId="77777777" w:rsidR="004D7A01" w:rsidRDefault="004D7A01" w:rsidP="004D7A01">
      <w:pPr>
        <w:pStyle w:val="CODE1"/>
      </w:pPr>
      <w:r>
        <w:t xml:space="preserve">      &lt;DisplayUnitDefinition displayUnit="deg" gain="57.2957795130823"/&gt;</w:t>
      </w:r>
    </w:p>
    <w:p w14:paraId="505D9583" w14:textId="77777777" w:rsidR="004D7A01" w:rsidRPr="004D7A01" w:rsidRDefault="004D7A01" w:rsidP="004D7A01">
      <w:pPr>
        <w:pStyle w:val="CODE1"/>
        <w:rPr>
          <w:b/>
          <w:color w:val="0000FF"/>
        </w:rPr>
      </w:pPr>
      <w:r>
        <w:t xml:space="preserve">    </w:t>
      </w:r>
      <w:r w:rsidRPr="004D7A01">
        <w:rPr>
          <w:b/>
          <w:color w:val="0000FF"/>
        </w:rPr>
        <w:t>&lt;/BaseUnit&gt;</w:t>
      </w:r>
    </w:p>
    <w:p w14:paraId="313DB083" w14:textId="77777777" w:rsidR="004D7A01" w:rsidRPr="004D7A01" w:rsidRDefault="004D7A01" w:rsidP="004D7A01">
      <w:pPr>
        <w:pStyle w:val="CODE1"/>
        <w:rPr>
          <w:b/>
          <w:color w:val="0000FF"/>
        </w:rPr>
      </w:pPr>
      <w:r>
        <w:t xml:space="preserve">  </w:t>
      </w:r>
      <w:r w:rsidRPr="004D7A01">
        <w:rPr>
          <w:b/>
          <w:color w:val="0000FF"/>
        </w:rPr>
        <w:t>&lt;/UnitDefinitions&gt;</w:t>
      </w:r>
    </w:p>
    <w:p w14:paraId="26A956FA" w14:textId="77777777" w:rsidR="004D7A01" w:rsidRDefault="004D7A01" w:rsidP="004D7A01">
      <w:pPr>
        <w:pStyle w:val="CODE1"/>
      </w:pPr>
    </w:p>
    <w:p w14:paraId="497A6FF0" w14:textId="77777777" w:rsidR="004D7A01" w:rsidRPr="004D7A01" w:rsidRDefault="004D7A01" w:rsidP="004D7A01">
      <w:pPr>
        <w:pStyle w:val="CODE1"/>
        <w:rPr>
          <w:b/>
          <w:color w:val="0000FF"/>
        </w:rPr>
      </w:pPr>
      <w:r>
        <w:t xml:space="preserve">  </w:t>
      </w:r>
      <w:r w:rsidRPr="004D7A01">
        <w:rPr>
          <w:b/>
          <w:color w:val="0000FF"/>
        </w:rPr>
        <w:t>&lt;TypeDefinitions&gt;</w:t>
      </w:r>
    </w:p>
    <w:p w14:paraId="79253016" w14:textId="77777777" w:rsidR="004D7A01" w:rsidRDefault="004D7A01" w:rsidP="004D7A01">
      <w:pPr>
        <w:pStyle w:val="CODE1"/>
      </w:pPr>
      <w:r>
        <w:t xml:space="preserve">    </w:t>
      </w:r>
      <w:r w:rsidRPr="004D7A01">
        <w:rPr>
          <w:b/>
          <w:color w:val="0000FF"/>
        </w:rPr>
        <w:t>&lt;Type</w:t>
      </w:r>
      <w:r>
        <w:t xml:space="preserve"> name="Modelica.SIunits.Torque"&gt;</w:t>
      </w:r>
    </w:p>
    <w:p w14:paraId="22B2BD65" w14:textId="77777777" w:rsidR="004D7A01" w:rsidRDefault="004D7A01" w:rsidP="004D7A01">
      <w:pPr>
        <w:pStyle w:val="CODE1"/>
      </w:pPr>
      <w:r>
        <w:t xml:space="preserve">      &lt;RealType quantity="MomentOfInertia" unit="kg.m2" min="0.0"/&gt;</w:t>
      </w:r>
    </w:p>
    <w:p w14:paraId="3E1899D8" w14:textId="77777777" w:rsidR="004D7A01" w:rsidRPr="004D7A01" w:rsidRDefault="004D7A01" w:rsidP="004D7A01">
      <w:pPr>
        <w:pStyle w:val="CODE1"/>
        <w:rPr>
          <w:b/>
          <w:color w:val="0000FF"/>
        </w:rPr>
      </w:pPr>
      <w:r>
        <w:t xml:space="preserve">    </w:t>
      </w:r>
      <w:r w:rsidRPr="004D7A01">
        <w:rPr>
          <w:b/>
          <w:color w:val="0000FF"/>
        </w:rPr>
        <w:t>&lt;/Type&gt;</w:t>
      </w:r>
    </w:p>
    <w:p w14:paraId="50D2B841" w14:textId="77777777" w:rsidR="004D7A01" w:rsidRDefault="004D7A01" w:rsidP="004D7A01">
      <w:pPr>
        <w:pStyle w:val="CODE1"/>
      </w:pPr>
      <w:r w:rsidRPr="004D7A01">
        <w:rPr>
          <w:b/>
          <w:color w:val="0000FF"/>
        </w:rPr>
        <w:t xml:space="preserve">    &lt;Type</w:t>
      </w:r>
      <w:r>
        <w:t xml:space="preserve"> name="Modelica.SIunits.AngularVelocity"&gt;</w:t>
      </w:r>
    </w:p>
    <w:p w14:paraId="3EF365B6" w14:textId="77777777" w:rsidR="004D7A01" w:rsidRDefault="004D7A01" w:rsidP="004D7A01">
      <w:pPr>
        <w:pStyle w:val="CODE1"/>
      </w:pPr>
      <w:r>
        <w:t xml:space="preserve">      &lt;RealType quantity="AngularVelocity" unit="rad/s"/&gt;</w:t>
      </w:r>
    </w:p>
    <w:p w14:paraId="1A91D7A1" w14:textId="77777777" w:rsidR="004D7A01" w:rsidRPr="004D7A01" w:rsidRDefault="004D7A01" w:rsidP="004D7A01">
      <w:pPr>
        <w:pStyle w:val="CODE1"/>
        <w:rPr>
          <w:b/>
          <w:color w:val="0000FF"/>
        </w:rPr>
      </w:pPr>
      <w:r>
        <w:t xml:space="preserve">    </w:t>
      </w:r>
      <w:r w:rsidRPr="004D7A01">
        <w:rPr>
          <w:b/>
          <w:color w:val="0000FF"/>
        </w:rPr>
        <w:t>&lt;/Type&gt;</w:t>
      </w:r>
    </w:p>
    <w:p w14:paraId="6809ED2A" w14:textId="77777777" w:rsidR="004D7A01" w:rsidRDefault="004D7A01" w:rsidP="004D7A01">
      <w:pPr>
        <w:pStyle w:val="CODE1"/>
      </w:pPr>
      <w:r w:rsidRPr="004D7A01">
        <w:rPr>
          <w:b/>
          <w:color w:val="0000FF"/>
        </w:rPr>
        <w:t xml:space="preserve">  &lt;/TypeDefinitions&gt;</w:t>
      </w:r>
    </w:p>
    <w:p w14:paraId="5FDC4E81" w14:textId="77777777" w:rsidR="004D7A01" w:rsidRDefault="004D7A01" w:rsidP="004D7A01">
      <w:pPr>
        <w:pStyle w:val="CODE1"/>
      </w:pPr>
    </w:p>
    <w:p w14:paraId="21BC9A6F" w14:textId="77777777" w:rsidR="004D7A01" w:rsidRDefault="004D7A01" w:rsidP="004D7A01">
      <w:pPr>
        <w:pStyle w:val="CODE1"/>
      </w:pPr>
      <w:r>
        <w:t xml:space="preserve"> </w:t>
      </w:r>
      <w:r w:rsidRPr="004D7A01">
        <w:rPr>
          <w:b/>
          <w:color w:val="0000FF"/>
        </w:rPr>
        <w:t xml:space="preserve"> &lt;DefaultExperiment</w:t>
      </w:r>
      <w:r>
        <w:t xml:space="preserve"> startTime="0.0" stopTime="3.0" tolerance="0.0001"/&gt;</w:t>
      </w:r>
    </w:p>
    <w:p w14:paraId="5B7D598E" w14:textId="77777777" w:rsidR="004D7A01" w:rsidRDefault="004D7A01" w:rsidP="004D7A01">
      <w:pPr>
        <w:pStyle w:val="CODE1"/>
      </w:pPr>
    </w:p>
    <w:p w14:paraId="72E1967E" w14:textId="77777777" w:rsidR="004D7A01" w:rsidRPr="004D7A01" w:rsidRDefault="004D7A01" w:rsidP="004D7A01">
      <w:pPr>
        <w:pStyle w:val="CODE1"/>
        <w:rPr>
          <w:b/>
          <w:color w:val="0000FF"/>
        </w:rPr>
      </w:pPr>
      <w:r w:rsidRPr="004D7A01">
        <w:rPr>
          <w:b/>
          <w:color w:val="0000FF"/>
        </w:rPr>
        <w:t xml:space="preserve">  &lt;ModelVariables&gt;</w:t>
      </w:r>
    </w:p>
    <w:p w14:paraId="53574DEB" w14:textId="77777777" w:rsidR="004D7A01" w:rsidRPr="004D7A01" w:rsidRDefault="004D7A01" w:rsidP="004D7A01">
      <w:pPr>
        <w:pStyle w:val="CODE1"/>
        <w:rPr>
          <w:b/>
          <w:color w:val="0000FF"/>
        </w:rPr>
      </w:pPr>
      <w:r w:rsidRPr="004D7A01">
        <w:rPr>
          <w:b/>
          <w:color w:val="0000FF"/>
        </w:rPr>
        <w:t xml:space="preserve">    &lt;ScalarVariable</w:t>
      </w:r>
    </w:p>
    <w:p w14:paraId="57550ACF" w14:textId="77777777" w:rsidR="004D7A01" w:rsidRDefault="004D7A01" w:rsidP="004D7A01">
      <w:pPr>
        <w:pStyle w:val="CODE1"/>
      </w:pPr>
      <w:r>
        <w:t xml:space="preserve">      name="inertia1.J"</w:t>
      </w:r>
    </w:p>
    <w:p w14:paraId="748C8A40" w14:textId="77777777" w:rsidR="004D7A01" w:rsidRDefault="004D7A01" w:rsidP="004D7A01">
      <w:pPr>
        <w:pStyle w:val="CODE1"/>
      </w:pPr>
      <w:r>
        <w:t xml:space="preserve">      valueReference="16777217"</w:t>
      </w:r>
    </w:p>
    <w:p w14:paraId="4EA0BE66" w14:textId="77777777" w:rsidR="004D7A01" w:rsidRDefault="004D7A01" w:rsidP="004D7A01">
      <w:pPr>
        <w:pStyle w:val="CODE1"/>
      </w:pPr>
      <w:r>
        <w:lastRenderedPageBreak/>
        <w:t xml:space="preserve">      description="Moment of inertia"</w:t>
      </w:r>
    </w:p>
    <w:p w14:paraId="07B5205B" w14:textId="77777777" w:rsidR="004D7A01" w:rsidRDefault="004D7A01" w:rsidP="004D7A01">
      <w:pPr>
        <w:pStyle w:val="CODE1"/>
      </w:pPr>
      <w:r>
        <w:t xml:space="preserve">      variability="parameter"&gt;</w:t>
      </w:r>
    </w:p>
    <w:p w14:paraId="4AA6F99B" w14:textId="77777777" w:rsidR="004D7A01" w:rsidRDefault="004D7A01" w:rsidP="004D7A01">
      <w:pPr>
        <w:pStyle w:val="CODE1"/>
      </w:pPr>
      <w:r>
        <w:t xml:space="preserve">      &lt;Real declaredType="Modelica.SIunits.Torque" start="1"/&gt;</w:t>
      </w:r>
    </w:p>
    <w:p w14:paraId="02C29225" w14:textId="77777777" w:rsidR="004D7A01" w:rsidRPr="004D7A01" w:rsidRDefault="004D7A01" w:rsidP="004D7A01">
      <w:pPr>
        <w:pStyle w:val="CODE1"/>
        <w:rPr>
          <w:b/>
          <w:color w:val="0000FF"/>
        </w:rPr>
      </w:pPr>
      <w:r>
        <w:t xml:space="preserve">  </w:t>
      </w:r>
      <w:r w:rsidRPr="004D7A01">
        <w:rPr>
          <w:b/>
        </w:rPr>
        <w:t xml:space="preserve"> </w:t>
      </w:r>
      <w:r w:rsidRPr="004D7A01">
        <w:rPr>
          <w:b/>
          <w:color w:val="0000FF"/>
        </w:rPr>
        <w:t xml:space="preserve"> &lt;/ScalarVariable&gt;</w:t>
      </w:r>
    </w:p>
    <w:p w14:paraId="7D6D38F4" w14:textId="77777777" w:rsidR="004D7A01" w:rsidRDefault="004D7A01" w:rsidP="004D7A01">
      <w:pPr>
        <w:pStyle w:val="CODE1"/>
      </w:pPr>
    </w:p>
    <w:p w14:paraId="622EEC97" w14:textId="77777777" w:rsidR="004D7A01" w:rsidRPr="004D7A01" w:rsidRDefault="004D7A01" w:rsidP="004D7A01">
      <w:pPr>
        <w:pStyle w:val="CODE1"/>
        <w:rPr>
          <w:b/>
          <w:color w:val="0000FF"/>
        </w:rPr>
      </w:pPr>
      <w:r w:rsidRPr="004D7A01">
        <w:rPr>
          <w:b/>
          <w:color w:val="0000FF"/>
        </w:rPr>
        <w:t xml:space="preserve">    &lt;ScalarVariable</w:t>
      </w:r>
    </w:p>
    <w:p w14:paraId="3D3748AE" w14:textId="77777777" w:rsidR="004D7A01" w:rsidRDefault="004D7A01" w:rsidP="004D7A01">
      <w:pPr>
        <w:pStyle w:val="CODE1"/>
      </w:pPr>
      <w:r>
        <w:t xml:space="preserve">      name="inertia1.w"</w:t>
      </w:r>
    </w:p>
    <w:p w14:paraId="0CEBFD4D" w14:textId="77777777" w:rsidR="004D7A01" w:rsidRDefault="004D7A01" w:rsidP="004D7A01">
      <w:pPr>
        <w:pStyle w:val="CODE1"/>
      </w:pPr>
      <w:r>
        <w:t xml:space="preserve">      valueReference="33554433"</w:t>
      </w:r>
    </w:p>
    <w:p w14:paraId="54612E64" w14:textId="77777777" w:rsidR="004D7A01" w:rsidRDefault="004D7A01" w:rsidP="004D7A01">
      <w:pPr>
        <w:pStyle w:val="CODE1"/>
      </w:pPr>
      <w:r>
        <w:t xml:space="preserve">      description="Absolute angular velocity of component (= der(phi))"&gt;</w:t>
      </w:r>
    </w:p>
    <w:p w14:paraId="2F3D8DBE" w14:textId="77777777" w:rsidR="004D7A01" w:rsidRDefault="004D7A01" w:rsidP="004D7A01">
      <w:pPr>
        <w:pStyle w:val="CODE1"/>
      </w:pPr>
      <w:r>
        <w:t xml:space="preserve">      &lt;Real declaredType="Modelica.SIunits.AngularV</w:t>
      </w:r>
      <w:r w:rsidR="00125265">
        <w:t>elocity" start="100</w:t>
      </w:r>
      <w:r>
        <w:t>"/&gt;</w:t>
      </w:r>
    </w:p>
    <w:p w14:paraId="67737C93" w14:textId="77777777" w:rsidR="004D7A01" w:rsidRPr="004D7A01" w:rsidRDefault="004D7A01" w:rsidP="004D7A01">
      <w:pPr>
        <w:pStyle w:val="CODE1"/>
        <w:rPr>
          <w:b/>
          <w:color w:val="0000FF"/>
        </w:rPr>
      </w:pPr>
      <w:r w:rsidRPr="004D7A01">
        <w:rPr>
          <w:b/>
          <w:color w:val="0000FF"/>
        </w:rPr>
        <w:t xml:space="preserve">    &lt;/ScalarVariable&gt;</w:t>
      </w:r>
    </w:p>
    <w:p w14:paraId="547F0957" w14:textId="77777777" w:rsidR="004D7A01" w:rsidRDefault="004D7A01" w:rsidP="004D7A01">
      <w:pPr>
        <w:pStyle w:val="CODE1"/>
      </w:pPr>
    </w:p>
    <w:p w14:paraId="289624B3" w14:textId="77777777" w:rsidR="004D7A01" w:rsidRDefault="004D7A01" w:rsidP="004D7A01">
      <w:pPr>
        <w:pStyle w:val="CODE1"/>
      </w:pPr>
      <w:r>
        <w:t xml:space="preserve">    ...</w:t>
      </w:r>
    </w:p>
    <w:p w14:paraId="230AB58E" w14:textId="77777777" w:rsidR="004D7A01" w:rsidRPr="004D7A01" w:rsidRDefault="004D7A01" w:rsidP="004D7A01">
      <w:pPr>
        <w:pStyle w:val="CODE1"/>
        <w:rPr>
          <w:b/>
          <w:color w:val="0000FF"/>
        </w:rPr>
      </w:pPr>
      <w:r w:rsidRPr="004D7A01">
        <w:rPr>
          <w:b/>
          <w:color w:val="0000FF"/>
        </w:rPr>
        <w:t xml:space="preserve">  &lt;/ModelVariables&gt;</w:t>
      </w:r>
    </w:p>
    <w:p w14:paraId="6CE3C9D9" w14:textId="77777777" w:rsidR="004D7A01" w:rsidRDefault="004D7A01" w:rsidP="004D7A01">
      <w:pPr>
        <w:pStyle w:val="CODE1"/>
      </w:pPr>
      <w:r w:rsidRPr="004D7A01">
        <w:rPr>
          <w:b/>
          <w:color w:val="0000FF"/>
        </w:rPr>
        <w:t>&lt;/fmiModelDescription&gt;</w:t>
      </w:r>
    </w:p>
    <w:p w14:paraId="79C36BAF" w14:textId="77777777" w:rsidR="004D7A01" w:rsidRPr="004D7A01" w:rsidRDefault="004D7A01" w:rsidP="004D7A01">
      <w:pPr>
        <w:pStyle w:val="Textkrper"/>
      </w:pPr>
    </w:p>
    <w:p w14:paraId="59072178" w14:textId="77777777" w:rsidR="00990EFE" w:rsidRPr="00432F04" w:rsidRDefault="00990EFE" w:rsidP="00990EFE">
      <w:pPr>
        <w:pStyle w:val="berschrift1"/>
      </w:pPr>
      <w:bookmarkStart w:id="187" w:name="_Toc240646381"/>
      <w:bookmarkStart w:id="188" w:name="_Ref247682469"/>
      <w:bookmarkStart w:id="189" w:name="_Ref247683536"/>
      <w:bookmarkStart w:id="190" w:name="_Toc247884554"/>
      <w:bookmarkStart w:id="191" w:name="_Toc252111376"/>
      <w:r w:rsidRPr="00432F04">
        <w:lastRenderedPageBreak/>
        <w:t>Model Distribution</w:t>
      </w:r>
      <w:bookmarkEnd w:id="187"/>
      <w:bookmarkEnd w:id="188"/>
      <w:bookmarkEnd w:id="189"/>
      <w:bookmarkEnd w:id="190"/>
      <w:bookmarkEnd w:id="191"/>
    </w:p>
    <w:p w14:paraId="019BCD0B" w14:textId="77777777" w:rsidR="006252F8" w:rsidRDefault="00990EFE" w:rsidP="00C15EBC">
      <w:pPr>
        <w:pStyle w:val="Textkrper"/>
      </w:pPr>
      <w:r w:rsidRPr="00432F04">
        <w:t>A FMU description consists of several files. A</w:t>
      </w:r>
      <w:r w:rsidR="00B114F5">
        <w:t xml:space="preserve"> </w:t>
      </w:r>
      <w:r w:rsidRPr="00432F04">
        <w:t xml:space="preserve">FMU may be distributed in textual and/or in binary format. All relevant files are stored in a zip-file with a pre-defined structure. The name of the zip-file </w:t>
      </w:r>
      <w:r w:rsidR="00C15EBC">
        <w:t>must be identical to the “</w:t>
      </w:r>
      <w:r w:rsidR="000B45D0">
        <w:t>modelI</w:t>
      </w:r>
      <w:r w:rsidRPr="00432F04">
        <w:t>dentifier” stored</w:t>
      </w:r>
      <w:r w:rsidR="00125265">
        <w:t xml:space="preserve"> as xml-attribute</w:t>
      </w:r>
      <w:r w:rsidRPr="00432F04">
        <w:t xml:space="preserve"> in the </w:t>
      </w:r>
      <w:r w:rsidR="00553952">
        <w:t>Model Description File</w:t>
      </w:r>
      <w:r w:rsidRPr="00432F04">
        <w:t xml:space="preserve"> and used as defined symbol MODEL_IDENTIFIER</w:t>
      </w:r>
      <w:r w:rsidR="00125265">
        <w:t xml:space="preserve"> (see page </w:t>
      </w:r>
      <w:r w:rsidR="00125265">
        <w:fldChar w:fldCharType="begin"/>
      </w:r>
      <w:r w:rsidR="00125265">
        <w:instrText xml:space="preserve"> PAGEREF _Ref240515678 \h </w:instrText>
      </w:r>
      <w:r w:rsidR="00125265">
        <w:fldChar w:fldCharType="separate"/>
      </w:r>
      <w:r w:rsidR="0059498C">
        <w:rPr>
          <w:noProof/>
        </w:rPr>
        <w:t>9</w:t>
      </w:r>
      <w:r w:rsidR="00125265">
        <w:fldChar w:fldCharType="end"/>
      </w:r>
      <w:r w:rsidR="00125265">
        <w:t>) with header file “fmiModelFunctions.h”</w:t>
      </w:r>
      <w:r w:rsidRPr="00432F04">
        <w:t>.</w:t>
      </w:r>
      <w:r w:rsidR="006A20B2">
        <w:t xml:space="preserve"> The extension of the zip-file must be</w:t>
      </w:r>
      <w:r w:rsidR="00C15EBC">
        <w:t xml:space="preserve"> “</w:t>
      </w:r>
      <w:r w:rsidR="00C15EBC" w:rsidRPr="00125265">
        <w:rPr>
          <w:b/>
        </w:rPr>
        <w:t>.fmu</w:t>
      </w:r>
      <w:r w:rsidR="00C15EBC">
        <w:t xml:space="preserve">”, e.g., “HybridVehicle.fmu”. </w:t>
      </w:r>
      <w:r w:rsidR="006252F8">
        <w:t>The compression method used for the zip-file must be “deflate” (most free tools, e.g. zlib, offer only the common compression method "deflate").</w:t>
      </w:r>
    </w:p>
    <w:p w14:paraId="5115C74F" w14:textId="77777777" w:rsidR="00990EFE" w:rsidRPr="00432F04" w:rsidRDefault="00125265" w:rsidP="00990EFE">
      <w:pPr>
        <w:pStyle w:val="Textkrper"/>
      </w:pPr>
      <w:r>
        <w:t>Every FMU</w:t>
      </w:r>
      <w:r w:rsidR="00990EFE" w:rsidRPr="00432F04">
        <w:t xml:space="preserve"> is distributed by its own zip-file. This zip-file has the following structure:</w:t>
      </w:r>
    </w:p>
    <w:p w14:paraId="4B8BF0E6" w14:textId="77777777" w:rsidR="00990EFE" w:rsidRPr="00432F04" w:rsidRDefault="00990EFE" w:rsidP="00990EFE">
      <w:pPr>
        <w:pStyle w:val="CODEF"/>
      </w:pPr>
      <w:r w:rsidRPr="00432F04">
        <w:t>// Structure of zip-file of</w:t>
      </w:r>
      <w:r w:rsidR="00E458DE">
        <w:t xml:space="preserve"> an FMU</w:t>
      </w:r>
    </w:p>
    <w:p w14:paraId="52A58CA2" w14:textId="77777777" w:rsidR="00990EFE" w:rsidRPr="00432F04" w:rsidRDefault="00C15EBC" w:rsidP="00990EFE">
      <w:pPr>
        <w:pStyle w:val="CODE1"/>
      </w:pPr>
      <w:r>
        <w:rPr>
          <w:b/>
        </w:rPr>
        <w:t>modelDescription</w:t>
      </w:r>
      <w:r w:rsidR="00990EFE" w:rsidRPr="00432F04">
        <w:rPr>
          <w:b/>
        </w:rPr>
        <w:t>.xml</w:t>
      </w:r>
      <w:r w:rsidR="00990EFE" w:rsidRPr="00432F04">
        <w:t xml:space="preserve">          /</w:t>
      </w:r>
      <w:r>
        <w:t>/ Description of model</w:t>
      </w:r>
      <w:r w:rsidR="00DE61E6">
        <w:t xml:space="preserve"> (required file)</w:t>
      </w:r>
      <w:r w:rsidR="00990EFE" w:rsidRPr="00432F04">
        <w:t xml:space="preserve"> </w:t>
      </w:r>
    </w:p>
    <w:p w14:paraId="3410FDF7" w14:textId="77777777" w:rsidR="00990EFE" w:rsidRPr="00432F04" w:rsidRDefault="00990EFE" w:rsidP="00990EFE">
      <w:pPr>
        <w:pStyle w:val="CODE1"/>
      </w:pPr>
      <w:r w:rsidRPr="00432F04">
        <w:rPr>
          <w:b/>
        </w:rPr>
        <w:t>model.png</w:t>
      </w:r>
      <w:r w:rsidRPr="00432F04">
        <w:t xml:space="preserve">                  </w:t>
      </w:r>
      <w:r w:rsidR="00125265">
        <w:t xml:space="preserve">   // Optional i</w:t>
      </w:r>
      <w:r w:rsidR="004A1EEE">
        <w:t>mage file of model icon</w:t>
      </w:r>
    </w:p>
    <w:p w14:paraId="0AEBC1C7" w14:textId="77777777" w:rsidR="00990EFE" w:rsidRPr="00432F04" w:rsidRDefault="00990EFE" w:rsidP="00990EFE">
      <w:pPr>
        <w:pStyle w:val="CODE1"/>
      </w:pPr>
      <w:r w:rsidRPr="00432F04">
        <w:rPr>
          <w:b/>
        </w:rPr>
        <w:t>documentation</w:t>
      </w:r>
      <w:r w:rsidRPr="00432F04">
        <w:t xml:space="preserve">                 // </w:t>
      </w:r>
      <w:r w:rsidR="004A1EEE">
        <w:t>Optional d</w:t>
      </w:r>
      <w:r w:rsidRPr="00432F04">
        <w:t xml:space="preserve">irectory containing the model documentation </w:t>
      </w:r>
    </w:p>
    <w:p w14:paraId="1175A8FE" w14:textId="77777777" w:rsidR="00990EFE" w:rsidRPr="00432F04" w:rsidRDefault="00990EFE" w:rsidP="00990EFE">
      <w:pPr>
        <w:pStyle w:val="CODE1"/>
      </w:pPr>
      <w:r w:rsidRPr="00432F04">
        <w:t xml:space="preserve">   </w:t>
      </w:r>
      <w:r w:rsidRPr="00432F04">
        <w:rPr>
          <w:b/>
        </w:rPr>
        <w:t>_main.html</w:t>
      </w:r>
      <w:r w:rsidRPr="00432F04">
        <w:t xml:space="preserve">                 // Entry point of the documentation </w:t>
      </w:r>
    </w:p>
    <w:p w14:paraId="69E0C681" w14:textId="77777777" w:rsidR="00990EFE" w:rsidRPr="00432F04" w:rsidRDefault="00990EFE" w:rsidP="00990EFE">
      <w:pPr>
        <w:pStyle w:val="CODE1"/>
      </w:pPr>
      <w:r w:rsidRPr="00432F04">
        <w:t xml:space="preserve">   &lt;other documentation files&gt;</w:t>
      </w:r>
    </w:p>
    <w:p w14:paraId="6F2C1F79" w14:textId="77777777" w:rsidR="00990EFE" w:rsidRPr="00432F04" w:rsidRDefault="00990EFE" w:rsidP="00990EFE">
      <w:pPr>
        <w:pStyle w:val="CODE1"/>
      </w:pPr>
      <w:r w:rsidRPr="00432F04">
        <w:rPr>
          <w:b/>
        </w:rPr>
        <w:t>sources</w:t>
      </w:r>
      <w:r w:rsidRPr="00432F04">
        <w:t xml:space="preserve">                       // </w:t>
      </w:r>
      <w:r w:rsidR="004A1EEE">
        <w:t>Optional d</w:t>
      </w:r>
      <w:r w:rsidRPr="00432F04">
        <w:t xml:space="preserve">irectory containing all C-sources </w:t>
      </w:r>
    </w:p>
    <w:p w14:paraId="0AC05248" w14:textId="77777777" w:rsidR="00990EFE" w:rsidRPr="00432F04" w:rsidRDefault="00990EFE" w:rsidP="00990EFE">
      <w:pPr>
        <w:pStyle w:val="CODE1"/>
      </w:pPr>
      <w:r w:rsidRPr="00432F04">
        <w:t xml:space="preserve">   // all needed C-sources and C-header files to compile and link the model</w:t>
      </w:r>
    </w:p>
    <w:p w14:paraId="0F21483C" w14:textId="77777777" w:rsidR="00990EFE" w:rsidRPr="00432F04" w:rsidRDefault="00990EFE" w:rsidP="00990EFE">
      <w:pPr>
        <w:pStyle w:val="CODE1"/>
      </w:pPr>
      <w:r w:rsidRPr="00432F04">
        <w:t xml:space="preserve">   // </w:t>
      </w:r>
      <w:r w:rsidR="00DE61E6">
        <w:t>with exception of:</w:t>
      </w:r>
      <w:r w:rsidRPr="00432F04">
        <w:t xml:space="preserve"> </w:t>
      </w:r>
      <w:r w:rsidR="009A2A5E">
        <w:t>fmiModelTypes</w:t>
      </w:r>
      <w:r w:rsidRPr="00432F04">
        <w:t xml:space="preserve">.h and </w:t>
      </w:r>
      <w:r w:rsidR="009A2A5E">
        <w:t>fmiModelFunctions</w:t>
      </w:r>
      <w:r w:rsidRPr="00432F04">
        <w:t>.h</w:t>
      </w:r>
    </w:p>
    <w:p w14:paraId="0ADCE27E" w14:textId="77777777" w:rsidR="00990EFE" w:rsidRPr="00432F04" w:rsidRDefault="00990EFE" w:rsidP="00990EFE">
      <w:pPr>
        <w:pStyle w:val="CODE1"/>
      </w:pPr>
      <w:r w:rsidRPr="00432F04">
        <w:rPr>
          <w:b/>
        </w:rPr>
        <w:t>binaries</w:t>
      </w:r>
      <w:r w:rsidRPr="00432F04">
        <w:t xml:space="preserve">                      // </w:t>
      </w:r>
      <w:r w:rsidR="004A1EEE">
        <w:t>Optional d</w:t>
      </w:r>
      <w:r w:rsidRPr="00432F04">
        <w:t xml:space="preserve">irectory containing the binaries </w:t>
      </w:r>
    </w:p>
    <w:p w14:paraId="56E9B432" w14:textId="77777777" w:rsidR="000B45D0" w:rsidRPr="000B45D0" w:rsidRDefault="00990EFE" w:rsidP="00957217">
      <w:pPr>
        <w:pStyle w:val="CODE1"/>
        <w:rPr>
          <w:b/>
        </w:rPr>
      </w:pPr>
      <w:r w:rsidRPr="00432F04">
        <w:t xml:space="preserve">   </w:t>
      </w:r>
      <w:r w:rsidRPr="00432F04">
        <w:rPr>
          <w:b/>
        </w:rPr>
        <w:t>win32</w:t>
      </w:r>
      <w:r w:rsidR="000B45D0" w:rsidRPr="000B45D0">
        <w:t xml:space="preserve"> // </w:t>
      </w:r>
      <w:r w:rsidR="000B45D0">
        <w:t>Optional b</w:t>
      </w:r>
      <w:r w:rsidR="000B45D0" w:rsidRPr="000B45D0">
        <w:t>inaries for 32-bit Windows</w:t>
      </w:r>
    </w:p>
    <w:p w14:paraId="5EB2B363" w14:textId="77777777" w:rsidR="000B45D0" w:rsidRDefault="00957217" w:rsidP="00957217">
      <w:pPr>
        <w:pStyle w:val="CODE1"/>
        <w:rPr>
          <w:b/>
        </w:rPr>
      </w:pPr>
      <w:r>
        <w:rPr>
          <w:b/>
        </w:rPr>
        <w:t xml:space="preserve">      </w:t>
      </w:r>
      <w:r w:rsidR="00987A78">
        <w:t>&lt;m</w:t>
      </w:r>
      <w:r w:rsidRPr="00432F04">
        <w:t>odelIdentifier&gt;</w:t>
      </w:r>
      <w:r w:rsidRPr="00432F04">
        <w:rPr>
          <w:b/>
        </w:rPr>
        <w:t>.dll</w:t>
      </w:r>
      <w:r w:rsidR="000B45D0">
        <w:rPr>
          <w:b/>
        </w:rPr>
        <w:t xml:space="preserve">   </w:t>
      </w:r>
      <w:r w:rsidR="000B45D0" w:rsidRPr="000B45D0">
        <w:t>// DLL of the model interface implementation</w:t>
      </w:r>
    </w:p>
    <w:p w14:paraId="0898B2E9" w14:textId="77777777" w:rsidR="00957217" w:rsidRDefault="00957217" w:rsidP="00D25D23">
      <w:pPr>
        <w:pStyle w:val="CODE1"/>
        <w:ind w:left="0"/>
        <w:rPr>
          <w:b/>
        </w:rPr>
      </w:pPr>
    </w:p>
    <w:p w14:paraId="5816A84D" w14:textId="332BB653" w:rsidR="00677656" w:rsidRDefault="00677656" w:rsidP="00990EFE">
      <w:pPr>
        <w:pStyle w:val="CODE1"/>
        <w:rPr>
          <w:ins w:id="192" w:author="andreas" w:date="2017-02-17T14:32:00Z"/>
          <w:i/>
        </w:rPr>
      </w:pPr>
      <w:ins w:id="193" w:author="andreas" w:date="2016-05-06T12:58:00Z">
        <w:r>
          <w:t xml:space="preserve">      // </w:t>
        </w:r>
        <w:r w:rsidRPr="00D70472">
          <w:rPr>
            <w:i/>
          </w:rPr>
          <w:t xml:space="preserve">and </w:t>
        </w:r>
      </w:ins>
      <w:ins w:id="194" w:author="andreas" w:date="2017-01-26T14:49:00Z">
        <w:r w:rsidR="00F55290" w:rsidRPr="00D70472">
          <w:rPr>
            <w:i/>
          </w:rPr>
          <w:t xml:space="preserve">shared objects (like </w:t>
        </w:r>
      </w:ins>
      <w:ins w:id="195" w:author="andreas" w:date="2016-05-06T12:58:00Z">
        <w:r w:rsidRPr="00D70472">
          <w:rPr>
            <w:i/>
          </w:rPr>
          <w:t>DLLs</w:t>
        </w:r>
      </w:ins>
      <w:ins w:id="196" w:author="andreas" w:date="2017-01-26T14:49:00Z">
        <w:r w:rsidR="00F55290" w:rsidRPr="00D70472">
          <w:rPr>
            <w:i/>
          </w:rPr>
          <w:t>)</w:t>
        </w:r>
      </w:ins>
      <w:ins w:id="197" w:author="andreas" w:date="2016-05-06T12:58:00Z">
        <w:r w:rsidRPr="00D70472">
          <w:rPr>
            <w:i/>
          </w:rPr>
          <w:t xml:space="preserve"> that &lt;modelIdentifier&gt;.dll depend</w:t>
        </w:r>
      </w:ins>
      <w:ins w:id="198" w:author="andreas" w:date="2016-05-06T12:59:00Z">
        <w:r w:rsidRPr="00D70472">
          <w:rPr>
            <w:i/>
          </w:rPr>
          <w:t>s</w:t>
        </w:r>
      </w:ins>
      <w:ins w:id="199" w:author="andreas" w:date="2016-05-06T12:58:00Z">
        <w:r w:rsidRPr="00D70472">
          <w:rPr>
            <w:i/>
          </w:rPr>
          <w:t xml:space="preserve"> on</w:t>
        </w:r>
      </w:ins>
      <w:ins w:id="200" w:author="andreas" w:date="2017-02-17T14:32:00Z">
        <w:r w:rsidR="002C4159">
          <w:rPr>
            <w:i/>
          </w:rPr>
          <w:t>.</w:t>
        </w:r>
      </w:ins>
    </w:p>
    <w:p w14:paraId="4933CFC7" w14:textId="794790C5" w:rsidR="002C4159" w:rsidRPr="00D81C28" w:rsidRDefault="002C4159" w:rsidP="002C4159">
      <w:pPr>
        <w:pStyle w:val="Default"/>
        <w:tabs>
          <w:tab w:val="left" w:pos="500"/>
          <w:tab w:val="left" w:pos="900"/>
          <w:tab w:val="left" w:pos="3400"/>
        </w:tabs>
        <w:ind w:left="100"/>
        <w:rPr>
          <w:ins w:id="201" w:author="andreas" w:date="2017-02-17T14:32:00Z"/>
          <w:rFonts w:ascii="Courier New" w:hAnsi="Courier New" w:cs="Courier New"/>
          <w:i/>
          <w:sz w:val="18"/>
          <w:szCs w:val="18"/>
          <w:lang w:val="en-US"/>
        </w:rPr>
      </w:pPr>
      <w:ins w:id="202" w:author="andreas" w:date="2017-02-17T14:32:00Z">
        <w:r>
          <w:rPr>
            <w:rFonts w:ascii="Courier New" w:hAnsi="Courier New" w:cs="Courier New"/>
            <w:i/>
            <w:sz w:val="18"/>
            <w:szCs w:val="18"/>
            <w:lang w:val="en-US"/>
          </w:rPr>
          <w:t xml:space="preserve">      </w:t>
        </w:r>
        <w:r w:rsidRPr="00B67219">
          <w:rPr>
            <w:rFonts w:ascii="Courier New" w:hAnsi="Courier New" w:cs="Courier New"/>
            <w:sz w:val="18"/>
            <w:szCs w:val="18"/>
            <w:lang w:val="en-US"/>
          </w:rPr>
          <w:t>//</w:t>
        </w:r>
        <w:r>
          <w:rPr>
            <w:rFonts w:ascii="Courier New" w:hAnsi="Courier New" w:cs="Courier New"/>
            <w:i/>
            <w:sz w:val="18"/>
            <w:szCs w:val="18"/>
            <w:lang w:val="en-US"/>
          </w:rPr>
          <w:t xml:space="preserve"> </w:t>
        </w:r>
        <w:r w:rsidRPr="00D81C28">
          <w:rPr>
            <w:rFonts w:ascii="Courier New" w:hAnsi="Courier New" w:cs="Courier New"/>
            <w:i/>
            <w:sz w:val="18"/>
            <w:szCs w:val="18"/>
            <w:lang w:val="en-US"/>
          </w:rPr>
          <w:t xml:space="preserve">Note: You </w:t>
        </w:r>
        <w:r>
          <w:rPr>
            <w:rFonts w:ascii="Courier New" w:hAnsi="Courier New" w:cs="Courier New"/>
            <w:i/>
            <w:sz w:val="18"/>
            <w:szCs w:val="18"/>
            <w:lang w:val="en-US"/>
          </w:rPr>
          <w:t xml:space="preserve">may </w:t>
        </w:r>
        <w:r w:rsidRPr="00D81C28">
          <w:rPr>
            <w:rFonts w:ascii="Courier New" w:hAnsi="Courier New" w:cs="Courier New"/>
            <w:i/>
            <w:sz w:val="18"/>
            <w:szCs w:val="18"/>
            <w:lang w:val="en-US"/>
          </w:rPr>
          <w:t>not rely on implicit loading to work because the importer</w:t>
        </w:r>
      </w:ins>
    </w:p>
    <w:p w14:paraId="63B6DCF5" w14:textId="5D8689E7" w:rsidR="002C4159" w:rsidRPr="00F87F9E" w:rsidRDefault="006323D0" w:rsidP="002C4159">
      <w:pPr>
        <w:pStyle w:val="Default"/>
        <w:tabs>
          <w:tab w:val="left" w:pos="500"/>
          <w:tab w:val="left" w:pos="900"/>
          <w:tab w:val="left" w:pos="3400"/>
        </w:tabs>
        <w:ind w:left="100"/>
        <w:rPr>
          <w:ins w:id="203" w:author="andreas" w:date="2017-02-17T14:32:00Z"/>
          <w:rFonts w:ascii="Courier New" w:hAnsi="Courier New" w:cs="Courier New"/>
          <w:i/>
          <w:sz w:val="18"/>
          <w:szCs w:val="18"/>
          <w:lang w:val="en-US"/>
        </w:rPr>
      </w:pPr>
      <w:ins w:id="204" w:author="andreas" w:date="2017-03-07T09:50:00Z">
        <w:r>
          <w:rPr>
            <w:rFonts w:ascii="Courier New" w:hAnsi="Courier New" w:cs="Courier New"/>
            <w:i/>
            <w:sz w:val="18"/>
            <w:szCs w:val="18"/>
            <w:lang w:val="en-US"/>
          </w:rPr>
          <w:t xml:space="preserve">    </w:t>
        </w:r>
      </w:ins>
      <w:ins w:id="205" w:author="andreas" w:date="2017-02-17T14:32:00Z">
        <w:r w:rsidR="002C4159">
          <w:rPr>
            <w:rFonts w:ascii="Courier New" w:hAnsi="Courier New" w:cs="Courier New"/>
            <w:i/>
            <w:sz w:val="18"/>
            <w:szCs w:val="18"/>
            <w:lang w:val="en-US"/>
          </w:rPr>
          <w:t xml:space="preserve">  </w:t>
        </w:r>
        <w:r w:rsidR="002C4159" w:rsidRPr="00466C97">
          <w:rPr>
            <w:rFonts w:ascii="Courier New" w:hAnsi="Courier New" w:cs="Courier New"/>
            <w:sz w:val="18"/>
            <w:szCs w:val="18"/>
            <w:lang w:val="en-US"/>
          </w:rPr>
          <w:t>//</w:t>
        </w:r>
        <w:r w:rsidR="002C4159" w:rsidRPr="00D81C28">
          <w:rPr>
            <w:rFonts w:ascii="Courier New" w:hAnsi="Courier New" w:cs="Courier New"/>
            <w:i/>
            <w:sz w:val="18"/>
            <w:szCs w:val="18"/>
            <w:lang w:val="en-US"/>
          </w:rPr>
          <w:t xml:space="preserve">       may not adapt the search path for shared objects</w:t>
        </w:r>
        <w:r w:rsidR="002C4159">
          <w:rPr>
            <w:rFonts w:ascii="Courier New" w:hAnsi="Courier New" w:cs="Courier New"/>
            <w:i/>
            <w:sz w:val="18"/>
            <w:szCs w:val="18"/>
            <w:lang w:val="en-US"/>
          </w:rPr>
          <w:t xml:space="preserve"> [but should]</w:t>
        </w:r>
        <w:r w:rsidR="002C4159" w:rsidRPr="00D81C28">
          <w:rPr>
            <w:rFonts w:ascii="Courier New" w:hAnsi="Courier New" w:cs="Courier New"/>
            <w:i/>
            <w:sz w:val="18"/>
            <w:szCs w:val="18"/>
            <w:lang w:val="en-US"/>
          </w:rPr>
          <w:t>.</w:t>
        </w:r>
      </w:ins>
    </w:p>
    <w:p w14:paraId="6AA55B26" w14:textId="77777777" w:rsidR="002C4159" w:rsidRDefault="002C4159" w:rsidP="002C4159">
      <w:pPr>
        <w:pStyle w:val="CODE1"/>
      </w:pPr>
      <w:r w:rsidRPr="000B45D0">
        <w:t xml:space="preserve">      // Optional object Libr</w:t>
      </w:r>
      <w:r>
        <w:t>aries for a partictular compiler</w:t>
      </w:r>
    </w:p>
    <w:p w14:paraId="37293361" w14:textId="77777777" w:rsidR="002C4159" w:rsidRPr="00B67219" w:rsidRDefault="002C4159" w:rsidP="00990EFE">
      <w:pPr>
        <w:pStyle w:val="CODE1"/>
      </w:pPr>
    </w:p>
    <w:p w14:paraId="6C1487A9" w14:textId="77777777" w:rsidR="002C4159" w:rsidRPr="00B67219" w:rsidRDefault="002C4159" w:rsidP="00990EFE">
      <w:pPr>
        <w:pStyle w:val="CODE1"/>
        <w:rPr>
          <w:lang w:val="en-US"/>
        </w:rPr>
      </w:pPr>
    </w:p>
    <w:p w14:paraId="78437314" w14:textId="77777777" w:rsidR="00990EFE" w:rsidRPr="00432F04" w:rsidRDefault="00957217" w:rsidP="00990EFE">
      <w:pPr>
        <w:pStyle w:val="CODE1"/>
      </w:pPr>
      <w:r>
        <w:rPr>
          <w:b/>
        </w:rPr>
        <w:t xml:space="preserve">      </w:t>
      </w:r>
      <w:r w:rsidR="00990EFE" w:rsidRPr="00432F04">
        <w:rPr>
          <w:b/>
        </w:rPr>
        <w:t xml:space="preserve">VisualStudio8 </w:t>
      </w:r>
      <w:r w:rsidR="00990EFE" w:rsidRPr="00432F04">
        <w:t xml:space="preserve">       // Binaries for 32-bit Windows generated with</w:t>
      </w:r>
    </w:p>
    <w:p w14:paraId="4EA2AFB0" w14:textId="77777777" w:rsidR="00990EFE" w:rsidRPr="00432F04" w:rsidRDefault="00990EFE" w:rsidP="00990EFE">
      <w:pPr>
        <w:pStyle w:val="CODE1"/>
      </w:pPr>
      <w:r w:rsidRPr="00432F04">
        <w:t xml:space="preserve">                           // Microsoft Visual Studio 8 (2005)</w:t>
      </w:r>
    </w:p>
    <w:p w14:paraId="523AE2A8" w14:textId="77777777" w:rsidR="000B45D0" w:rsidRPr="00432F04" w:rsidRDefault="000B45D0" w:rsidP="000B45D0">
      <w:pPr>
        <w:pStyle w:val="CODE1"/>
      </w:pPr>
      <w:r w:rsidRPr="00432F04">
        <w:t xml:space="preserve">   </w:t>
      </w:r>
      <w:r>
        <w:t xml:space="preserve">      &lt;m</w:t>
      </w:r>
      <w:r w:rsidRPr="00432F04">
        <w:t>odelIdentifier&gt;</w:t>
      </w:r>
      <w:r w:rsidRPr="00432F04">
        <w:rPr>
          <w:b/>
        </w:rPr>
        <w:t xml:space="preserve">.lib   </w:t>
      </w:r>
      <w:r w:rsidRPr="00432F04">
        <w:t>// Binary librar</w:t>
      </w:r>
      <w:r>
        <w:t>i</w:t>
      </w:r>
      <w:r w:rsidRPr="00432F04">
        <w:t>es</w:t>
      </w:r>
    </w:p>
    <w:p w14:paraId="38161A34" w14:textId="77777777" w:rsidR="000B45D0" w:rsidRDefault="000B45D0" w:rsidP="00990EFE">
      <w:pPr>
        <w:pStyle w:val="CODE1"/>
      </w:pPr>
      <w:r>
        <w:t xml:space="preserve">      </w:t>
      </w:r>
      <w:r w:rsidRPr="000B45D0">
        <w:rPr>
          <w:b/>
        </w:rPr>
        <w:t>gcc3.1</w:t>
      </w:r>
      <w:r>
        <w:t xml:space="preserve">               // Binaries for gcc 3.1.</w:t>
      </w:r>
    </w:p>
    <w:p w14:paraId="42F80832" w14:textId="77777777" w:rsidR="000B45D0" w:rsidRPr="00432F04" w:rsidRDefault="00125265" w:rsidP="00990EFE">
      <w:pPr>
        <w:pStyle w:val="CODE1"/>
      </w:pPr>
      <w:r>
        <w:t xml:space="preserve">        ...</w:t>
      </w:r>
    </w:p>
    <w:p w14:paraId="405F2EB2" w14:textId="77777777" w:rsidR="00990EFE" w:rsidRPr="00432F04" w:rsidRDefault="000B45D0" w:rsidP="00990EFE">
      <w:pPr>
        <w:pStyle w:val="CODE1"/>
      </w:pPr>
      <w:r>
        <w:t xml:space="preserve">   </w:t>
      </w:r>
      <w:r w:rsidRPr="000B45D0">
        <w:rPr>
          <w:b/>
        </w:rPr>
        <w:t>w</w:t>
      </w:r>
      <w:r w:rsidR="00990EFE" w:rsidRPr="00432F04">
        <w:rPr>
          <w:b/>
        </w:rPr>
        <w:t>in64</w:t>
      </w:r>
      <w:r w:rsidR="00990EFE" w:rsidRPr="00432F04">
        <w:t xml:space="preserve">  </w:t>
      </w:r>
      <w:r>
        <w:t xml:space="preserve">  </w:t>
      </w:r>
      <w:r w:rsidR="00990EFE" w:rsidRPr="00432F04">
        <w:t xml:space="preserve">// </w:t>
      </w:r>
      <w:r>
        <w:t>Optional b</w:t>
      </w:r>
      <w:r w:rsidR="00990EFE" w:rsidRPr="00432F04">
        <w:t>inaries for 64-bit Windows</w:t>
      </w:r>
    </w:p>
    <w:p w14:paraId="1E8F35E9" w14:textId="77777777" w:rsidR="00990EFE" w:rsidRDefault="00990EFE" w:rsidP="00990EFE">
      <w:pPr>
        <w:pStyle w:val="CODE1"/>
      </w:pPr>
      <w:r w:rsidRPr="00432F04">
        <w:t xml:space="preserve">      ...</w:t>
      </w:r>
    </w:p>
    <w:p w14:paraId="7713FDEA" w14:textId="77777777" w:rsidR="000B45D0" w:rsidRDefault="000B45D0" w:rsidP="00990EFE">
      <w:pPr>
        <w:pStyle w:val="CODE1"/>
      </w:pPr>
      <w:r>
        <w:t xml:space="preserve">   </w:t>
      </w:r>
      <w:r w:rsidRPr="000B45D0">
        <w:rPr>
          <w:b/>
        </w:rPr>
        <w:t>linux32</w:t>
      </w:r>
      <w:r>
        <w:t xml:space="preserve">  // Optional binaries for 32-bit Linux</w:t>
      </w:r>
    </w:p>
    <w:p w14:paraId="5500E4C8" w14:textId="77777777" w:rsidR="000B45D0" w:rsidRDefault="000B45D0" w:rsidP="00990EFE">
      <w:pPr>
        <w:pStyle w:val="CODE1"/>
      </w:pPr>
      <w:r>
        <w:t xml:space="preserve">      ...</w:t>
      </w:r>
    </w:p>
    <w:p w14:paraId="1E55A05B" w14:textId="77777777" w:rsidR="000B45D0" w:rsidRPr="00432F04" w:rsidRDefault="000B45D0" w:rsidP="00990EFE">
      <w:pPr>
        <w:pStyle w:val="CODE1"/>
      </w:pPr>
      <w:r>
        <w:t xml:space="preserve">   </w:t>
      </w:r>
      <w:r w:rsidRPr="000B45D0">
        <w:rPr>
          <w:b/>
        </w:rPr>
        <w:t>linux64</w:t>
      </w:r>
      <w:r>
        <w:t xml:space="preserve">  // Optional binaries for 64-bit Linux</w:t>
      </w:r>
    </w:p>
    <w:p w14:paraId="55F5726A" w14:textId="77777777" w:rsidR="00990EFE" w:rsidRPr="00432F04" w:rsidRDefault="00990EFE" w:rsidP="00990EFE">
      <w:pPr>
        <w:pStyle w:val="CODE1"/>
      </w:pPr>
      <w:r w:rsidRPr="00432F04">
        <w:t xml:space="preserve">     </w:t>
      </w:r>
      <w:r w:rsidR="000B45D0">
        <w:t xml:space="preserve"> </w:t>
      </w:r>
      <w:r w:rsidRPr="00432F04">
        <w:t>...</w:t>
      </w:r>
    </w:p>
    <w:p w14:paraId="44331E8E" w14:textId="77777777" w:rsidR="00990EFE" w:rsidRPr="000B45D0" w:rsidRDefault="00990EFE" w:rsidP="00990EFE">
      <w:pPr>
        <w:pStyle w:val="CODE1"/>
        <w:rPr>
          <w:b/>
        </w:rPr>
      </w:pPr>
      <w:r w:rsidRPr="00432F04">
        <w:rPr>
          <w:b/>
        </w:rPr>
        <w:t xml:space="preserve">resources </w:t>
      </w:r>
      <w:r w:rsidR="000B45D0">
        <w:rPr>
          <w:b/>
        </w:rPr>
        <w:t xml:space="preserve"> </w:t>
      </w:r>
      <w:r w:rsidRPr="00432F04">
        <w:t xml:space="preserve">// </w:t>
      </w:r>
      <w:r w:rsidR="000B45D0" w:rsidRPr="000B45D0">
        <w:t>Optional resources needed by the model</w:t>
      </w:r>
    </w:p>
    <w:p w14:paraId="78280373" w14:textId="77777777" w:rsidR="00990EFE" w:rsidRPr="00432F04" w:rsidRDefault="00990EFE" w:rsidP="00990EFE">
      <w:pPr>
        <w:pStyle w:val="CODE1"/>
      </w:pPr>
      <w:r w:rsidRPr="00432F04">
        <w:t xml:space="preserve">   &lt; data in model specific files which will be read during initialization &gt;</w:t>
      </w:r>
    </w:p>
    <w:p w14:paraId="32195920" w14:textId="77777777" w:rsidR="00990EFE" w:rsidRPr="00432F04" w:rsidRDefault="00990EFE" w:rsidP="00990EFE">
      <w:pPr>
        <w:pStyle w:val="Textkrper"/>
      </w:pPr>
      <w:r w:rsidRPr="00432F04">
        <w:t xml:space="preserve">The model must be distributed with </w:t>
      </w:r>
      <w:r w:rsidRPr="00432F04">
        <w:rPr>
          <w:u w:val="single"/>
        </w:rPr>
        <w:t>at least</w:t>
      </w:r>
      <w:r w:rsidRPr="00432F04">
        <w:t xml:space="preserve"> one </w:t>
      </w:r>
      <w:r w:rsidR="00C71768">
        <w:t xml:space="preserve">Model </w:t>
      </w:r>
      <w:r w:rsidR="000B45D0">
        <w:t>I</w:t>
      </w:r>
      <w:r w:rsidRPr="00432F04">
        <w:t xml:space="preserve">nterface implementation, i.e., either </w:t>
      </w:r>
      <w:r w:rsidRPr="00432F04">
        <w:rPr>
          <w:u w:val="single"/>
        </w:rPr>
        <w:t>sources</w:t>
      </w:r>
      <w:r w:rsidRPr="00432F04">
        <w:t xml:space="preserve"> or one of the </w:t>
      </w:r>
      <w:r w:rsidRPr="00432F04">
        <w:rPr>
          <w:u w:val="single"/>
        </w:rPr>
        <w:t>binaries</w:t>
      </w:r>
      <w:r w:rsidRPr="00432F04">
        <w:t xml:space="preserve"> for a particular machine. It is also possible to provide the sources and binaries for different target machines altogether in one zip-file. The names “win32”, “win64”, “linux32”, “linux64” are standardized, as well as the names “VisualStudioX” and “gccX” that define the compiler with which the binary has been generated. Further names can be introduced by vendors. Typical scenarios are to provide binaries only for one machine type (e.g. on the machine where the target simulator is running and for which licenses of run-time libraries are available) or to provide only sources (e.g. for translation and download for a particular micro-processor). If run-time libraries</w:t>
      </w:r>
      <w:r w:rsidR="00DE61E6">
        <w:t xml:space="preserve"> cannot be shipped</w:t>
      </w:r>
      <w:r w:rsidRPr="00432F04">
        <w:t xml:space="preserve"> due to licensing, special handling is needed, e.g., by providing the run-time libraries at appropriate places by the receiver.</w:t>
      </w:r>
    </w:p>
    <w:p w14:paraId="117CEE54" w14:textId="77777777" w:rsidR="00990EFE" w:rsidRDefault="00990EFE" w:rsidP="00990EFE">
      <w:pPr>
        <w:pStyle w:val="Textkrper-Zeileneinzug"/>
      </w:pPr>
      <w:r w:rsidRPr="00432F04">
        <w:t>In directory “</w:t>
      </w:r>
      <w:r w:rsidRPr="00432F04">
        <w:rPr>
          <w:rStyle w:val="CODE"/>
        </w:rPr>
        <w:t>resources</w:t>
      </w:r>
      <w:r w:rsidRPr="00432F04">
        <w:t xml:space="preserve">”, additional data can be provided in model specific formats, typically for tables and maps used in the model. This data must be read into the model at latest during initialization </w:t>
      </w:r>
      <w:r w:rsidRPr="00432F04">
        <w:lastRenderedPageBreak/>
        <w:t>(“</w:t>
      </w:r>
      <w:r w:rsidR="009236DE">
        <w:rPr>
          <w:rStyle w:val="CODE"/>
        </w:rPr>
        <w:t>fmiInitialize</w:t>
      </w:r>
      <w:r w:rsidRPr="00432F04">
        <w:t>”). The actual file names in the zip-file to access the data files can either be hard-coded in the generated model functions, or the file names can be provided as string parameters via the “</w:t>
      </w:r>
      <w:r w:rsidR="009236DE">
        <w:rPr>
          <w:rStyle w:val="CODE"/>
        </w:rPr>
        <w:t>fmiSet</w:t>
      </w:r>
      <w:r w:rsidRPr="00432F04">
        <w:rPr>
          <w:rStyle w:val="CODE"/>
        </w:rPr>
        <w:t>String</w:t>
      </w:r>
      <w:r w:rsidRPr="00432F04">
        <w:t>” function.</w:t>
      </w:r>
    </w:p>
    <w:p w14:paraId="00CFCDDB" w14:textId="77777777" w:rsidR="00D862AA" w:rsidRDefault="00D862AA" w:rsidP="00D862AA">
      <w:pPr>
        <w:pStyle w:val="Textkrper"/>
      </w:pPr>
      <w:r>
        <w:t xml:space="preserve">Note, the header files </w:t>
      </w:r>
      <w:r w:rsidRPr="00D862AA">
        <w:rPr>
          <w:rStyle w:val="CODE"/>
        </w:rPr>
        <w:t>fmiModelTypes.h</w:t>
      </w:r>
      <w:r>
        <w:t xml:space="preserve"> and </w:t>
      </w:r>
      <w:r w:rsidRPr="00D862AA">
        <w:rPr>
          <w:rStyle w:val="CODE"/>
        </w:rPr>
        <w:t>fmiModelFunctions.h</w:t>
      </w:r>
      <w:r>
        <w:t xml:space="preserve"> are not included in the FMU due to the following reasons:</w:t>
      </w:r>
    </w:p>
    <w:p w14:paraId="3F190D05" w14:textId="77777777" w:rsidR="00D862AA" w:rsidRDefault="00D862AA" w:rsidP="00D862AA">
      <w:pPr>
        <w:pStyle w:val="BulletItemFirst"/>
        <w:spacing w:before="120"/>
      </w:pPr>
      <w:r w:rsidRPr="00D862AA">
        <w:rPr>
          <w:rStyle w:val="CODE"/>
        </w:rPr>
        <w:t>fmiModelTypes.h</w:t>
      </w:r>
      <w:r>
        <w:t xml:space="preserve"> makes no sense in the “</w:t>
      </w:r>
      <w:r w:rsidRPr="00D862AA">
        <w:rPr>
          <w:rStyle w:val="CODE"/>
          <w:b/>
        </w:rPr>
        <w:t>sources</w:t>
      </w:r>
      <w:r>
        <w:t>” directory, because if sources are provided, then the target simulator defines this header file and not the FMU.</w:t>
      </w:r>
      <w:r>
        <w:br/>
        <w:t>This header file is not included in the “</w:t>
      </w:r>
      <w:r w:rsidRPr="00D862AA">
        <w:rPr>
          <w:rStyle w:val="CODE"/>
          <w:b/>
        </w:rPr>
        <w:t>binaries</w:t>
      </w:r>
      <w:r>
        <w:t xml:space="preserve">” directory, because it is implicitly defined by the platform directory (e.g. win32 for 32-bit machine or linux64 for 64-bit machine). Furthermore, the version that was used to construct the FMU can also be inquired via function </w:t>
      </w:r>
      <w:r w:rsidRPr="00D862AA">
        <w:rPr>
          <w:rStyle w:val="CODE"/>
        </w:rPr>
        <w:t>fmiGetModelTypesPlatform()</w:t>
      </w:r>
      <w:r>
        <w:t>.</w:t>
      </w:r>
    </w:p>
    <w:p w14:paraId="3F155714" w14:textId="77777777" w:rsidR="00D862AA" w:rsidRDefault="00D862AA" w:rsidP="00D862AA">
      <w:pPr>
        <w:pStyle w:val="BulletItemFirst"/>
        <w:spacing w:before="120"/>
      </w:pPr>
      <w:r w:rsidRPr="00D862AA">
        <w:rPr>
          <w:rStyle w:val="CODE"/>
        </w:rPr>
        <w:t>fmiModelFunctions.h</w:t>
      </w:r>
      <w:r>
        <w:t xml:space="preserve"> is not needed</w:t>
      </w:r>
      <w:r w:rsidRPr="00D862AA">
        <w:t xml:space="preserve"> </w:t>
      </w:r>
      <w:r>
        <w:t>in the “</w:t>
      </w:r>
      <w:r w:rsidRPr="00D862AA">
        <w:rPr>
          <w:rStyle w:val="CODE"/>
          <w:b/>
        </w:rPr>
        <w:t>sources</w:t>
      </w:r>
      <w:r>
        <w:t xml:space="preserve">” directory, because it is implicitly defined by atttribute </w:t>
      </w:r>
      <w:r w:rsidRPr="00D862AA">
        <w:rPr>
          <w:rStyle w:val="CODE"/>
        </w:rPr>
        <w:t>fmiVersion</w:t>
      </w:r>
      <w:r>
        <w:t xml:space="preserve"> in file </w:t>
      </w:r>
      <w:r w:rsidRPr="00D862AA">
        <w:rPr>
          <w:rStyle w:val="CODE"/>
          <w:b/>
        </w:rPr>
        <w:t>modelDescription.xml</w:t>
      </w:r>
      <w:r>
        <w:t>. Furthermore, in order that the C-compiler can check for consistent function arguments, the hea</w:t>
      </w:r>
      <w:r w:rsidR="00125265">
        <w:t>der file from the target simulator</w:t>
      </w:r>
      <w:r>
        <w:t xml:space="preserve"> should be used when compiling the C-sources. It would therefore be counter productive (unsafe), if this header file would be present. </w:t>
      </w:r>
      <w:r>
        <w:br/>
        <w:t>This header file is not included in the “</w:t>
      </w:r>
      <w:r w:rsidRPr="00D862AA">
        <w:rPr>
          <w:rStyle w:val="CODE"/>
          <w:b/>
        </w:rPr>
        <w:t>binaries</w:t>
      </w:r>
      <w:r>
        <w:t xml:space="preserve">” directory, since this header file was already utilized to build the target simulator executable. Via attribute </w:t>
      </w:r>
      <w:r w:rsidRPr="00D862AA">
        <w:rPr>
          <w:rStyle w:val="CODE"/>
        </w:rPr>
        <w:t>fmiVersion</w:t>
      </w:r>
      <w:r>
        <w:t xml:space="preserve"> in file </w:t>
      </w:r>
      <w:r w:rsidRPr="00D862AA">
        <w:rPr>
          <w:rStyle w:val="CODE"/>
          <w:b/>
        </w:rPr>
        <w:t>modelDescription.xml</w:t>
      </w:r>
      <w:r>
        <w:t xml:space="preserve"> or via function call </w:t>
      </w:r>
      <w:r w:rsidRPr="00D862AA">
        <w:rPr>
          <w:rStyle w:val="CODE"/>
        </w:rPr>
        <w:t>fmiGetVersion()</w:t>
      </w:r>
      <w:r>
        <w:t xml:space="preserve"> the version number of this header file used to construct the FMU can be deduced. </w:t>
      </w:r>
    </w:p>
    <w:p w14:paraId="30BA6C8A" w14:textId="77777777" w:rsidR="00990EFE" w:rsidRPr="00432F04" w:rsidRDefault="00990EFE" w:rsidP="00990EFE">
      <w:pPr>
        <w:pStyle w:val="berschrift1"/>
      </w:pPr>
      <w:bookmarkStart w:id="206" w:name="_Toc240646382"/>
      <w:bookmarkStart w:id="207" w:name="_Toc247884555"/>
      <w:bookmarkStart w:id="208" w:name="_Toc252111377"/>
      <w:r w:rsidRPr="00432F04">
        <w:lastRenderedPageBreak/>
        <w:t>Literature</w:t>
      </w:r>
      <w:bookmarkEnd w:id="206"/>
      <w:bookmarkEnd w:id="207"/>
      <w:bookmarkEnd w:id="208"/>
    </w:p>
    <w:p w14:paraId="7AE2AE8A" w14:textId="77777777" w:rsidR="00990EFE" w:rsidRPr="00432F04" w:rsidRDefault="00990EFE" w:rsidP="00990EFE">
      <w:pPr>
        <w:pStyle w:val="Reference0"/>
        <w:rPr>
          <w:lang w:eastAsia="sv-SE"/>
        </w:rPr>
      </w:pPr>
      <w:r w:rsidRPr="00432F04">
        <w:rPr>
          <w:lang w:eastAsia="sv-SE"/>
        </w:rPr>
        <w:t xml:space="preserve">AMESim: </w:t>
      </w:r>
      <w:hyperlink r:id="rId66" w:history="1">
        <w:r w:rsidRPr="00432F04">
          <w:rPr>
            <w:rStyle w:val="Hyperlink"/>
            <w:lang w:eastAsia="sv-SE"/>
          </w:rPr>
          <w:t>www.lmsintl.com/</w:t>
        </w:r>
      </w:hyperlink>
    </w:p>
    <w:p w14:paraId="654EDE1D" w14:textId="77777777" w:rsidR="00990EFE" w:rsidRPr="00432F04" w:rsidRDefault="00990EFE" w:rsidP="00990EFE">
      <w:pPr>
        <w:pStyle w:val="Reference0"/>
        <w:rPr>
          <w:lang w:eastAsia="sv-SE"/>
        </w:rPr>
      </w:pPr>
      <w:r w:rsidRPr="00432F04">
        <w:rPr>
          <w:lang w:eastAsia="sv-SE"/>
        </w:rPr>
        <w:t xml:space="preserve">AUTOSAR: </w:t>
      </w:r>
      <w:hyperlink r:id="rId67" w:history="1">
        <w:r w:rsidRPr="00432F04">
          <w:rPr>
            <w:rStyle w:val="Hyperlink"/>
            <w:lang w:eastAsia="sv-SE"/>
          </w:rPr>
          <w:t>www.autosar.org</w:t>
        </w:r>
      </w:hyperlink>
      <w:r w:rsidRPr="00432F04">
        <w:rPr>
          <w:lang w:eastAsia="sv-SE"/>
        </w:rPr>
        <w:t>.</w:t>
      </w:r>
    </w:p>
    <w:p w14:paraId="1DABF3A7" w14:textId="77777777" w:rsidR="00990EFE" w:rsidRPr="00432F04" w:rsidRDefault="00990EFE" w:rsidP="00990EFE">
      <w:pPr>
        <w:pStyle w:val="Reference0"/>
        <w:rPr>
          <w:lang w:eastAsia="sv-SE"/>
        </w:rPr>
      </w:pPr>
      <w:r w:rsidRPr="00432F04">
        <w:rPr>
          <w:lang w:eastAsia="sv-SE"/>
        </w:rPr>
        <w:t xml:space="preserve">Blochwitz T., Kurzbach G., Neidhold T. (2008): </w:t>
      </w:r>
      <w:r w:rsidRPr="00125265">
        <w:rPr>
          <w:b/>
          <w:lang w:eastAsia="sv-SE"/>
        </w:rPr>
        <w:t>An External Model Interface for Modelica</w:t>
      </w:r>
      <w:r w:rsidRPr="00432F04">
        <w:rPr>
          <w:lang w:eastAsia="sv-SE"/>
        </w:rPr>
        <w:t xml:space="preserve">. 6-th International Modelica Conference, Bielefeld 2008. </w:t>
      </w:r>
      <w:hyperlink r:id="rId68" w:history="1">
        <w:r w:rsidRPr="00432F04">
          <w:rPr>
            <w:rStyle w:val="Hyperlink"/>
            <w:lang w:eastAsia="sv-SE"/>
          </w:rPr>
          <w:t>www.modelica.org/events/modelica2008/Proceedings/sessions/session5f.pdf</w:t>
        </w:r>
      </w:hyperlink>
    </w:p>
    <w:p w14:paraId="68AEFD78" w14:textId="77777777" w:rsidR="00990EFE" w:rsidRDefault="00990EFE" w:rsidP="00990EFE">
      <w:pPr>
        <w:pStyle w:val="Reference0"/>
        <w:rPr>
          <w:lang w:eastAsia="sv-SE"/>
        </w:rPr>
      </w:pPr>
      <w:r w:rsidRPr="00432F04">
        <w:rPr>
          <w:lang w:eastAsia="sv-SE"/>
        </w:rPr>
        <w:t xml:space="preserve">Dymola: </w:t>
      </w:r>
      <w:hyperlink r:id="rId69" w:history="1">
        <w:r w:rsidRPr="00432F04">
          <w:rPr>
            <w:rStyle w:val="Hyperlink"/>
            <w:lang w:eastAsia="sv-SE"/>
          </w:rPr>
          <w:t>www.dynasim.se</w:t>
        </w:r>
      </w:hyperlink>
      <w:r w:rsidRPr="00432F04">
        <w:rPr>
          <w:lang w:eastAsia="sv-SE"/>
        </w:rPr>
        <w:t>.</w:t>
      </w:r>
    </w:p>
    <w:p w14:paraId="1C3EE074" w14:textId="77777777" w:rsidR="007A12E7" w:rsidRPr="007A12E7" w:rsidRDefault="007A12E7" w:rsidP="00990EFE">
      <w:pPr>
        <w:pStyle w:val="Reference0"/>
        <w:rPr>
          <w:lang w:eastAsia="sv-SE"/>
        </w:rPr>
      </w:pPr>
      <w:r>
        <w:rPr>
          <w:lang w:eastAsia="sv-SE"/>
        </w:rPr>
        <w:t xml:space="preserve">Elmqvist (1978): </w:t>
      </w:r>
      <w:r w:rsidRPr="00125265">
        <w:rPr>
          <w:b/>
          <w:lang w:eastAsia="sv-SE"/>
        </w:rPr>
        <w:t>A Structured Model Language for Large Continuous Systems</w:t>
      </w:r>
      <w:r>
        <w:rPr>
          <w:lang w:eastAsia="sv-SE"/>
        </w:rPr>
        <w:t>. PhD Dissertation, Lund Institute of Technology. CODEN: LUTFD2/(TFRT-1015)/1-226/(1978).</w:t>
      </w:r>
      <w:r>
        <w:rPr>
          <w:lang w:eastAsia="sv-SE"/>
        </w:rPr>
        <w:br/>
      </w:r>
      <w:hyperlink r:id="rId70" w:history="1">
        <w:r w:rsidR="002E45B5">
          <w:rPr>
            <w:rStyle w:val="Hyperlink"/>
            <w:lang w:eastAsia="sv-SE"/>
          </w:rPr>
          <w:t>www.control.lth.se/database/publications/article.pike?artkey=elm78dis</w:t>
        </w:r>
      </w:hyperlink>
    </w:p>
    <w:p w14:paraId="33357F49" w14:textId="77777777" w:rsidR="00990EFE" w:rsidRPr="00432F04" w:rsidRDefault="00990EFE" w:rsidP="00990EFE">
      <w:pPr>
        <w:pStyle w:val="Reference0"/>
        <w:rPr>
          <w:lang w:eastAsia="sv-SE"/>
        </w:rPr>
      </w:pPr>
      <w:r w:rsidRPr="00432F04">
        <w:rPr>
          <w:lang w:eastAsia="sv-SE"/>
        </w:rPr>
        <w:t xml:space="preserve">EXITE: </w:t>
      </w:r>
      <w:hyperlink r:id="rId71" w:history="1">
        <w:r w:rsidRPr="00432F04">
          <w:rPr>
            <w:rStyle w:val="Hyperlink"/>
            <w:lang w:eastAsia="sv-SE"/>
          </w:rPr>
          <w:t>www.extessy.com</w:t>
        </w:r>
      </w:hyperlink>
    </w:p>
    <w:p w14:paraId="2660CF64" w14:textId="77777777" w:rsidR="00990EFE" w:rsidRPr="00432F04" w:rsidRDefault="00990EFE" w:rsidP="00990EFE">
      <w:pPr>
        <w:pStyle w:val="Reference0"/>
        <w:rPr>
          <w:lang w:eastAsia="sv-SE"/>
        </w:rPr>
      </w:pPr>
      <w:r w:rsidRPr="00432F04">
        <w:rPr>
          <w:lang w:eastAsia="sv-SE"/>
        </w:rPr>
        <w:t xml:space="preserve">Modelica (2009): </w:t>
      </w:r>
      <w:r w:rsidRPr="00125265">
        <w:rPr>
          <w:b/>
          <w:lang w:eastAsia="sv-SE"/>
        </w:rPr>
        <w:t xml:space="preserve">Modelica, A Unified Object-Oriented Language for Physical Systems </w:t>
      </w:r>
      <w:r w:rsidR="006F0EE0" w:rsidRPr="00125265">
        <w:rPr>
          <w:b/>
          <w:lang w:eastAsia="sv-SE"/>
        </w:rPr>
        <w:t>Modelling</w:t>
      </w:r>
      <w:r w:rsidRPr="00125265">
        <w:rPr>
          <w:b/>
          <w:lang w:eastAsia="sv-SE"/>
        </w:rPr>
        <w:t>. Language Specification, Version 3.1</w:t>
      </w:r>
      <w:r w:rsidRPr="00432F04">
        <w:rPr>
          <w:lang w:eastAsia="sv-SE"/>
        </w:rPr>
        <w:t>. May 27</w:t>
      </w:r>
      <w:r w:rsidRPr="00432F04">
        <w:rPr>
          <w:vertAlign w:val="superscript"/>
          <w:lang w:eastAsia="sv-SE"/>
        </w:rPr>
        <w:t>th</w:t>
      </w:r>
      <w:r w:rsidRPr="00432F04">
        <w:rPr>
          <w:lang w:eastAsia="sv-SE"/>
        </w:rPr>
        <w:t xml:space="preserve">, 2009. </w:t>
      </w:r>
      <w:hyperlink r:id="rId72" w:history="1">
        <w:r w:rsidRPr="00432F04">
          <w:rPr>
            <w:rStyle w:val="Hyperlink"/>
            <w:lang w:eastAsia="sv-SE"/>
          </w:rPr>
          <w:t>www.modelica.org/documents/ModelicaSpec31.pdf</w:t>
        </w:r>
      </w:hyperlink>
    </w:p>
    <w:p w14:paraId="6B00E7D2" w14:textId="77777777" w:rsidR="00990EFE" w:rsidRPr="00A40634" w:rsidRDefault="00990EFE" w:rsidP="00990EFE">
      <w:pPr>
        <w:pStyle w:val="Reference0"/>
        <w:rPr>
          <w:lang w:val="de-DE"/>
        </w:rPr>
      </w:pPr>
      <w:r w:rsidRPr="00432F04">
        <w:rPr>
          <w:lang w:eastAsia="sv-SE"/>
        </w:rPr>
        <w:t xml:space="preserve">MODELISAR Glossary (2009): </w:t>
      </w:r>
      <w:r w:rsidRPr="00125265">
        <w:rPr>
          <w:b/>
        </w:rPr>
        <w:t>MODELISAR WP2 Glossary and Abbreviations</w:t>
      </w:r>
      <w:r w:rsidRPr="00432F04">
        <w:t xml:space="preserve">. </w:t>
      </w:r>
      <w:r w:rsidRPr="00A40634">
        <w:rPr>
          <w:lang w:val="de-DE"/>
        </w:rPr>
        <w:t>Version 1.0, June 9, 2009.</w:t>
      </w:r>
    </w:p>
    <w:p w14:paraId="1CCA61D8" w14:textId="77777777" w:rsidR="007A12E7" w:rsidRDefault="007A12E7" w:rsidP="00990EFE">
      <w:pPr>
        <w:pStyle w:val="Reference0"/>
      </w:pPr>
      <w:r w:rsidRPr="00A40634">
        <w:rPr>
          <w:lang w:val="de-DE"/>
        </w:rPr>
        <w:t xml:space="preserve">Otter M. (1999): </w:t>
      </w:r>
      <w:r w:rsidRPr="00A40634">
        <w:rPr>
          <w:b/>
          <w:lang w:val="de-DE"/>
        </w:rPr>
        <w:t>Objektorientierte Modellierung Physikalischer Systeme, Teil 4</w:t>
      </w:r>
      <w:r w:rsidRPr="00A40634">
        <w:rPr>
          <w:lang w:val="de-DE"/>
        </w:rPr>
        <w:t>. at – Automatisierungstechnik</w:t>
      </w:r>
      <w:r w:rsidR="00A41F22" w:rsidRPr="00A40634">
        <w:rPr>
          <w:lang w:val="de-DE"/>
        </w:rPr>
        <w:t>,</w:t>
      </w:r>
      <w:r w:rsidRPr="00A40634">
        <w:rPr>
          <w:lang w:val="de-DE"/>
        </w:rPr>
        <w:t xml:space="preserve"> </w:t>
      </w:r>
      <w:r w:rsidR="00A41F22" w:rsidRPr="00A40634">
        <w:rPr>
          <w:lang w:val="de-DE"/>
        </w:rPr>
        <w:t xml:space="preserve">April, </w:t>
      </w:r>
      <w:r w:rsidRPr="00A40634">
        <w:rPr>
          <w:lang w:val="de-DE"/>
        </w:rPr>
        <w:t xml:space="preserve">pp. </w:t>
      </w:r>
      <w:r>
        <w:t>A13-A16.</w:t>
      </w:r>
    </w:p>
    <w:p w14:paraId="1B186D5E" w14:textId="77777777" w:rsidR="00990EFE" w:rsidRPr="00432F04" w:rsidRDefault="00990EFE" w:rsidP="00990EFE">
      <w:pPr>
        <w:pStyle w:val="Reference0"/>
        <w:rPr>
          <w:lang w:eastAsia="sv-SE"/>
        </w:rPr>
      </w:pPr>
      <w:r w:rsidRPr="00432F04">
        <w:t xml:space="preserve">Otter M., Elmqvist H. (1995): </w:t>
      </w:r>
      <w:r w:rsidRPr="00125265">
        <w:rPr>
          <w:b/>
        </w:rPr>
        <w:t>The DSblock model interface for exchanging model components</w:t>
      </w:r>
      <w:r w:rsidRPr="00432F04">
        <w:t>. Proceedings of EUROSIM '95 Simulation Congress, pp. 505-510, Sept. 11-15, Vienna.</w:t>
      </w:r>
    </w:p>
    <w:p w14:paraId="13287715" w14:textId="77777777" w:rsidR="00990EFE" w:rsidRPr="00432F04" w:rsidRDefault="00990EFE" w:rsidP="00990EFE">
      <w:pPr>
        <w:pStyle w:val="Reference0"/>
        <w:rPr>
          <w:lang w:eastAsia="sv-SE"/>
        </w:rPr>
      </w:pPr>
      <w:r w:rsidRPr="00432F04">
        <w:rPr>
          <w:lang w:eastAsia="sv-SE"/>
        </w:rPr>
        <w:t xml:space="preserve">Silver: </w:t>
      </w:r>
      <w:hyperlink r:id="rId73" w:history="1">
        <w:r w:rsidRPr="00432F04">
          <w:rPr>
            <w:rStyle w:val="Hyperlink"/>
            <w:lang w:eastAsia="sv-SE"/>
          </w:rPr>
          <w:t>www.qtronic.de/de/silver.html</w:t>
        </w:r>
      </w:hyperlink>
    </w:p>
    <w:p w14:paraId="126D227E" w14:textId="77777777" w:rsidR="00990EFE" w:rsidRPr="00432F04" w:rsidRDefault="00990EFE" w:rsidP="00990EFE">
      <w:pPr>
        <w:pStyle w:val="Reference0"/>
        <w:rPr>
          <w:lang w:eastAsia="sv-SE"/>
        </w:rPr>
      </w:pPr>
      <w:r w:rsidRPr="00432F04">
        <w:rPr>
          <w:lang w:eastAsia="sv-SE"/>
        </w:rPr>
        <w:t xml:space="preserve">Simpack: </w:t>
      </w:r>
      <w:hyperlink r:id="rId74" w:history="1">
        <w:r w:rsidRPr="00432F04">
          <w:rPr>
            <w:rStyle w:val="Hyperlink"/>
            <w:lang w:eastAsia="sv-SE"/>
          </w:rPr>
          <w:t>www.simpack.com</w:t>
        </w:r>
      </w:hyperlink>
    </w:p>
    <w:p w14:paraId="7FD108A5" w14:textId="77777777" w:rsidR="00990EFE" w:rsidRDefault="00990EFE" w:rsidP="00990EFE">
      <w:pPr>
        <w:pStyle w:val="Reference0"/>
        <w:rPr>
          <w:lang w:eastAsia="sv-SE"/>
        </w:rPr>
      </w:pPr>
      <w:r w:rsidRPr="00432F04">
        <w:rPr>
          <w:lang w:eastAsia="sv-SE"/>
        </w:rPr>
        <w:t xml:space="preserve">SimulationX: </w:t>
      </w:r>
      <w:hyperlink r:id="rId75" w:history="1">
        <w:r w:rsidRPr="00432F04">
          <w:rPr>
            <w:rStyle w:val="Hyperlink"/>
            <w:lang w:eastAsia="sv-SE"/>
          </w:rPr>
          <w:t>www.simulationx.com</w:t>
        </w:r>
      </w:hyperlink>
      <w:r w:rsidRPr="00432F04">
        <w:rPr>
          <w:lang w:eastAsia="sv-SE"/>
        </w:rPr>
        <w:t>.</w:t>
      </w:r>
    </w:p>
    <w:p w14:paraId="1145B015" w14:textId="77777777" w:rsidR="002E45B5" w:rsidRPr="00432F04" w:rsidRDefault="002E45B5" w:rsidP="00990EFE">
      <w:pPr>
        <w:pStyle w:val="Reference0"/>
        <w:rPr>
          <w:lang w:eastAsia="sv-SE"/>
        </w:rPr>
      </w:pPr>
      <w:r>
        <w:rPr>
          <w:lang w:eastAsia="sv-SE"/>
        </w:rPr>
        <w:t xml:space="preserve">Tarjan R.E. (1972): </w:t>
      </w:r>
      <w:r w:rsidRPr="00125265">
        <w:rPr>
          <w:b/>
          <w:lang w:eastAsia="sv-SE"/>
        </w:rPr>
        <w:t>Depth First Search and Linear Graph Algorithms</w:t>
      </w:r>
      <w:r>
        <w:rPr>
          <w:lang w:eastAsia="sv-SE"/>
        </w:rPr>
        <w:t>. SIAM J. Comp., 1, pp. 146-160.</w:t>
      </w:r>
    </w:p>
    <w:p w14:paraId="3980DF22" w14:textId="77777777" w:rsidR="00990EFE" w:rsidRDefault="00990EFE" w:rsidP="00990EFE">
      <w:pPr>
        <w:pStyle w:val="Reference0"/>
        <w:rPr>
          <w:rFonts w:cs="NimbusRomNo9L-Medi"/>
        </w:rPr>
      </w:pPr>
      <w:r w:rsidRPr="00432F04">
        <w:rPr>
          <w:lang w:eastAsia="sv-SE"/>
        </w:rPr>
        <w:t xml:space="preserve">XML: </w:t>
      </w:r>
      <w:hyperlink r:id="rId76" w:history="1">
        <w:r w:rsidRPr="00432F04">
          <w:rPr>
            <w:rStyle w:val="Hyperlink"/>
            <w:rFonts w:cs="NimbusRomNo9L-Medi"/>
          </w:rPr>
          <w:t>www.w3.org/XML</w:t>
        </w:r>
      </w:hyperlink>
      <w:r w:rsidRPr="00432F04">
        <w:rPr>
          <w:rFonts w:cs="NimbusRomNo9L-Medi"/>
        </w:rPr>
        <w:t xml:space="preserve">, </w:t>
      </w:r>
      <w:hyperlink r:id="rId77" w:history="1">
        <w:r w:rsidRPr="00432F04">
          <w:rPr>
            <w:rStyle w:val="Hyperlink"/>
            <w:rFonts w:cs="NimbusRomNo9L-Medi"/>
          </w:rPr>
          <w:t>en.wikipedia.org/wiki/Xml</w:t>
        </w:r>
      </w:hyperlink>
    </w:p>
    <w:p w14:paraId="1FFCFC76" w14:textId="77777777" w:rsidR="006F0EE0" w:rsidRPr="00432F04" w:rsidRDefault="001D30BC" w:rsidP="006F0EE0">
      <w:pPr>
        <w:pStyle w:val="Appendix1"/>
      </w:pPr>
      <w:bookmarkStart w:id="209" w:name="_Toc247884556"/>
      <w:bookmarkStart w:id="210" w:name="_Toc252111378"/>
      <w:r>
        <w:lastRenderedPageBreak/>
        <w:t>C</w:t>
      </w:r>
      <w:r w:rsidR="006F0EE0">
        <w:t>ontributors</w:t>
      </w:r>
      <w:bookmarkEnd w:id="209"/>
      <w:bookmarkEnd w:id="210"/>
    </w:p>
    <w:p w14:paraId="476DFDEE" w14:textId="77777777" w:rsidR="006F0EE0" w:rsidRPr="00432F04" w:rsidRDefault="006F0EE0" w:rsidP="006F0EE0">
      <w:pPr>
        <w:pStyle w:val="Appendix2"/>
      </w:pPr>
      <w:bookmarkStart w:id="211" w:name="_Toc247884557"/>
      <w:bookmarkStart w:id="212" w:name="_Toc252111379"/>
      <w:r w:rsidRPr="00432F04">
        <w:t xml:space="preserve">Version </w:t>
      </w:r>
      <w:r>
        <w:t>1.0</w:t>
      </w:r>
      <w:bookmarkEnd w:id="211"/>
      <w:bookmarkEnd w:id="212"/>
    </w:p>
    <w:p w14:paraId="61B35CBD" w14:textId="77777777" w:rsidR="006F0EE0" w:rsidRDefault="005741C7" w:rsidP="00486730">
      <w:pPr>
        <w:pStyle w:val="Textkrper"/>
        <w:spacing w:after="120"/>
      </w:pPr>
      <w:r>
        <w:t>The Functional Mock-up Interface subproject inside MODELISAR was initia</w:t>
      </w:r>
      <w:r w:rsidR="0059498C">
        <w:t>ted and organized</w:t>
      </w:r>
      <w:r w:rsidR="00655CA0">
        <w:t xml:space="preserve"> by</w:t>
      </w:r>
      <w:r w:rsidR="0059498C">
        <w:t xml:space="preserve"> </w:t>
      </w:r>
      <w:r w:rsidR="00655CA0">
        <w:br/>
      </w:r>
      <w:r>
        <w:t>Daimler</w:t>
      </w:r>
      <w:r w:rsidR="00655CA0">
        <w:t xml:space="preserve"> AG</w:t>
      </w:r>
      <w:r>
        <w:t>.</w:t>
      </w:r>
      <w:r w:rsidR="00486730">
        <w:t xml:space="preserve"> </w:t>
      </w:r>
      <w:r w:rsidR="006F0EE0">
        <w:t>The</w:t>
      </w:r>
      <w:r w:rsidR="006F0EE0" w:rsidRPr="00432F04">
        <w:t xml:space="preserve"> development </w:t>
      </w:r>
      <w:r w:rsidR="006F0EE0">
        <w:t xml:space="preserve">of version 1.0 </w:t>
      </w:r>
      <w:r w:rsidR="006F0EE0" w:rsidRPr="00432F04">
        <w:t xml:space="preserve">was performed within WP200 of the MODELISAR </w:t>
      </w:r>
      <w:r w:rsidR="00A806DE">
        <w:t xml:space="preserve">ITEA2 </w:t>
      </w:r>
      <w:r w:rsidR="006F0EE0" w:rsidRPr="00432F04">
        <w:t xml:space="preserve">project, organized by </w:t>
      </w:r>
      <w:r w:rsidR="006F0EE0">
        <w:t>the WP200 work package leader Dietmar</w:t>
      </w:r>
      <w:r w:rsidR="006F0EE0" w:rsidRPr="00432F04">
        <w:t xml:space="preserve"> Neumerkel (Daimler).</w:t>
      </w:r>
      <w:r w:rsidR="00486730">
        <w:t xml:space="preserve"> </w:t>
      </w:r>
      <w:r w:rsidR="006F0EE0" w:rsidRPr="00432F04">
        <w:t>The subgroup “FMI</w:t>
      </w:r>
      <w:r w:rsidR="006F0EE0">
        <w:t xml:space="preserve"> for </w:t>
      </w:r>
      <w:r w:rsidR="00C71768">
        <w:t>Model Exchange</w:t>
      </w:r>
      <w:r w:rsidR="006F0EE0" w:rsidRPr="00432F04">
        <w:t>”</w:t>
      </w:r>
      <w:r w:rsidR="006F0EE0">
        <w:t xml:space="preserve"> was headed by</w:t>
      </w:r>
      <w:r w:rsidR="004A6BEC">
        <w:t xml:space="preserve"> </w:t>
      </w:r>
      <w:r w:rsidR="006F0EE0">
        <w:t>Martin</w:t>
      </w:r>
      <w:r w:rsidR="006F0EE0" w:rsidRPr="00432F04">
        <w:t xml:space="preserve"> Otter (DLR</w:t>
      </w:r>
      <w:r w:rsidR="006F0EE0">
        <w:t>-RM</w:t>
      </w:r>
      <w:r w:rsidR="006F0EE0" w:rsidRPr="00432F04">
        <w:t>).</w:t>
      </w:r>
      <w:r w:rsidR="00486730">
        <w:t xml:space="preserve"> </w:t>
      </w:r>
      <w:r w:rsidR="006F0EE0" w:rsidRPr="00432F04">
        <w:t xml:space="preserve">The essential part of the design of this version was performed by (alphabetical list): </w:t>
      </w:r>
    </w:p>
    <w:p w14:paraId="38F9B13A" w14:textId="77777777" w:rsidR="006F0EE0" w:rsidRPr="00A40634" w:rsidRDefault="006F0EE0" w:rsidP="00A806DE">
      <w:pPr>
        <w:pStyle w:val="Textkrper"/>
        <w:spacing w:before="0"/>
        <w:ind w:left="720"/>
        <w:rPr>
          <w:lang w:val="de-DE"/>
        </w:rPr>
      </w:pPr>
      <w:r w:rsidRPr="00A40634">
        <w:rPr>
          <w:lang w:val="de-DE"/>
        </w:rPr>
        <w:t>T</w:t>
      </w:r>
      <w:r w:rsidR="004A6BEC" w:rsidRPr="00A40634">
        <w:rPr>
          <w:lang w:val="de-DE"/>
        </w:rPr>
        <w:t>orsten Blochwitz, ITI</w:t>
      </w:r>
      <w:r w:rsidR="00095727" w:rsidRPr="00A40634">
        <w:rPr>
          <w:lang w:val="de-DE"/>
        </w:rPr>
        <w:t>, Germany</w:t>
      </w:r>
    </w:p>
    <w:p w14:paraId="5E10CD7E" w14:textId="77777777" w:rsidR="006F0EE0" w:rsidRPr="00A40634" w:rsidRDefault="004A6BEC" w:rsidP="00A806DE">
      <w:pPr>
        <w:pStyle w:val="Textkrper"/>
        <w:spacing w:before="0"/>
        <w:ind w:left="720"/>
        <w:rPr>
          <w:lang w:val="de-DE"/>
        </w:rPr>
      </w:pPr>
      <w:r w:rsidRPr="00A40634">
        <w:rPr>
          <w:lang w:val="de-DE"/>
        </w:rPr>
        <w:t xml:space="preserve">Hilding Elmqvist, </w:t>
      </w:r>
      <w:r w:rsidR="006F0EE0" w:rsidRPr="00A40634">
        <w:rPr>
          <w:lang w:val="de-DE"/>
        </w:rPr>
        <w:t>D</w:t>
      </w:r>
      <w:r w:rsidRPr="00A40634">
        <w:rPr>
          <w:lang w:val="de-DE"/>
        </w:rPr>
        <w:t>assault Systèmes (D</w:t>
      </w:r>
      <w:r w:rsidR="006F0EE0" w:rsidRPr="00A40634">
        <w:rPr>
          <w:lang w:val="de-DE"/>
        </w:rPr>
        <w:t xml:space="preserve">ynasim), </w:t>
      </w:r>
      <w:r w:rsidR="00095727" w:rsidRPr="00A40634">
        <w:rPr>
          <w:lang w:val="de-DE"/>
        </w:rPr>
        <w:t>Sweden</w:t>
      </w:r>
    </w:p>
    <w:p w14:paraId="45A8494B" w14:textId="77777777" w:rsidR="006F0EE0" w:rsidRDefault="004A6BEC" w:rsidP="00A806DE">
      <w:pPr>
        <w:pStyle w:val="Textkrper"/>
        <w:spacing w:before="0"/>
        <w:ind w:left="720"/>
      </w:pPr>
      <w:r>
        <w:t>Andreas</w:t>
      </w:r>
      <w:r w:rsidR="006F0EE0" w:rsidRPr="00432F04">
        <w:t xml:space="preserve"> Junghanns</w:t>
      </w:r>
      <w:r>
        <w:t>,</w:t>
      </w:r>
      <w:r w:rsidR="006F0EE0" w:rsidRPr="00432F04">
        <w:t xml:space="preserve"> QTronic, </w:t>
      </w:r>
      <w:r w:rsidR="00095727">
        <w:t>Germany</w:t>
      </w:r>
    </w:p>
    <w:p w14:paraId="64109903" w14:textId="77777777" w:rsidR="006F0EE0" w:rsidRDefault="004A6BEC" w:rsidP="00A806DE">
      <w:pPr>
        <w:pStyle w:val="Textkrper"/>
        <w:spacing w:before="0"/>
        <w:ind w:left="720"/>
      </w:pPr>
      <w:r>
        <w:t xml:space="preserve">Jakob Mauss, </w:t>
      </w:r>
      <w:r w:rsidR="006F0EE0" w:rsidRPr="00432F04">
        <w:t xml:space="preserve">QTronic, </w:t>
      </w:r>
      <w:r w:rsidR="00095727">
        <w:t>Germany</w:t>
      </w:r>
    </w:p>
    <w:p w14:paraId="6BCAEEF7" w14:textId="77777777" w:rsidR="006F0EE0" w:rsidRDefault="004A6BEC" w:rsidP="00A806DE">
      <w:pPr>
        <w:pStyle w:val="Textkrper"/>
        <w:spacing w:before="0"/>
        <w:ind w:left="720"/>
      </w:pPr>
      <w:r>
        <w:t>Hans</w:t>
      </w:r>
      <w:r w:rsidR="006F0EE0" w:rsidRPr="00432F04">
        <w:t xml:space="preserve"> Olsson</w:t>
      </w:r>
      <w:r>
        <w:t xml:space="preserve">, </w:t>
      </w:r>
      <w:r w:rsidRPr="00432F04">
        <w:t>D</w:t>
      </w:r>
      <w:r>
        <w:t>assault Systèmes (D</w:t>
      </w:r>
      <w:r w:rsidRPr="00432F04">
        <w:t>ynasim),</w:t>
      </w:r>
      <w:r w:rsidR="006F0EE0" w:rsidRPr="00432F04">
        <w:t xml:space="preserve"> </w:t>
      </w:r>
      <w:r w:rsidR="00095727">
        <w:t>Sweden</w:t>
      </w:r>
    </w:p>
    <w:p w14:paraId="633E62A1" w14:textId="77777777" w:rsidR="006F0EE0" w:rsidRPr="00432F04" w:rsidRDefault="004A6BEC" w:rsidP="00A806DE">
      <w:pPr>
        <w:pStyle w:val="Textkrper"/>
        <w:spacing w:before="0"/>
        <w:ind w:left="720"/>
      </w:pPr>
      <w:r>
        <w:t xml:space="preserve">Martin </w:t>
      </w:r>
      <w:r w:rsidR="006F0EE0" w:rsidRPr="00432F04">
        <w:t>Otter</w:t>
      </w:r>
      <w:r>
        <w:t xml:space="preserve">, </w:t>
      </w:r>
      <w:r w:rsidR="006F0EE0" w:rsidRPr="00432F04">
        <w:t>DLR</w:t>
      </w:r>
      <w:r w:rsidR="007F17C3">
        <w:t>-RM</w:t>
      </w:r>
      <w:r w:rsidR="00095727">
        <w:t>, Germany.</w:t>
      </w:r>
    </w:p>
    <w:p w14:paraId="6B5A9FB7" w14:textId="77777777" w:rsidR="006F0EE0" w:rsidRDefault="0000007F" w:rsidP="004A6BEC">
      <w:pPr>
        <w:pStyle w:val="Textkrper"/>
        <w:spacing w:after="120"/>
      </w:pPr>
      <w:r>
        <w:t xml:space="preserve">This version was evaluated with </w:t>
      </w:r>
      <w:r w:rsidR="004A6BEC">
        <w:t>prototype</w:t>
      </w:r>
      <w:r>
        <w:t>s</w:t>
      </w:r>
      <w:r w:rsidR="004A6BEC">
        <w:t xml:space="preserve"> implemented for</w:t>
      </w:r>
      <w:r w:rsidR="004A6BEC" w:rsidRPr="00432F04">
        <w:t xml:space="preserve"> (alphabetical list):</w:t>
      </w:r>
    </w:p>
    <w:p w14:paraId="0EAE1889" w14:textId="77777777" w:rsidR="0000007F" w:rsidRPr="00CA5D72" w:rsidRDefault="004A6BEC" w:rsidP="00A806DE">
      <w:pPr>
        <w:pStyle w:val="Textkrper"/>
        <w:spacing w:before="0"/>
        <w:ind w:left="720"/>
        <w:rPr>
          <w:lang w:val="sv-SE"/>
          <w:rPrChange w:id="213" w:author="WERNERSSON Karl" w:date="2017-05-16T19:03:00Z">
            <w:rPr/>
          </w:rPrChange>
        </w:rPr>
      </w:pPr>
      <w:r w:rsidRPr="00CA5D72">
        <w:rPr>
          <w:lang w:val="sv-SE"/>
          <w:rPrChange w:id="214" w:author="WERNERSSON Karl" w:date="2017-05-16T19:03:00Z">
            <w:rPr/>
          </w:rPrChange>
        </w:rPr>
        <w:t xml:space="preserve">Dymola by </w:t>
      </w:r>
      <w:r w:rsidR="00B114F5" w:rsidRPr="00CA5D72">
        <w:rPr>
          <w:lang w:val="sv-SE"/>
          <w:rPrChange w:id="215" w:author="WERNERSSON Karl" w:date="2017-05-16T19:03:00Z">
            <w:rPr/>
          </w:rPrChange>
        </w:rPr>
        <w:t xml:space="preserve">Peter </w:t>
      </w:r>
      <w:r w:rsidRPr="00CA5D72">
        <w:rPr>
          <w:lang w:val="sv-SE"/>
          <w:rPrChange w:id="216" w:author="WERNERSSON Karl" w:date="2017-05-16T19:03:00Z">
            <w:rPr/>
          </w:rPrChange>
        </w:rPr>
        <w:t>Nilsson,</w:t>
      </w:r>
      <w:r w:rsidR="0059498C" w:rsidRPr="00CA5D72">
        <w:rPr>
          <w:lang w:val="sv-SE"/>
          <w:rPrChange w:id="217" w:author="WERNERSSON Karl" w:date="2017-05-16T19:03:00Z">
            <w:rPr/>
          </w:rPrChange>
        </w:rPr>
        <w:t xml:space="preserve"> Dan Henriksson, Carl Fredrik Abelson, and Sven Erik Mattson,</w:t>
      </w:r>
      <w:r w:rsidRPr="00CA5D72">
        <w:rPr>
          <w:lang w:val="sv-SE"/>
          <w:rPrChange w:id="218" w:author="WERNERSSON Karl" w:date="2017-05-16T19:03:00Z">
            <w:rPr/>
          </w:rPrChange>
        </w:rPr>
        <w:t xml:space="preserve"> </w:t>
      </w:r>
      <w:r w:rsidR="0059498C" w:rsidRPr="00CA5D72">
        <w:rPr>
          <w:lang w:val="sv-SE"/>
          <w:rPrChange w:id="219" w:author="WERNERSSON Karl" w:date="2017-05-16T19:03:00Z">
            <w:rPr/>
          </w:rPrChange>
        </w:rPr>
        <w:br/>
        <w:t xml:space="preserve">       </w:t>
      </w:r>
      <w:r w:rsidRPr="00CA5D72">
        <w:rPr>
          <w:lang w:val="sv-SE"/>
          <w:rPrChange w:id="220" w:author="WERNERSSON Karl" w:date="2017-05-16T19:03:00Z">
            <w:rPr/>
          </w:rPrChange>
        </w:rPr>
        <w:t>D</w:t>
      </w:r>
      <w:r w:rsidR="0059498C" w:rsidRPr="00CA5D72">
        <w:rPr>
          <w:lang w:val="sv-SE"/>
          <w:rPrChange w:id="221" w:author="WERNERSSON Karl" w:date="2017-05-16T19:03:00Z">
            <w:rPr/>
          </w:rPrChange>
        </w:rPr>
        <w:t xml:space="preserve">assault </w:t>
      </w:r>
      <w:r w:rsidRPr="00CA5D72">
        <w:rPr>
          <w:lang w:val="sv-SE"/>
          <w:rPrChange w:id="222" w:author="WERNERSSON Karl" w:date="2017-05-16T19:03:00Z">
            <w:rPr/>
          </w:rPrChange>
        </w:rPr>
        <w:t xml:space="preserve">Systèmes (Dynasim), </w:t>
      </w:r>
    </w:p>
    <w:p w14:paraId="47EFE65C" w14:textId="77777777" w:rsidR="0000007F" w:rsidRDefault="005741C7" w:rsidP="00A806DE">
      <w:pPr>
        <w:pStyle w:val="Textkrper"/>
        <w:spacing w:before="0"/>
        <w:ind w:left="720"/>
      </w:pPr>
      <w:r>
        <w:t>JModelica.org by Tove Bergdahl, Modelon AB</w:t>
      </w:r>
      <w:r w:rsidR="0000007F">
        <w:t>,</w:t>
      </w:r>
    </w:p>
    <w:p w14:paraId="59651FCD" w14:textId="77777777" w:rsidR="004A6BEC" w:rsidRDefault="004A6BEC" w:rsidP="00A806DE">
      <w:pPr>
        <w:pStyle w:val="Textkrper"/>
        <w:spacing w:before="0"/>
        <w:ind w:left="720"/>
      </w:pPr>
      <w:r>
        <w:t>Silver by Andrea</w:t>
      </w:r>
      <w:r w:rsidR="00B114F5">
        <w:t xml:space="preserve">s Junghanns, </w:t>
      </w:r>
      <w:r w:rsidR="0059498C">
        <w:t xml:space="preserve">and Jakob Mauss, </w:t>
      </w:r>
      <w:r w:rsidR="00B114F5">
        <w:t>QTronic.</w:t>
      </w:r>
    </w:p>
    <w:p w14:paraId="1781E726" w14:textId="77777777" w:rsidR="004A6BEC" w:rsidRDefault="004A6BEC" w:rsidP="004A6BEC">
      <w:pPr>
        <w:pStyle w:val="Textkrper"/>
      </w:pPr>
      <w:r>
        <w:t>These prototypes have</w:t>
      </w:r>
      <w:r w:rsidR="00B114F5">
        <w:t xml:space="preserve"> been u</w:t>
      </w:r>
      <w:r w:rsidR="000B45D0">
        <w:t xml:space="preserve">sed to refine the design of “FMI for </w:t>
      </w:r>
      <w:r w:rsidR="00C71768">
        <w:t>Model Exchange</w:t>
      </w:r>
      <w:r w:rsidR="000B45D0">
        <w:t>”</w:t>
      </w:r>
      <w:r w:rsidR="00B114F5">
        <w:t>.</w:t>
      </w:r>
    </w:p>
    <w:p w14:paraId="6D8D50F4" w14:textId="77777777" w:rsidR="006F0EE0" w:rsidRPr="00432F04" w:rsidRDefault="00A806DE" w:rsidP="006F0EE0">
      <w:pPr>
        <w:pStyle w:val="Textkrper"/>
        <w:spacing w:after="120"/>
      </w:pPr>
      <w:r>
        <w:t>T</w:t>
      </w:r>
      <w:r w:rsidR="006F0EE0" w:rsidRPr="00432F04">
        <w:t>he following MODELISAR partners participated at FMI design meetings and contributed to the discussion (alphabetical list):</w:t>
      </w:r>
    </w:p>
    <w:p w14:paraId="61678AAA" w14:textId="77777777" w:rsidR="006F0EE0" w:rsidRPr="00A40634" w:rsidRDefault="006F0EE0" w:rsidP="006F0EE0">
      <w:pPr>
        <w:pStyle w:val="Textkrper"/>
        <w:tabs>
          <w:tab w:val="left" w:pos="720"/>
        </w:tabs>
        <w:ind w:left="720"/>
        <w:rPr>
          <w:lang w:val="de-DE"/>
        </w:rPr>
      </w:pPr>
      <w:r w:rsidRPr="00A40634">
        <w:rPr>
          <w:lang w:val="de-DE"/>
        </w:rPr>
        <w:t>Ingrid Bausch-Gall, Bausch-Gall GmbH, Munich, Germany</w:t>
      </w:r>
    </w:p>
    <w:p w14:paraId="5C3F767F" w14:textId="77777777" w:rsidR="006F0EE0" w:rsidRPr="00A40634" w:rsidRDefault="006F0EE0" w:rsidP="00A806DE">
      <w:pPr>
        <w:pStyle w:val="Textkrper"/>
        <w:tabs>
          <w:tab w:val="left" w:pos="720"/>
        </w:tabs>
        <w:spacing w:before="0"/>
        <w:ind w:left="720"/>
        <w:rPr>
          <w:lang w:val="de-DE"/>
        </w:rPr>
      </w:pPr>
      <w:r w:rsidRPr="00A40634">
        <w:rPr>
          <w:lang w:val="de-DE"/>
        </w:rPr>
        <w:t>Torsten Blochwitz, ITI GmbH, Dresden, Germany</w:t>
      </w:r>
    </w:p>
    <w:p w14:paraId="09B1BEB5" w14:textId="77777777" w:rsidR="006F0EE0" w:rsidRPr="00A40634" w:rsidRDefault="006F0EE0" w:rsidP="006F0EE0">
      <w:pPr>
        <w:pStyle w:val="Textkrper-Zeileneinzug"/>
        <w:ind w:left="720" w:firstLine="0"/>
        <w:rPr>
          <w:lang w:val="de-DE"/>
        </w:rPr>
      </w:pPr>
      <w:r w:rsidRPr="00A40634">
        <w:rPr>
          <w:lang w:val="de-DE"/>
        </w:rPr>
        <w:t xml:space="preserve">Alex Eichberger, </w:t>
      </w:r>
      <w:r w:rsidR="00136FCD" w:rsidRPr="00A40634">
        <w:rPr>
          <w:lang w:val="de-DE"/>
        </w:rPr>
        <w:t>SIMPACK AG, Gilching</w:t>
      </w:r>
      <w:r w:rsidRPr="00A40634">
        <w:rPr>
          <w:lang w:val="de-DE"/>
        </w:rPr>
        <w:t>, Germany</w:t>
      </w:r>
    </w:p>
    <w:p w14:paraId="02EDCDB2" w14:textId="77777777" w:rsidR="006F0EE0" w:rsidRPr="00A40634" w:rsidRDefault="006F0EE0" w:rsidP="006F0EE0">
      <w:pPr>
        <w:pStyle w:val="Textkrper-Zeileneinzug"/>
        <w:ind w:left="720" w:firstLine="0"/>
        <w:rPr>
          <w:lang w:val="de-DE"/>
        </w:rPr>
      </w:pPr>
      <w:r w:rsidRPr="00A40634">
        <w:rPr>
          <w:lang w:val="de-DE"/>
        </w:rPr>
        <w:t>Hilding Elmqvist, Dassault Systèmes (Dynasim), Lund, Sweden</w:t>
      </w:r>
    </w:p>
    <w:p w14:paraId="77F8D205" w14:textId="77777777" w:rsidR="006F0EE0" w:rsidRPr="00A40634" w:rsidRDefault="006F0EE0" w:rsidP="006F0EE0">
      <w:pPr>
        <w:pStyle w:val="Textkrper-Zeileneinzug"/>
        <w:ind w:left="720" w:firstLine="0"/>
        <w:rPr>
          <w:lang w:val="de-DE"/>
        </w:rPr>
      </w:pPr>
      <w:r w:rsidRPr="00A40634">
        <w:rPr>
          <w:lang w:val="de-DE"/>
        </w:rPr>
        <w:t>Andreas Junghanns, QTronic GmbH, Berlin, Germany</w:t>
      </w:r>
    </w:p>
    <w:p w14:paraId="1F9DF80A" w14:textId="77777777" w:rsidR="006F0EE0" w:rsidRPr="00A40634" w:rsidRDefault="006F0EE0" w:rsidP="006F0EE0">
      <w:pPr>
        <w:pStyle w:val="Textkrper-Zeileneinzug"/>
        <w:ind w:left="720" w:firstLine="0"/>
        <w:rPr>
          <w:lang w:val="de-DE"/>
        </w:rPr>
      </w:pPr>
      <w:r w:rsidRPr="00A40634">
        <w:rPr>
          <w:lang w:val="de-DE"/>
        </w:rPr>
        <w:t xml:space="preserve">Rainer Keppler, </w:t>
      </w:r>
      <w:r w:rsidR="00136FCD" w:rsidRPr="00A40634">
        <w:rPr>
          <w:lang w:val="de-DE"/>
        </w:rPr>
        <w:t xml:space="preserve">SIMPACK AG, Gilching, </w:t>
      </w:r>
      <w:r w:rsidRPr="00A40634">
        <w:rPr>
          <w:lang w:val="de-DE"/>
        </w:rPr>
        <w:t>Germany</w:t>
      </w:r>
    </w:p>
    <w:p w14:paraId="0A416988" w14:textId="77777777" w:rsidR="006F0EE0" w:rsidRPr="00A40634" w:rsidRDefault="006F0EE0" w:rsidP="006F0EE0">
      <w:pPr>
        <w:pStyle w:val="Textkrper-Zeileneinzug"/>
        <w:ind w:left="720" w:firstLine="0"/>
        <w:rPr>
          <w:lang w:val="de-DE"/>
        </w:rPr>
      </w:pPr>
      <w:r w:rsidRPr="00A40634">
        <w:rPr>
          <w:lang w:val="de-DE"/>
        </w:rPr>
        <w:t>Gerd Kurzbach, ITI GmbH, Dresden, Germany</w:t>
      </w:r>
    </w:p>
    <w:p w14:paraId="0A7A4E57" w14:textId="77777777" w:rsidR="006F0EE0" w:rsidRPr="00432F04" w:rsidRDefault="006F0EE0" w:rsidP="006F0EE0">
      <w:pPr>
        <w:pStyle w:val="Textkrper-Zeileneinzug"/>
        <w:ind w:left="720" w:firstLine="0"/>
      </w:pPr>
      <w:r w:rsidRPr="00432F04">
        <w:t>Carsten Kübler, TWT, Germany</w:t>
      </w:r>
    </w:p>
    <w:p w14:paraId="111C2178" w14:textId="77777777" w:rsidR="006F0EE0" w:rsidRPr="00432F04" w:rsidRDefault="006F0EE0" w:rsidP="006F0EE0">
      <w:pPr>
        <w:pStyle w:val="Textkrper-Zeileneinzug"/>
        <w:ind w:left="720" w:firstLine="0"/>
      </w:pPr>
      <w:r w:rsidRPr="00432F04">
        <w:t>Jakob Mauss, QTronic GmbH, Berlin, Germany</w:t>
      </w:r>
    </w:p>
    <w:p w14:paraId="7F3CC577" w14:textId="77777777" w:rsidR="006F0EE0" w:rsidRPr="00432F04" w:rsidRDefault="006F0EE0" w:rsidP="006F0EE0">
      <w:pPr>
        <w:pStyle w:val="Textkrper-Zeileneinzug"/>
        <w:ind w:left="720" w:firstLine="0"/>
        <w:rPr>
          <w:szCs w:val="21"/>
        </w:rPr>
      </w:pPr>
      <w:r w:rsidRPr="00432F04">
        <w:rPr>
          <w:szCs w:val="21"/>
        </w:rPr>
        <w:t>Johannes Mezger, TWT, Germany</w:t>
      </w:r>
    </w:p>
    <w:p w14:paraId="5970745E" w14:textId="77777777" w:rsidR="006F0EE0" w:rsidRPr="00432F04" w:rsidRDefault="006F0EE0" w:rsidP="006F0EE0">
      <w:pPr>
        <w:pStyle w:val="Textkrper-Zeileneinzug"/>
        <w:ind w:left="720" w:firstLine="0"/>
      </w:pPr>
      <w:r w:rsidRPr="00432F04">
        <w:t xml:space="preserve">Thomas Neidhold, ITI GmbH, Dresden, Germany </w:t>
      </w:r>
    </w:p>
    <w:p w14:paraId="4A2D2A04" w14:textId="77777777" w:rsidR="006F0EE0" w:rsidRPr="00A40634" w:rsidRDefault="006F0EE0" w:rsidP="006F0EE0">
      <w:pPr>
        <w:pStyle w:val="Textkrper-Zeileneinzug"/>
        <w:ind w:left="720" w:firstLine="0"/>
        <w:rPr>
          <w:lang w:val="de-DE"/>
        </w:rPr>
      </w:pPr>
      <w:r w:rsidRPr="00A40634">
        <w:rPr>
          <w:lang w:val="de-DE"/>
        </w:rPr>
        <w:t>Dietmar Neumerkel, Daimler AG, Stuttgart, Germany</w:t>
      </w:r>
    </w:p>
    <w:p w14:paraId="41B1BC8F" w14:textId="77777777" w:rsidR="004A6BEC" w:rsidRPr="00A40634" w:rsidRDefault="00B114F5" w:rsidP="006F0EE0">
      <w:pPr>
        <w:pStyle w:val="Textkrper-Zeileneinzug"/>
        <w:ind w:left="720" w:firstLine="0"/>
        <w:rPr>
          <w:lang w:val="de-DE"/>
        </w:rPr>
      </w:pPr>
      <w:r w:rsidRPr="00A40634">
        <w:rPr>
          <w:lang w:val="de-DE"/>
        </w:rPr>
        <w:t>Peter N</w:t>
      </w:r>
      <w:r w:rsidR="004A6BEC" w:rsidRPr="00A40634">
        <w:rPr>
          <w:lang w:val="de-DE"/>
        </w:rPr>
        <w:t>ilsson, Dassault Systèmes (Dynasim), Lund, Sweden</w:t>
      </w:r>
    </w:p>
    <w:p w14:paraId="5A9BA35F" w14:textId="77777777" w:rsidR="006F0EE0" w:rsidRPr="00A40634" w:rsidRDefault="006F0EE0" w:rsidP="00A806DE">
      <w:pPr>
        <w:pStyle w:val="Textkrper"/>
        <w:tabs>
          <w:tab w:val="left" w:pos="720"/>
        </w:tabs>
        <w:spacing w:before="0"/>
        <w:ind w:left="720"/>
        <w:rPr>
          <w:lang w:val="de-DE"/>
        </w:rPr>
      </w:pPr>
      <w:r w:rsidRPr="00A40634">
        <w:rPr>
          <w:lang w:val="de-DE"/>
        </w:rPr>
        <w:t>Hans Olsson, Dassault Systèmes (Dynasim), Lund, Sweden</w:t>
      </w:r>
    </w:p>
    <w:p w14:paraId="1FD76328" w14:textId="77777777" w:rsidR="006F0EE0" w:rsidRPr="00A40634" w:rsidRDefault="006F0EE0" w:rsidP="00A806DE">
      <w:pPr>
        <w:pStyle w:val="Textkrper"/>
        <w:tabs>
          <w:tab w:val="left" w:pos="720"/>
        </w:tabs>
        <w:spacing w:before="0"/>
        <w:ind w:left="720"/>
        <w:rPr>
          <w:lang w:val="de-DE"/>
        </w:rPr>
      </w:pPr>
      <w:r w:rsidRPr="00A40634">
        <w:rPr>
          <w:lang w:val="de-DE"/>
        </w:rPr>
        <w:t>Martin Otter, German Aerospace Center (DLR), Oberpfaffenhofen, Germany</w:t>
      </w:r>
    </w:p>
    <w:p w14:paraId="2503C1BC" w14:textId="77777777" w:rsidR="006F0EE0" w:rsidRPr="00A40634" w:rsidRDefault="006F0EE0" w:rsidP="006F0EE0">
      <w:pPr>
        <w:pStyle w:val="Textkrper-Zeileneinzug"/>
        <w:ind w:left="720" w:firstLine="0"/>
        <w:rPr>
          <w:lang w:val="de-DE"/>
        </w:rPr>
      </w:pPr>
      <w:r w:rsidRPr="00A40634">
        <w:rPr>
          <w:lang w:val="de-DE"/>
        </w:rPr>
        <w:t>Antoine Viel, LMS International (Imagine), Roanne, France</w:t>
      </w:r>
    </w:p>
    <w:p w14:paraId="1C2C18B9" w14:textId="77777777" w:rsidR="006F0EE0" w:rsidRPr="00A40634" w:rsidRDefault="006F0EE0" w:rsidP="006F0EE0">
      <w:pPr>
        <w:pStyle w:val="Textkrper-Zeileneinzug"/>
        <w:ind w:left="720" w:firstLine="0"/>
        <w:rPr>
          <w:lang w:val="de-DE"/>
        </w:rPr>
      </w:pPr>
      <w:r w:rsidRPr="00A40634">
        <w:rPr>
          <w:lang w:val="de-DE"/>
        </w:rPr>
        <w:t>Daniel Weil, Dassault Systèmes, Grenoble, France</w:t>
      </w:r>
    </w:p>
    <w:p w14:paraId="62BD395C" w14:textId="77777777" w:rsidR="000B45D0" w:rsidRDefault="000B45D0" w:rsidP="000B45D0">
      <w:pPr>
        <w:pStyle w:val="Textkrper"/>
      </w:pPr>
      <w:r>
        <w:t>The following people outside of the MODELISAR consortium contributed with comments:</w:t>
      </w:r>
    </w:p>
    <w:p w14:paraId="104E7B8E" w14:textId="77777777" w:rsidR="000B45D0" w:rsidRDefault="000B45D0" w:rsidP="000B45D0">
      <w:pPr>
        <w:pStyle w:val="Textkrper"/>
        <w:ind w:left="720"/>
      </w:pPr>
      <w:r>
        <w:t>Johan Akesson, Lund University, Lund, Sweden</w:t>
      </w:r>
      <w:r w:rsidR="00486730">
        <w:br/>
      </w:r>
      <w:r w:rsidRPr="000B45D0">
        <w:t>Joel Andersson, KU Leuven,</w:t>
      </w:r>
      <w:r>
        <w:t xml:space="preserve"> The Netherlands</w:t>
      </w:r>
      <w:r>
        <w:br/>
      </w:r>
      <w:r w:rsidRPr="000B45D0">
        <w:t>Roberto Parrotto</w:t>
      </w:r>
      <w:r w:rsidR="00095727">
        <w:t xml:space="preserve">, Politecnico di </w:t>
      </w:r>
      <w:r>
        <w:t>Milano, Italy</w:t>
      </w:r>
    </w:p>
    <w:p w14:paraId="2DE6B71A" w14:textId="77777777" w:rsidR="00F96458" w:rsidRDefault="00F96458" w:rsidP="00F96458">
      <w:pPr>
        <w:pStyle w:val="Appendix1"/>
      </w:pPr>
      <w:bookmarkStart w:id="223" w:name="_Toc247884558"/>
      <w:bookmarkStart w:id="224" w:name="_Toc252111380"/>
      <w:r w:rsidRPr="009C7BF5">
        <w:lastRenderedPageBreak/>
        <w:t xml:space="preserve">Implementation </w:t>
      </w:r>
      <w:r w:rsidR="008B6F1B" w:rsidRPr="009C7BF5">
        <w:t>Issues</w:t>
      </w:r>
      <w:bookmarkEnd w:id="223"/>
      <w:bookmarkEnd w:id="224"/>
    </w:p>
    <w:p w14:paraId="070B22FC" w14:textId="77777777" w:rsidR="00F96458" w:rsidRDefault="00ED5E1E" w:rsidP="00F96458">
      <w:pPr>
        <w:pStyle w:val="Textkrper"/>
        <w:rPr>
          <w:lang w:eastAsia="sv-SE"/>
        </w:rPr>
      </w:pPr>
      <w:r>
        <w:rPr>
          <w:lang w:eastAsia="sv-SE"/>
        </w:rPr>
        <w:t xml:space="preserve">In this section some details </w:t>
      </w:r>
      <w:r w:rsidR="009236DE">
        <w:rPr>
          <w:lang w:eastAsia="sv-SE"/>
        </w:rPr>
        <w:t>to implement</w:t>
      </w:r>
      <w:r w:rsidR="00F96458">
        <w:rPr>
          <w:lang w:eastAsia="sv-SE"/>
        </w:rPr>
        <w:t xml:space="preserve"> the </w:t>
      </w:r>
      <w:r w:rsidR="00C71768">
        <w:rPr>
          <w:lang w:eastAsia="sv-SE"/>
        </w:rPr>
        <w:t>Model Exchange</w:t>
      </w:r>
      <w:r w:rsidR="009236DE">
        <w:rPr>
          <w:lang w:eastAsia="sv-SE"/>
        </w:rPr>
        <w:t xml:space="preserve"> Interface are discussed.</w:t>
      </w:r>
    </w:p>
    <w:p w14:paraId="5149DC69" w14:textId="77777777" w:rsidR="006052E2" w:rsidRDefault="006052E2" w:rsidP="00F96458">
      <w:pPr>
        <w:pStyle w:val="Appendix2"/>
      </w:pPr>
      <w:bookmarkStart w:id="225" w:name="_Ref247868773"/>
      <w:bookmarkStart w:id="226" w:name="_Toc247884559"/>
      <w:bookmarkStart w:id="227" w:name="_Toc252111381"/>
      <w:r>
        <w:t>Variable Naming Conventions</w:t>
      </w:r>
      <w:bookmarkEnd w:id="225"/>
      <w:bookmarkEnd w:id="226"/>
      <w:bookmarkEnd w:id="227"/>
    </w:p>
    <w:p w14:paraId="19999132" w14:textId="77777777" w:rsidR="006052E2" w:rsidRDefault="009236DE" w:rsidP="006052E2">
      <w:pPr>
        <w:pStyle w:val="Textkrper"/>
        <w:rPr>
          <w:lang w:eastAsia="sv-SE"/>
        </w:rPr>
      </w:pPr>
      <w:r>
        <w:rPr>
          <w:lang w:eastAsia="sv-SE"/>
        </w:rPr>
        <w:t>With attribute “v</w:t>
      </w:r>
      <w:r w:rsidR="006052E2">
        <w:rPr>
          <w:lang w:eastAsia="sv-SE"/>
        </w:rPr>
        <w:t xml:space="preserve">ariableNamingConvention” </w:t>
      </w:r>
      <w:r w:rsidR="005A1498">
        <w:rPr>
          <w:lang w:eastAsia="sv-SE"/>
        </w:rPr>
        <w:t>of element “fmiModelDescription”</w:t>
      </w:r>
      <w:r w:rsidR="006052E2">
        <w:rPr>
          <w:lang w:eastAsia="sv-SE"/>
        </w:rPr>
        <w:t>, the conventi</w:t>
      </w:r>
      <w:r w:rsidR="004E5658">
        <w:rPr>
          <w:lang w:eastAsia="sv-SE"/>
        </w:rPr>
        <w:t xml:space="preserve">on </w:t>
      </w:r>
      <w:r w:rsidR="00F25A9A">
        <w:rPr>
          <w:lang w:eastAsia="sv-SE"/>
        </w:rPr>
        <w:t>is</w:t>
      </w:r>
      <w:r w:rsidR="004E5658">
        <w:rPr>
          <w:lang w:eastAsia="sv-SE"/>
        </w:rPr>
        <w:t xml:space="preserve"> defined how the </w:t>
      </w:r>
      <w:r w:rsidR="006052E2">
        <w:rPr>
          <w:lang w:eastAsia="sv-SE"/>
        </w:rPr>
        <w:t>ScalarVariable</w:t>
      </w:r>
      <w:r w:rsidR="00F25A9A">
        <w:rPr>
          <w:lang w:eastAsia="sv-SE"/>
        </w:rPr>
        <w:t>.n</w:t>
      </w:r>
      <w:r w:rsidR="006052E2">
        <w:rPr>
          <w:lang w:eastAsia="sv-SE"/>
        </w:rPr>
        <w:t>ame</w:t>
      </w:r>
      <w:r w:rsidR="004E5658">
        <w:rPr>
          <w:lang w:eastAsia="sv-SE"/>
        </w:rPr>
        <w:t xml:space="preserve">s have been </w:t>
      </w:r>
      <w:r w:rsidR="006052E2">
        <w:rPr>
          <w:lang w:eastAsia="sv-SE"/>
        </w:rPr>
        <w:t>constructed. If this information is known, the environment may be able to represent the names in a better way (e.g. as tree and not as a linear list).</w:t>
      </w:r>
    </w:p>
    <w:p w14:paraId="3363F7F7" w14:textId="77777777" w:rsidR="006052E2" w:rsidRDefault="006052E2" w:rsidP="006052E2">
      <w:pPr>
        <w:pStyle w:val="Textkrper"/>
        <w:rPr>
          <w:lang w:eastAsia="sv-SE"/>
        </w:rPr>
      </w:pPr>
      <w:r>
        <w:rPr>
          <w:lang w:eastAsia="sv-SE"/>
        </w:rPr>
        <w:t xml:space="preserve">In the following definitions, the </w:t>
      </w:r>
      <w:hyperlink r:id="rId78" w:history="1">
        <w:r w:rsidRPr="006052E2">
          <w:rPr>
            <w:rStyle w:val="Hyperlink"/>
            <w:lang w:eastAsia="sv-SE"/>
          </w:rPr>
          <w:t>EBNF</w:t>
        </w:r>
      </w:hyperlink>
      <w:r>
        <w:rPr>
          <w:lang w:eastAsia="sv-SE"/>
        </w:rPr>
        <w:t xml:space="preserve"> is used:</w:t>
      </w:r>
    </w:p>
    <w:p w14:paraId="1D2C9F8A" w14:textId="77777777" w:rsidR="006052E2" w:rsidRDefault="006052E2" w:rsidP="006052E2">
      <w:pPr>
        <w:pStyle w:val="Textkrper"/>
        <w:ind w:left="720"/>
        <w:rPr>
          <w:lang w:eastAsia="sv-SE"/>
        </w:rPr>
      </w:pPr>
      <w:r>
        <w:rPr>
          <w:lang w:eastAsia="sv-SE"/>
        </w:rPr>
        <w:t xml:space="preserve">=   production rule </w:t>
      </w:r>
      <w:r>
        <w:rPr>
          <w:lang w:eastAsia="sv-SE"/>
        </w:rPr>
        <w:br/>
        <w:t>[ ]  optional</w:t>
      </w:r>
      <w:r>
        <w:rPr>
          <w:lang w:eastAsia="sv-SE"/>
        </w:rPr>
        <w:br/>
        <w:t>{ }  repeat zero or more times</w:t>
      </w:r>
      <w:r>
        <w:rPr>
          <w:lang w:eastAsia="sv-SE"/>
        </w:rPr>
        <w:br/>
        <w:t>|    or</w:t>
      </w:r>
    </w:p>
    <w:p w14:paraId="53F13EAF" w14:textId="77777777" w:rsidR="006052E2" w:rsidRDefault="006052E2" w:rsidP="006052E2">
      <w:pPr>
        <w:pStyle w:val="Textkrper"/>
        <w:rPr>
          <w:lang w:eastAsia="sv-SE"/>
        </w:rPr>
      </w:pPr>
      <w:r>
        <w:rPr>
          <w:lang w:eastAsia="sv-SE"/>
        </w:rPr>
        <w:t>The following conventions for scalar names are defined:</w:t>
      </w:r>
    </w:p>
    <w:p w14:paraId="68FE9956" w14:textId="77777777" w:rsidR="009C7BF5" w:rsidRDefault="009C7BF5" w:rsidP="006052E2">
      <w:pPr>
        <w:pStyle w:val="Textkrper"/>
        <w:rPr>
          <w:b/>
          <w:lang w:eastAsia="sv-SE"/>
        </w:rPr>
      </w:pPr>
      <w:r>
        <w:rPr>
          <w:b/>
          <w:lang w:eastAsia="sv-SE"/>
        </w:rPr>
        <w:t>va</w:t>
      </w:r>
      <w:r w:rsidR="005A1498">
        <w:rPr>
          <w:b/>
          <w:lang w:eastAsia="sv-SE"/>
        </w:rPr>
        <w:t>riableNamingConvention = “flat</w:t>
      </w:r>
      <w:r>
        <w:rPr>
          <w:b/>
          <w:lang w:eastAsia="sv-SE"/>
        </w:rPr>
        <w:t>”</w:t>
      </w:r>
    </w:p>
    <w:p w14:paraId="0A4D6950" w14:textId="77777777" w:rsidR="009C7BF5" w:rsidRDefault="009C7BF5" w:rsidP="009C7BF5">
      <w:pPr>
        <w:pStyle w:val="CODEF"/>
      </w:pPr>
      <w:r>
        <w:t>name = any member of the source character set // no hierarchy</w:t>
      </w:r>
    </w:p>
    <w:p w14:paraId="56CDD935" w14:textId="77777777" w:rsidR="005A1498" w:rsidRPr="005A1498" w:rsidRDefault="005A1498" w:rsidP="005A1498">
      <w:pPr>
        <w:pStyle w:val="Textkrper"/>
        <w:spacing w:after="120"/>
      </w:pPr>
      <w:r>
        <w:t>The names are an ordered set that might be represented in a drop down menu as a list of strings.</w:t>
      </w:r>
    </w:p>
    <w:p w14:paraId="3212BA78" w14:textId="77777777" w:rsidR="006052E2" w:rsidRPr="006052E2" w:rsidRDefault="009C7BF5" w:rsidP="006052E2">
      <w:pPr>
        <w:pStyle w:val="Textkrper"/>
        <w:rPr>
          <w:b/>
          <w:lang w:eastAsia="sv-SE"/>
        </w:rPr>
      </w:pPr>
      <w:r>
        <w:rPr>
          <w:b/>
          <w:lang w:eastAsia="sv-SE"/>
        </w:rPr>
        <w:t>v</w:t>
      </w:r>
      <w:r w:rsidR="006052E2">
        <w:rPr>
          <w:b/>
          <w:lang w:eastAsia="sv-SE"/>
        </w:rPr>
        <w:t>ariableNamingConvention = “</w:t>
      </w:r>
      <w:r>
        <w:rPr>
          <w:b/>
          <w:lang w:eastAsia="sv-SE"/>
        </w:rPr>
        <w:t>structured</w:t>
      </w:r>
      <w:r w:rsidR="006052E2">
        <w:rPr>
          <w:b/>
          <w:lang w:eastAsia="sv-SE"/>
        </w:rPr>
        <w:t>”</w:t>
      </w:r>
    </w:p>
    <w:p w14:paraId="13885CDF" w14:textId="77777777" w:rsidR="006052E2" w:rsidRDefault="009C7BF5" w:rsidP="006052E2">
      <w:pPr>
        <w:pStyle w:val="Textkrper"/>
        <w:rPr>
          <w:lang w:eastAsia="sv-SE"/>
        </w:rPr>
      </w:pPr>
      <w:r>
        <w:rPr>
          <w:lang w:eastAsia="sv-SE"/>
        </w:rPr>
        <w:t xml:space="preserve">Structured </w:t>
      </w:r>
      <w:r w:rsidR="006052E2">
        <w:rPr>
          <w:lang w:eastAsia="sv-SE"/>
        </w:rPr>
        <w:t xml:space="preserve">names are hierarchical using “.” as a separator between hierarchies. A name consists of “_”, letters and digits or may consist of any characters enclosed in </w:t>
      </w:r>
      <w:r w:rsidR="00125265">
        <w:rPr>
          <w:lang w:eastAsia="sv-SE"/>
        </w:rPr>
        <w:t xml:space="preserve">single </w:t>
      </w:r>
      <w:r w:rsidR="006052E2">
        <w:rPr>
          <w:lang w:eastAsia="sv-SE"/>
        </w:rPr>
        <w:t xml:space="preserve">apostrophes. </w:t>
      </w:r>
      <w:r w:rsidR="006052E2">
        <w:t>A name may identify an array element on every hierarchical level</w:t>
      </w:r>
      <w:r>
        <w:t xml:space="preserve"> using “[...]” to identify the respective array index. A derivative of a variable is defined with “</w:t>
      </w:r>
      <w:r w:rsidR="00F25A9A">
        <w:rPr>
          <w:rStyle w:val="CODE"/>
        </w:rPr>
        <w:t>der(name</w:t>
      </w:r>
      <w:r w:rsidRPr="009C7BF5">
        <w:rPr>
          <w:rStyle w:val="CODE"/>
        </w:rPr>
        <w:t>)</w:t>
      </w:r>
      <w:r>
        <w:t>”</w:t>
      </w:r>
      <w:r w:rsidR="00F25A9A">
        <w:t xml:space="preserve"> for the first time derivative and “</w:t>
      </w:r>
      <w:r w:rsidR="00F25A9A" w:rsidRPr="00125265">
        <w:rPr>
          <w:rStyle w:val="CODE"/>
        </w:rPr>
        <w:t>der(name,N)</w:t>
      </w:r>
      <w:r w:rsidR="00F25A9A">
        <w:t>”</w:t>
      </w:r>
      <w:r w:rsidR="006052E2">
        <w:rPr>
          <w:lang w:eastAsia="sv-SE"/>
        </w:rPr>
        <w:t xml:space="preserve"> </w:t>
      </w:r>
      <w:r w:rsidR="00F25A9A">
        <w:rPr>
          <w:lang w:eastAsia="sv-SE"/>
        </w:rPr>
        <w:t xml:space="preserve">for the N-th derivative. </w:t>
      </w:r>
      <w:r w:rsidR="006052E2">
        <w:rPr>
          <w:lang w:eastAsia="sv-SE"/>
        </w:rPr>
        <w:t>Examples:</w:t>
      </w:r>
    </w:p>
    <w:p w14:paraId="715F913A" w14:textId="77777777" w:rsidR="006052E2" w:rsidRDefault="006052E2" w:rsidP="006052E2">
      <w:pPr>
        <w:pStyle w:val="CODEF"/>
        <w:ind w:left="720"/>
      </w:pPr>
      <w:r>
        <w:t>vehicle.engine.speed</w:t>
      </w:r>
    </w:p>
    <w:p w14:paraId="7A536370" w14:textId="77777777" w:rsidR="006052E2" w:rsidRDefault="006052E2" w:rsidP="006052E2">
      <w:pPr>
        <w:pStyle w:val="CODE1"/>
        <w:ind w:left="720"/>
      </w:pPr>
      <w:r>
        <w:t>resistor12.u</w:t>
      </w:r>
    </w:p>
    <w:p w14:paraId="6C1ACC2D" w14:textId="77777777" w:rsidR="006052E2" w:rsidRDefault="006052E2" w:rsidP="006052E2">
      <w:pPr>
        <w:pStyle w:val="CODE1"/>
        <w:ind w:left="720"/>
      </w:pPr>
      <w:r>
        <w:t>v_min</w:t>
      </w:r>
    </w:p>
    <w:p w14:paraId="5B17CA5D" w14:textId="77777777" w:rsidR="006052E2" w:rsidRDefault="006052E2" w:rsidP="006052E2">
      <w:pPr>
        <w:pStyle w:val="CODE1"/>
        <w:ind w:left="720"/>
      </w:pPr>
      <w:r>
        <w:t>robot.axis.′motor #234′</w:t>
      </w:r>
    </w:p>
    <w:p w14:paraId="3ABB40E8" w14:textId="77777777" w:rsidR="006052E2" w:rsidRDefault="009C7BF5" w:rsidP="001E67EB">
      <w:pPr>
        <w:pStyle w:val="CODE1"/>
        <w:ind w:left="720"/>
      </w:pPr>
      <w:r>
        <w:t>der(</w:t>
      </w:r>
      <w:r w:rsidR="006052E2">
        <w:t>pipe[3,4].T[14]</w:t>
      </w:r>
      <w:r w:rsidR="00F25A9A">
        <w:t>,2</w:t>
      </w:r>
      <w:r>
        <w:t>)</w:t>
      </w:r>
      <w:r w:rsidR="00F25A9A">
        <w:t xml:space="preserve">    // second time derivative of pipe[3,4].T[14]</w:t>
      </w:r>
    </w:p>
    <w:p w14:paraId="3CB5C612" w14:textId="77777777" w:rsidR="00F25A9A" w:rsidRDefault="00F25A9A" w:rsidP="005A1498">
      <w:pPr>
        <w:pStyle w:val="Textkrper"/>
        <w:rPr>
          <w:lang w:eastAsia="sv-SE"/>
        </w:rPr>
      </w:pPr>
      <w:r>
        <w:rPr>
          <w:lang w:eastAsia="sv-SE"/>
        </w:rPr>
        <w:t>The precise syntax is:</w:t>
      </w:r>
    </w:p>
    <w:p w14:paraId="247C6673" w14:textId="77777777" w:rsidR="00F25A9A" w:rsidRDefault="00511231" w:rsidP="00F25A9A">
      <w:pPr>
        <w:pStyle w:val="CODEF"/>
        <w:ind w:left="720"/>
      </w:pPr>
      <w:r>
        <w:t>name            = identifier | "</w:t>
      </w:r>
      <w:r w:rsidR="00F25A9A">
        <w:t>der(</w:t>
      </w:r>
      <w:r>
        <w:t>"</w:t>
      </w:r>
      <w:r w:rsidR="00F25A9A">
        <w:t xml:space="preserve"> identifier [,</w:t>
      </w:r>
      <w:r>
        <w:t xml:space="preserve"> unsignedInteger</w:t>
      </w:r>
      <w:r w:rsidR="00F25A9A">
        <w:t xml:space="preserve"> ] </w:t>
      </w:r>
      <w:r>
        <w:t>"</w:t>
      </w:r>
      <w:r w:rsidR="00F25A9A">
        <w:t>)</w:t>
      </w:r>
      <w:r>
        <w:t>"</w:t>
      </w:r>
    </w:p>
    <w:p w14:paraId="53730F4F" w14:textId="77777777" w:rsidR="00F25A9A" w:rsidRDefault="00F25A9A" w:rsidP="00F25A9A">
      <w:pPr>
        <w:pStyle w:val="CODE1"/>
        <w:ind w:left="720"/>
      </w:pPr>
      <w:r>
        <w:t xml:space="preserve">identifier      = </w:t>
      </w:r>
      <w:r w:rsidR="00511231">
        <w:t>B-</w:t>
      </w:r>
      <w:r>
        <w:t>name [ arrayIndices  ] {</w:t>
      </w:r>
      <w:r w:rsidR="00511231">
        <w:t>"</w:t>
      </w:r>
      <w:r>
        <w:t>.</w:t>
      </w:r>
      <w:r w:rsidR="00511231">
        <w:t>"</w:t>
      </w:r>
      <w:r>
        <w:t xml:space="preserve"> </w:t>
      </w:r>
      <w:r w:rsidR="00511231">
        <w:t>B-</w:t>
      </w:r>
      <w:r>
        <w:t>name [ arrayIndices ] }</w:t>
      </w:r>
    </w:p>
    <w:p w14:paraId="001F391F" w14:textId="77777777" w:rsidR="00F25A9A" w:rsidRDefault="00511231" w:rsidP="00F25A9A">
      <w:pPr>
        <w:pStyle w:val="CODE1"/>
        <w:ind w:left="720"/>
      </w:pPr>
      <w:r>
        <w:t>B-</w:t>
      </w:r>
      <w:r w:rsidR="00F25A9A">
        <w:t>name          = nondigit { digit | nondigit } | Q-name</w:t>
      </w:r>
    </w:p>
    <w:p w14:paraId="48DF118F" w14:textId="77777777" w:rsidR="00F25A9A" w:rsidRDefault="00F25A9A" w:rsidP="00F25A9A">
      <w:pPr>
        <w:pStyle w:val="CODE1"/>
        <w:ind w:left="720"/>
      </w:pPr>
      <w:r>
        <w:t>nondigit        = "_" | letters "a" to "z" | letters "A" to "Z"</w:t>
      </w:r>
    </w:p>
    <w:p w14:paraId="30B176BD" w14:textId="77777777" w:rsidR="00F25A9A" w:rsidRDefault="00F25A9A" w:rsidP="00F25A9A">
      <w:pPr>
        <w:pStyle w:val="CODE1"/>
        <w:ind w:left="720"/>
      </w:pPr>
      <w:r>
        <w:t>digit           = "0" | "1" | "2" | "3" | "4" | "5" | "6" | "7" | "8" | "9"</w:t>
      </w:r>
    </w:p>
    <w:p w14:paraId="23250615" w14:textId="77777777" w:rsidR="00F25A9A" w:rsidRDefault="00F25A9A" w:rsidP="00F25A9A">
      <w:pPr>
        <w:pStyle w:val="CODE1"/>
        <w:ind w:left="720"/>
      </w:pPr>
      <w:r>
        <w:t>Q-name          = "’" ( Q-char | escape ) { Q-char | escape } "’"</w:t>
      </w:r>
    </w:p>
    <w:p w14:paraId="5E6709CD" w14:textId="77777777" w:rsidR="00F25A9A" w:rsidRDefault="00F25A9A" w:rsidP="00F25A9A">
      <w:pPr>
        <w:pStyle w:val="CODE1"/>
        <w:ind w:left="720"/>
      </w:pPr>
      <w:r>
        <w:t xml:space="preserve">Q-char          = any member of the source character set except </w:t>
      </w:r>
    </w:p>
    <w:p w14:paraId="31EFE3D3" w14:textId="77777777" w:rsidR="00F25A9A" w:rsidRDefault="00F25A9A" w:rsidP="00F25A9A">
      <w:pPr>
        <w:pStyle w:val="CODE1"/>
        <w:ind w:left="720"/>
      </w:pPr>
      <w:r>
        <w:t xml:space="preserve">                  single-quote "’", and backslash "\"</w:t>
      </w:r>
    </w:p>
    <w:p w14:paraId="5B03F423" w14:textId="77777777" w:rsidR="00F25A9A" w:rsidRDefault="00F25A9A" w:rsidP="00F25A9A">
      <w:pPr>
        <w:pStyle w:val="CODE1"/>
        <w:ind w:left="720"/>
      </w:pPr>
      <w:r>
        <w:t xml:space="preserve">escape          = "\’" | "\"" | "\?" | "\\" | "\a" | "\b" | </w:t>
      </w:r>
    </w:p>
    <w:p w14:paraId="41B9BE6D" w14:textId="77777777" w:rsidR="00F25A9A" w:rsidRDefault="00F25A9A" w:rsidP="00F25A9A">
      <w:pPr>
        <w:pStyle w:val="CODE1"/>
        <w:ind w:left="720"/>
      </w:pPr>
      <w:r>
        <w:t xml:space="preserve">                  "\f" | "\n" | "\r" | "\t" | "\v"</w:t>
      </w:r>
    </w:p>
    <w:p w14:paraId="0DCB4207" w14:textId="77777777" w:rsidR="00F25A9A" w:rsidRDefault="00F25A9A" w:rsidP="00F25A9A">
      <w:pPr>
        <w:pStyle w:val="CODE1"/>
        <w:ind w:left="720"/>
      </w:pPr>
      <w:r>
        <w:t xml:space="preserve">arrayIndices    = </w:t>
      </w:r>
      <w:r w:rsidR="00511231">
        <w:t>"</w:t>
      </w:r>
      <w:r>
        <w:t>[</w:t>
      </w:r>
      <w:r w:rsidR="00511231">
        <w:t>"</w:t>
      </w:r>
      <w:r>
        <w:t xml:space="preserve"> unsignedInteger {, unsignedInteger} </w:t>
      </w:r>
      <w:r w:rsidR="00511231">
        <w:t>"</w:t>
      </w:r>
      <w:r>
        <w:t>]</w:t>
      </w:r>
      <w:r w:rsidR="00511231">
        <w:t>"</w:t>
      </w:r>
    </w:p>
    <w:p w14:paraId="49B0C5A2" w14:textId="77777777" w:rsidR="00F25A9A" w:rsidRDefault="00F25A9A" w:rsidP="00F25A9A">
      <w:pPr>
        <w:pStyle w:val="CODE1"/>
        <w:ind w:left="720"/>
      </w:pPr>
      <w:r>
        <w:t>unsignedInteger = digit { digit }</w:t>
      </w:r>
    </w:p>
    <w:p w14:paraId="1D9AAF72" w14:textId="77777777" w:rsidR="005A1498" w:rsidRDefault="005A1498" w:rsidP="005A1498">
      <w:pPr>
        <w:pStyle w:val="Textkrper"/>
        <w:rPr>
          <w:lang w:eastAsia="sv-SE"/>
        </w:rPr>
      </w:pPr>
      <w:r>
        <w:rPr>
          <w:lang w:eastAsia="sv-SE"/>
        </w:rPr>
        <w:t>The tree of names is mapped to an ordered list of ScalarVariable</w:t>
      </w:r>
      <w:r w:rsidR="00511231">
        <w:rPr>
          <w:lang w:eastAsia="sv-SE"/>
        </w:rPr>
        <w:t>.name’s</w:t>
      </w:r>
      <w:r>
        <w:rPr>
          <w:lang w:eastAsia="sv-SE"/>
        </w:rPr>
        <w:t xml:space="preserve"> in </w:t>
      </w:r>
      <w:hyperlink r:id="rId79" w:history="1">
        <w:r w:rsidRPr="009C7BF5">
          <w:rPr>
            <w:rStyle w:val="Hyperlink"/>
            <w:lang w:eastAsia="sv-SE"/>
          </w:rPr>
          <w:t>depth-first</w:t>
        </w:r>
      </w:hyperlink>
      <w:r w:rsidRPr="009C7BF5">
        <w:rPr>
          <w:lang w:eastAsia="sv-SE"/>
        </w:rPr>
        <w:t xml:space="preserve"> order.</w:t>
      </w:r>
      <w:r>
        <w:rPr>
          <w:lang w:eastAsia="sv-SE"/>
        </w:rPr>
        <w:t xml:space="preserve"> Example:</w:t>
      </w:r>
    </w:p>
    <w:p w14:paraId="524968DA" w14:textId="77777777" w:rsidR="005A1498" w:rsidRDefault="005A1498" w:rsidP="00F25A9A">
      <w:pPr>
        <w:pStyle w:val="CODEF"/>
        <w:ind w:left="720"/>
      </w:pPr>
      <w:r>
        <w:t>vehicle</w:t>
      </w:r>
    </w:p>
    <w:p w14:paraId="65485520" w14:textId="77777777" w:rsidR="005A1498" w:rsidRDefault="005A1498" w:rsidP="00F25A9A">
      <w:pPr>
        <w:pStyle w:val="CODE1"/>
        <w:ind w:left="720"/>
      </w:pPr>
      <w:r>
        <w:t xml:space="preserve">  transmission</w:t>
      </w:r>
    </w:p>
    <w:p w14:paraId="22F695FA" w14:textId="77777777" w:rsidR="005A1498" w:rsidRDefault="005A1498" w:rsidP="00F25A9A">
      <w:pPr>
        <w:pStyle w:val="CODE1"/>
        <w:ind w:left="720"/>
      </w:pPr>
      <w:r>
        <w:lastRenderedPageBreak/>
        <w:t xml:space="preserve">    ratio</w:t>
      </w:r>
    </w:p>
    <w:p w14:paraId="68E45A21" w14:textId="77777777" w:rsidR="005A1498" w:rsidRDefault="005A1498" w:rsidP="00F25A9A">
      <w:pPr>
        <w:pStyle w:val="CODE1"/>
        <w:ind w:left="720"/>
      </w:pPr>
      <w:r>
        <w:t xml:space="preserve">    outputSpeed</w:t>
      </w:r>
    </w:p>
    <w:p w14:paraId="1B629AAD" w14:textId="77777777" w:rsidR="005A1498" w:rsidRDefault="005A1498" w:rsidP="00F25A9A">
      <w:pPr>
        <w:pStyle w:val="CODE1"/>
        <w:ind w:left="720"/>
      </w:pPr>
      <w:r>
        <w:t xml:space="preserve">  engine</w:t>
      </w:r>
    </w:p>
    <w:p w14:paraId="30D4ADE6" w14:textId="77777777" w:rsidR="005A1498" w:rsidRDefault="005A1498" w:rsidP="00F25A9A">
      <w:pPr>
        <w:pStyle w:val="CODE1"/>
        <w:ind w:left="720"/>
      </w:pPr>
      <w:r>
        <w:t xml:space="preserve">    inputSpeed</w:t>
      </w:r>
    </w:p>
    <w:p w14:paraId="6A201C3B" w14:textId="77777777" w:rsidR="005A1498" w:rsidRPr="006052E2" w:rsidRDefault="005A1498" w:rsidP="00F25A9A">
      <w:pPr>
        <w:pStyle w:val="CODE1"/>
        <w:ind w:left="720"/>
      </w:pPr>
      <w:r>
        <w:t xml:space="preserve">    temperature</w:t>
      </w:r>
    </w:p>
    <w:p w14:paraId="6CE7EECE" w14:textId="77777777" w:rsidR="005A1498" w:rsidRDefault="005A1498" w:rsidP="005A1498">
      <w:pPr>
        <w:pStyle w:val="Textkrper"/>
        <w:rPr>
          <w:lang w:eastAsia="sv-SE"/>
        </w:rPr>
      </w:pPr>
      <w:r>
        <w:rPr>
          <w:lang w:eastAsia="sv-SE"/>
        </w:rPr>
        <w:t>is mapped to the following list of ScalarVariable</w:t>
      </w:r>
      <w:r w:rsidR="00511231">
        <w:rPr>
          <w:lang w:eastAsia="sv-SE"/>
        </w:rPr>
        <w:t>.name’s</w:t>
      </w:r>
      <w:r>
        <w:rPr>
          <w:lang w:eastAsia="sv-SE"/>
        </w:rPr>
        <w:t>:</w:t>
      </w:r>
    </w:p>
    <w:p w14:paraId="18C139D8" w14:textId="77777777" w:rsidR="005A1498" w:rsidRDefault="005A1498" w:rsidP="00F25A9A">
      <w:pPr>
        <w:pStyle w:val="CODEF"/>
        <w:ind w:left="720"/>
      </w:pPr>
      <w:r>
        <w:t>vehicle.transmission.ratio</w:t>
      </w:r>
    </w:p>
    <w:p w14:paraId="47D4C140" w14:textId="77777777" w:rsidR="005A1498" w:rsidRDefault="005A1498" w:rsidP="00F25A9A">
      <w:pPr>
        <w:pStyle w:val="CODE1"/>
        <w:ind w:left="720"/>
      </w:pPr>
      <w:r>
        <w:t>vehicle.transmission.outputSpeed</w:t>
      </w:r>
    </w:p>
    <w:p w14:paraId="48068D6A" w14:textId="77777777" w:rsidR="005A1498" w:rsidRDefault="005A1498" w:rsidP="00F25A9A">
      <w:pPr>
        <w:pStyle w:val="CODE1"/>
        <w:ind w:left="720"/>
      </w:pPr>
      <w:r>
        <w:t>vehicle.engine.inputSpeed</w:t>
      </w:r>
    </w:p>
    <w:p w14:paraId="3E6BFB31" w14:textId="77777777" w:rsidR="005A1498" w:rsidRPr="006052E2" w:rsidRDefault="005A1498" w:rsidP="00F25A9A">
      <w:pPr>
        <w:pStyle w:val="CODE1"/>
        <w:ind w:left="720"/>
      </w:pPr>
      <w:r>
        <w:t>vehicle.engine.temperature</w:t>
      </w:r>
    </w:p>
    <w:p w14:paraId="4F905EEA" w14:textId="77777777" w:rsidR="005A1498" w:rsidRDefault="005A1498" w:rsidP="005A1498">
      <w:pPr>
        <w:pStyle w:val="Textkrper"/>
      </w:pPr>
      <w:r>
        <w:rPr>
          <w:lang w:eastAsia="sv-SE"/>
        </w:rPr>
        <w:t xml:space="preserve">All </w:t>
      </w:r>
      <w:r>
        <w:t>array elements are given in a consecutive sequence of ScalarVariable</w:t>
      </w:r>
      <w:r w:rsidR="00F25A9A">
        <w:t>s</w:t>
      </w:r>
      <w:r>
        <w:t>. For example, the vector “centerOfMass” in body “arm1” is mapped to the following ScalarVariable</w:t>
      </w:r>
      <w:r w:rsidR="00F25A9A">
        <w:t>s</w:t>
      </w:r>
      <w:r>
        <w:t>:</w:t>
      </w:r>
    </w:p>
    <w:p w14:paraId="70962839" w14:textId="77777777" w:rsidR="005A1498" w:rsidRDefault="005A1498" w:rsidP="00F25A9A">
      <w:pPr>
        <w:pStyle w:val="CODEF"/>
        <w:ind w:left="720"/>
      </w:pPr>
      <w:r>
        <w:t>robot.arm1.centerOfMass[1]</w:t>
      </w:r>
    </w:p>
    <w:p w14:paraId="4B91FE27" w14:textId="77777777" w:rsidR="005A1498" w:rsidRDefault="005A1498" w:rsidP="00F25A9A">
      <w:pPr>
        <w:pStyle w:val="CODE1"/>
        <w:ind w:left="720"/>
      </w:pPr>
      <w:r>
        <w:t>robot.arm1.centerOfMass[2]</w:t>
      </w:r>
    </w:p>
    <w:p w14:paraId="3AD00A4A" w14:textId="77777777" w:rsidR="005A1498" w:rsidRDefault="005A1498" w:rsidP="00F25A9A">
      <w:pPr>
        <w:pStyle w:val="CODE1"/>
        <w:ind w:left="720"/>
      </w:pPr>
      <w:r>
        <w:t>robot.arm2.centerOfMass[3]</w:t>
      </w:r>
    </w:p>
    <w:p w14:paraId="5A2796D7" w14:textId="77777777" w:rsidR="005A1498" w:rsidRPr="006052E2" w:rsidRDefault="005A1498" w:rsidP="005A1498">
      <w:pPr>
        <w:pStyle w:val="Textkrper"/>
      </w:pPr>
      <w:r>
        <w:t>It might be that not all elements of an array are present. If they are present, they</w:t>
      </w:r>
      <w:r w:rsidR="00F25A9A">
        <w:t xml:space="preserve"> are given in consecutive order in the xml file.</w:t>
      </w:r>
    </w:p>
    <w:p w14:paraId="3BD2ADC4" w14:textId="77777777" w:rsidR="00F96458" w:rsidRDefault="0067706A" w:rsidP="00F96458">
      <w:pPr>
        <w:pStyle w:val="Appendix2"/>
      </w:pPr>
      <w:bookmarkStart w:id="228" w:name="_Ref247987260"/>
      <w:bookmarkStart w:id="229" w:name="_Ref247988544"/>
      <w:bookmarkStart w:id="230" w:name="_Toc247884560"/>
      <w:bookmarkStart w:id="231" w:name="_Toc252111382"/>
      <w:r>
        <w:t>Event Detection</w:t>
      </w:r>
      <w:bookmarkEnd w:id="228"/>
      <w:bookmarkEnd w:id="229"/>
      <w:bookmarkEnd w:id="230"/>
      <w:bookmarkEnd w:id="231"/>
    </w:p>
    <w:p w14:paraId="1C61151E" w14:textId="77777777" w:rsidR="00AD71EE" w:rsidRDefault="00AD71EE" w:rsidP="00AD71EE">
      <w:pPr>
        <w:pStyle w:val="Textkrper"/>
      </w:pPr>
      <w:r>
        <w:t>An event is always triggered from the environment in which the FMU is called (so it is not triggered inside the FMU). Typically, this is performed in the following:</w:t>
      </w:r>
    </w:p>
    <w:p w14:paraId="5373DC5D" w14:textId="77777777" w:rsidR="00AD71EE" w:rsidRDefault="00AD71EE" w:rsidP="00AD71EE">
      <w:pPr>
        <w:pStyle w:val="Textkrper"/>
        <w:numPr>
          <w:ilvl w:val="0"/>
          <w:numId w:val="40"/>
        </w:numPr>
      </w:pPr>
      <w:r>
        <w:t>The integration period is limited by the</w:t>
      </w:r>
      <w:r w:rsidR="00511231">
        <w:t xml:space="preserve"> </w:t>
      </w:r>
      <w:r>
        <w:t>time event</w:t>
      </w:r>
      <w:r w:rsidR="00511231">
        <w:t xml:space="preserve"> </w:t>
      </w:r>
      <w:r w:rsidR="00125265" w:rsidRPr="00432F04">
        <w:rPr>
          <w:i/>
        </w:rPr>
        <w:t>T</w:t>
      </w:r>
      <w:r w:rsidR="00125265" w:rsidRPr="00432F04">
        <w:rPr>
          <w:i/>
          <w:vertAlign w:val="subscript"/>
        </w:rPr>
        <w:t>next</w:t>
      </w:r>
      <w:r w:rsidR="00125265" w:rsidRPr="00432F04">
        <w:t>(</w:t>
      </w:r>
      <w:r w:rsidR="00125265" w:rsidRPr="00432F04">
        <w:rPr>
          <w:i/>
        </w:rPr>
        <w:t>t</w:t>
      </w:r>
      <w:r w:rsidR="00125265" w:rsidRPr="00432F04">
        <w:rPr>
          <w:i/>
          <w:vertAlign w:val="subscript"/>
        </w:rPr>
        <w:t>i-</w:t>
      </w:r>
      <w:r w:rsidR="00125265" w:rsidRPr="00432F04">
        <w:rPr>
          <w:vertAlign w:val="subscript"/>
        </w:rPr>
        <w:t>1</w:t>
      </w:r>
      <w:r w:rsidR="00125265" w:rsidRPr="00432F04">
        <w:t>)</w:t>
      </w:r>
      <w:r w:rsidR="00125265">
        <w:t xml:space="preserve"> </w:t>
      </w:r>
      <w:r w:rsidR="00511231">
        <w:t>defined at the last event instant</w:t>
      </w:r>
      <w:r w:rsidR="00125265">
        <w:t xml:space="preserve"> </w:t>
      </w:r>
      <w:r w:rsidR="00125265" w:rsidRPr="00432F04">
        <w:rPr>
          <w:i/>
        </w:rPr>
        <w:t>t</w:t>
      </w:r>
      <w:r w:rsidR="00125265" w:rsidRPr="00432F04">
        <w:rPr>
          <w:i/>
          <w:vertAlign w:val="subscript"/>
        </w:rPr>
        <w:t>i-</w:t>
      </w:r>
      <w:r w:rsidR="00125265" w:rsidRPr="00432F04">
        <w:rPr>
          <w:vertAlign w:val="subscript"/>
        </w:rPr>
        <w:t>1</w:t>
      </w:r>
      <w:r w:rsidR="00125265">
        <w:t xml:space="preserve"> </w:t>
      </w:r>
      <w:r w:rsidR="00511231">
        <w:t xml:space="preserve">(return argument </w:t>
      </w:r>
      <w:r w:rsidR="00511231">
        <w:rPr>
          <w:rStyle w:val="CODE"/>
          <w:rFonts w:cs="Courier New"/>
        </w:rPr>
        <w:t>eventInfo.nextEventTime</w:t>
      </w:r>
      <w:r w:rsidR="00511231">
        <w:t xml:space="preserve"> of </w:t>
      </w:r>
      <w:r w:rsidR="00511231">
        <w:rPr>
          <w:rStyle w:val="CODE"/>
        </w:rPr>
        <w:t>fmiEventUpdate</w:t>
      </w:r>
      <w:r w:rsidR="00511231">
        <w:t>),</w:t>
      </w:r>
      <w:r>
        <w:t xml:space="preserve"> so the integrator integrates from the previous event instant at most up to </w:t>
      </w:r>
      <w:r w:rsidRPr="00F96458">
        <w:rPr>
          <w:i/>
        </w:rPr>
        <w:t>t</w:t>
      </w:r>
      <w:r>
        <w:rPr>
          <w:i/>
        </w:rPr>
        <w:t xml:space="preserve"> </w:t>
      </w:r>
      <w:r>
        <w:t>=</w:t>
      </w:r>
      <w:r w:rsidRPr="00F96458">
        <w:rPr>
          <w:i/>
        </w:rPr>
        <w:t xml:space="preserve"> </w:t>
      </w:r>
      <w:r w:rsidRPr="00432F04">
        <w:rPr>
          <w:i/>
        </w:rPr>
        <w:t>T</w:t>
      </w:r>
      <w:r w:rsidRPr="00432F04">
        <w:rPr>
          <w:i/>
          <w:vertAlign w:val="subscript"/>
        </w:rPr>
        <w:t>next</w:t>
      </w:r>
      <w:r w:rsidRPr="00432F04">
        <w:t>(</w:t>
      </w:r>
      <w:r w:rsidRPr="00432F04">
        <w:rPr>
          <w:i/>
        </w:rPr>
        <w:t>t</w:t>
      </w:r>
      <w:r w:rsidRPr="00432F04">
        <w:rPr>
          <w:i/>
          <w:vertAlign w:val="subscript"/>
        </w:rPr>
        <w:t>i-</w:t>
      </w:r>
      <w:r w:rsidRPr="00432F04">
        <w:rPr>
          <w:vertAlign w:val="subscript"/>
        </w:rPr>
        <w:t>1</w:t>
      </w:r>
      <w:r w:rsidRPr="00432F04">
        <w:t>)</w:t>
      </w:r>
      <w:r>
        <w:t xml:space="preserve">. The integration step is thereby adapted for the last step, so that it reaches </w:t>
      </w:r>
      <w:r w:rsidRPr="00432F04">
        <w:rPr>
          <w:i/>
        </w:rPr>
        <w:t>T</w:t>
      </w:r>
      <w:r w:rsidRPr="00432F04">
        <w:rPr>
          <w:i/>
          <w:vertAlign w:val="subscript"/>
        </w:rPr>
        <w:t>next</w:t>
      </w:r>
      <w:r>
        <w:t xml:space="preserve"> exactly. If </w:t>
      </w:r>
      <w:r w:rsidRPr="00432F04">
        <w:rPr>
          <w:i/>
        </w:rPr>
        <w:t>T</w:t>
      </w:r>
      <w:r w:rsidRPr="00432F04">
        <w:rPr>
          <w:i/>
          <w:vertAlign w:val="subscript"/>
        </w:rPr>
        <w:t>next</w:t>
      </w:r>
      <w:r>
        <w:t xml:space="preserve"> is reached, an event is triggered, i.e., </w:t>
      </w:r>
      <w:r w:rsidR="009236DE">
        <w:rPr>
          <w:rStyle w:val="CODE"/>
        </w:rPr>
        <w:t>fmiEventUpdate</w:t>
      </w:r>
      <w:r>
        <w:t xml:space="preserve"> is called.</w:t>
      </w:r>
    </w:p>
    <w:p w14:paraId="1ED9CC08" w14:textId="77777777" w:rsidR="00AD71EE" w:rsidRDefault="00AD71EE" w:rsidP="00AD71EE">
      <w:pPr>
        <w:pStyle w:val="Textkrper"/>
        <w:numPr>
          <w:ilvl w:val="0"/>
          <w:numId w:val="40"/>
        </w:numPr>
      </w:pPr>
      <w:r>
        <w:t xml:space="preserve">The event indicators </w:t>
      </w:r>
      <w:r w:rsidRPr="00432F04">
        <w:rPr>
          <w:i/>
        </w:rPr>
        <w:t>z</w:t>
      </w:r>
      <w:r w:rsidRPr="00432F04">
        <w:rPr>
          <w:i/>
          <w:vertAlign w:val="subscript"/>
        </w:rPr>
        <w:t>j</w:t>
      </w:r>
      <w:r w:rsidRPr="00432F04">
        <w:t>(</w:t>
      </w:r>
      <w:r w:rsidRPr="00432F04">
        <w:rPr>
          <w:i/>
        </w:rPr>
        <w:t>t</w:t>
      </w:r>
      <w:r w:rsidRPr="00432F04">
        <w:t>)</w:t>
      </w:r>
      <w:r>
        <w:t xml:space="preserve"> are inspected after every completed integrator step. When the domain of </w:t>
      </w:r>
      <w:r w:rsidRPr="00432F04">
        <w:rPr>
          <w:i/>
        </w:rPr>
        <w:t>z</w:t>
      </w:r>
      <w:r w:rsidRPr="00432F04">
        <w:rPr>
          <w:i/>
          <w:vertAlign w:val="subscript"/>
        </w:rPr>
        <w:t>j</w:t>
      </w:r>
      <w:r>
        <w:t xml:space="preserve"> at this time instant is different to the domain from the last completed integrator step, an iteration procedure is started to find the time instant </w:t>
      </w:r>
      <w:r w:rsidRPr="00F96458">
        <w:rPr>
          <w:i/>
        </w:rPr>
        <w:t>t</w:t>
      </w:r>
      <w:r w:rsidRPr="00F96458">
        <w:rPr>
          <w:i/>
          <w:vertAlign w:val="subscript"/>
        </w:rPr>
        <w:t>i</w:t>
      </w:r>
      <w:r>
        <w:t xml:space="preserve"> (up to a certain precision), at which the domain is changing. Then, an event is triggered, i.e., </w:t>
      </w:r>
      <w:r w:rsidR="009236DE">
        <w:rPr>
          <w:rStyle w:val="CODE"/>
        </w:rPr>
        <w:t>fmiEventUpdate</w:t>
      </w:r>
      <w:r>
        <w:t xml:space="preserve"> is called.</w:t>
      </w:r>
    </w:p>
    <w:p w14:paraId="24750621" w14:textId="77777777" w:rsidR="00AD71EE" w:rsidRPr="00F96458" w:rsidRDefault="00AD71EE" w:rsidP="00AD71EE">
      <w:pPr>
        <w:pStyle w:val="Textkrper"/>
        <w:numPr>
          <w:ilvl w:val="0"/>
          <w:numId w:val="40"/>
        </w:numPr>
      </w:pPr>
      <w:r>
        <w:t xml:space="preserve">At every completed integrator step, </w:t>
      </w:r>
      <w:r w:rsidR="009236DE">
        <w:rPr>
          <w:rStyle w:val="CODE"/>
        </w:rPr>
        <w:t>fmiCompletedIntegratorStep</w:t>
      </w:r>
      <w:r w:rsidRPr="00432F04">
        <w:t xml:space="preserve"> </w:t>
      </w:r>
      <w:r>
        <w:t>is</w:t>
      </w:r>
      <w:r w:rsidRPr="00432F04">
        <w:t xml:space="preserve"> called. </w:t>
      </w:r>
      <w:r>
        <w:t xml:space="preserve">When this function returns with </w:t>
      </w:r>
      <w:r w:rsidRPr="00432F04">
        <w:rPr>
          <w:rStyle w:val="CODE"/>
        </w:rPr>
        <w:t>callEventUpdate</w:t>
      </w:r>
      <w:r>
        <w:rPr>
          <w:rStyle w:val="CODE"/>
        </w:rPr>
        <w:t xml:space="preserve"> = </w:t>
      </w:r>
      <w:r w:rsidR="00FB1002">
        <w:rPr>
          <w:rStyle w:val="CODE"/>
        </w:rPr>
        <w:t>fmiTrue</w:t>
      </w:r>
      <w:r w:rsidRPr="00F96458">
        <w:t xml:space="preserve">, </w:t>
      </w:r>
      <w:r>
        <w:t xml:space="preserve">an event is triggered, i.e., function </w:t>
      </w:r>
      <w:r w:rsidR="009236DE">
        <w:rPr>
          <w:rStyle w:val="CODE"/>
        </w:rPr>
        <w:t>fmiEventUpdate</w:t>
      </w:r>
      <w:r>
        <w:t xml:space="preserve"> is called.</w:t>
      </w:r>
    </w:p>
    <w:p w14:paraId="3878F4CF" w14:textId="77777777" w:rsidR="00F96458" w:rsidRDefault="00F96458" w:rsidP="00F96458">
      <w:pPr>
        <w:pStyle w:val="Textkrper"/>
        <w:rPr>
          <w:rFonts w:cs="Arial"/>
          <w:lang w:eastAsia="sv-SE"/>
        </w:rPr>
      </w:pPr>
      <w:r>
        <w:rPr>
          <w:lang w:eastAsia="sv-SE"/>
        </w:rPr>
        <w:t>It</w:t>
      </w:r>
      <w:r w:rsidR="00105EE7">
        <w:rPr>
          <w:lang w:eastAsia="sv-SE"/>
        </w:rPr>
        <w:t xml:space="preserve"> can happen that the</w:t>
      </w:r>
      <w:r>
        <w:rPr>
          <w:lang w:eastAsia="sv-SE"/>
        </w:rPr>
        <w:t xml:space="preserve"> conditions</w:t>
      </w:r>
      <w:r w:rsidR="00105EE7">
        <w:rPr>
          <w:lang w:eastAsia="sv-SE"/>
        </w:rPr>
        <w:t xml:space="preserve"> above</w:t>
      </w:r>
      <w:r>
        <w:rPr>
          <w:lang w:eastAsia="sv-SE"/>
        </w:rPr>
        <w:t xml:space="preserve"> lead to event times that are close together. </w:t>
      </w:r>
      <w:r w:rsidRPr="00A57824">
        <w:rPr>
          <w:lang w:val="fr-FR" w:eastAsia="sv-SE"/>
        </w:rPr>
        <w:t xml:space="preserve">Assume that n potential event time instants </w:t>
      </w:r>
      <w:r w:rsidRPr="00A57824">
        <w:rPr>
          <w:i/>
          <w:lang w:val="fr-FR" w:eastAsia="sv-SE"/>
        </w:rPr>
        <w:t>t</w:t>
      </w:r>
      <w:r w:rsidRPr="00A57824">
        <w:rPr>
          <w:vertAlign w:val="subscript"/>
          <w:lang w:val="fr-FR" w:eastAsia="sv-SE"/>
        </w:rPr>
        <w:t>1</w:t>
      </w:r>
      <w:r w:rsidRPr="00A57824">
        <w:rPr>
          <w:lang w:val="fr-FR" w:eastAsia="sv-SE"/>
        </w:rPr>
        <w:t xml:space="preserve">, </w:t>
      </w:r>
      <w:r w:rsidRPr="00A57824">
        <w:rPr>
          <w:i/>
          <w:lang w:val="fr-FR" w:eastAsia="sv-SE"/>
        </w:rPr>
        <w:t>t</w:t>
      </w:r>
      <w:r w:rsidRPr="00A57824">
        <w:rPr>
          <w:vertAlign w:val="subscript"/>
          <w:lang w:val="fr-FR" w:eastAsia="sv-SE"/>
        </w:rPr>
        <w:t>2</w:t>
      </w:r>
      <w:r w:rsidRPr="00A57824">
        <w:rPr>
          <w:lang w:val="fr-FR" w:eastAsia="sv-SE"/>
        </w:rPr>
        <w:t xml:space="preserve">, </w:t>
      </w:r>
      <w:r w:rsidRPr="00A57824">
        <w:rPr>
          <w:i/>
          <w:lang w:val="fr-FR" w:eastAsia="sv-SE"/>
        </w:rPr>
        <w:t>t</w:t>
      </w:r>
      <w:r w:rsidRPr="00A57824">
        <w:rPr>
          <w:vertAlign w:val="subscript"/>
          <w:lang w:val="fr-FR" w:eastAsia="sv-SE"/>
        </w:rPr>
        <w:t>3</w:t>
      </w:r>
      <w:r w:rsidRPr="00A57824">
        <w:rPr>
          <w:lang w:val="fr-FR" w:eastAsia="sv-SE"/>
        </w:rPr>
        <w:t xml:space="preserve">, ..., </w:t>
      </w:r>
      <w:r w:rsidRPr="00A57824">
        <w:rPr>
          <w:i/>
          <w:lang w:val="fr-FR" w:eastAsia="sv-SE"/>
        </w:rPr>
        <w:t>t</w:t>
      </w:r>
      <w:r w:rsidRPr="00A57824">
        <w:rPr>
          <w:vertAlign w:val="subscript"/>
          <w:lang w:val="fr-FR" w:eastAsia="sv-SE"/>
        </w:rPr>
        <w:t>n</w:t>
      </w:r>
      <w:r w:rsidRPr="00A57824">
        <w:rPr>
          <w:lang w:val="fr-FR" w:eastAsia="sv-SE"/>
        </w:rPr>
        <w:t xml:space="preserve"> (with </w:t>
      </w:r>
      <w:r w:rsidRPr="00A57824">
        <w:rPr>
          <w:i/>
          <w:lang w:val="fr-FR" w:eastAsia="sv-SE"/>
        </w:rPr>
        <w:t>t</w:t>
      </w:r>
      <w:r w:rsidRPr="00A57824">
        <w:rPr>
          <w:vertAlign w:val="subscript"/>
          <w:lang w:val="fr-FR" w:eastAsia="sv-SE"/>
        </w:rPr>
        <w:t>1</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i/>
          <w:lang w:val="fr-FR" w:eastAsia="sv-SE"/>
        </w:rPr>
        <w:t>t</w:t>
      </w:r>
      <w:r w:rsidRPr="00A57824">
        <w:rPr>
          <w:vertAlign w:val="subscript"/>
          <w:lang w:val="fr-FR" w:eastAsia="sv-SE"/>
        </w:rPr>
        <w:t>2</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i/>
          <w:lang w:val="fr-FR" w:eastAsia="sv-SE"/>
        </w:rPr>
        <w:t>t</w:t>
      </w:r>
      <w:r w:rsidRPr="00A57824">
        <w:rPr>
          <w:vertAlign w:val="subscript"/>
          <w:lang w:val="fr-FR" w:eastAsia="sv-SE"/>
        </w:rPr>
        <w:t>3</w:t>
      </w:r>
      <w:r w:rsidRPr="00A57824">
        <w:rPr>
          <w:lang w:val="fr-FR" w:eastAsia="sv-SE"/>
        </w:rPr>
        <w:t xml:space="preserve"> </w:t>
      </w:r>
      <w:r w:rsidRPr="00A57824">
        <w:rPr>
          <w:rFonts w:cs="Arial"/>
          <w:lang w:val="fr-FR" w:eastAsia="sv-SE"/>
        </w:rPr>
        <w:t>≤</w:t>
      </w:r>
      <w:r w:rsidRPr="00A57824">
        <w:rPr>
          <w:lang w:val="fr-FR" w:eastAsia="sv-SE"/>
        </w:rPr>
        <w:t xml:space="preserve"> ...</w:t>
      </w:r>
      <w:r w:rsidRPr="00A57824">
        <w:rPr>
          <w:rFonts w:cs="Arial"/>
          <w:lang w:val="fr-FR" w:eastAsia="sv-SE"/>
        </w:rPr>
        <w:t xml:space="preserve"> </w:t>
      </w:r>
      <w:r>
        <w:rPr>
          <w:rFonts w:cs="Arial"/>
          <w:lang w:eastAsia="sv-SE"/>
        </w:rPr>
        <w:t xml:space="preserve">≤ </w:t>
      </w:r>
      <w:r w:rsidRPr="00F96458">
        <w:rPr>
          <w:i/>
          <w:lang w:eastAsia="sv-SE"/>
        </w:rPr>
        <w:t>t</w:t>
      </w:r>
      <w:r w:rsidRPr="00F96458">
        <w:rPr>
          <w:vertAlign w:val="subscript"/>
          <w:lang w:eastAsia="sv-SE"/>
        </w:rPr>
        <w:t>n</w:t>
      </w:r>
      <w:r>
        <w:rPr>
          <w:lang w:eastAsia="sv-SE"/>
        </w:rPr>
        <w:t xml:space="preserve">) are determined according to these conditions (e.g., due to a time event, a step event, and domain changes of several event indicators) and that these time instants are close together, e.g. </w:t>
      </w:r>
      <w:r w:rsidRPr="00F96458">
        <w:rPr>
          <w:i/>
          <w:lang w:eastAsia="sv-SE"/>
        </w:rPr>
        <w:t>t</w:t>
      </w:r>
      <w:r w:rsidRPr="00F96458">
        <w:rPr>
          <w:vertAlign w:val="subscript"/>
          <w:lang w:eastAsia="sv-SE"/>
        </w:rPr>
        <w:t>n</w:t>
      </w:r>
      <w:r>
        <w:rPr>
          <w:vertAlign w:val="subscript"/>
          <w:lang w:eastAsia="sv-SE"/>
        </w:rPr>
        <w:t xml:space="preserve"> </w:t>
      </w:r>
      <w:r>
        <w:rPr>
          <w:lang w:eastAsia="sv-SE"/>
        </w:rPr>
        <w:t xml:space="preserve">- </w:t>
      </w:r>
      <w:r w:rsidRPr="00F96458">
        <w:rPr>
          <w:i/>
          <w:lang w:eastAsia="sv-SE"/>
        </w:rPr>
        <w:t>t</w:t>
      </w:r>
      <w:r w:rsidRPr="00F96458">
        <w:rPr>
          <w:vertAlign w:val="subscript"/>
          <w:lang w:eastAsia="sv-SE"/>
        </w:rPr>
        <w:t>1</w:t>
      </w:r>
      <w:r>
        <w:rPr>
          <w:lang w:eastAsia="sv-SE"/>
        </w:rPr>
        <w:t xml:space="preserve"> </w:t>
      </w:r>
      <w:r>
        <w:rPr>
          <w:rFonts w:cs="Arial"/>
          <w:lang w:eastAsia="sv-SE"/>
        </w:rPr>
        <w:t>≤ 100·ε (where ε is the machine precision, which is typically in the order of 10</w:t>
      </w:r>
      <w:r w:rsidRPr="00F96458">
        <w:rPr>
          <w:rFonts w:cs="Arial"/>
          <w:vertAlign w:val="superscript"/>
          <w:lang w:eastAsia="sv-SE"/>
        </w:rPr>
        <w:t>-16</w:t>
      </w:r>
      <w:r>
        <w:rPr>
          <w:rFonts w:cs="Arial"/>
          <w:lang w:eastAsia="sv-SE"/>
        </w:rPr>
        <w:t xml:space="preserve">). For efficiency reasons it is then usually best to only trigger one event at </w:t>
      </w:r>
      <w:r w:rsidRPr="00F96458">
        <w:rPr>
          <w:rFonts w:cs="Arial"/>
          <w:i/>
          <w:lang w:eastAsia="sv-SE"/>
        </w:rPr>
        <w:t>t</w:t>
      </w:r>
      <w:r>
        <w:rPr>
          <w:rFonts w:cs="Arial"/>
          <w:lang w:eastAsia="sv-SE"/>
        </w:rPr>
        <w:t xml:space="preserve"> = </w:t>
      </w:r>
      <w:r w:rsidRPr="00F96458">
        <w:rPr>
          <w:i/>
          <w:lang w:eastAsia="sv-SE"/>
        </w:rPr>
        <w:t>t</w:t>
      </w:r>
      <w:r w:rsidRPr="00F96458">
        <w:rPr>
          <w:vertAlign w:val="subscript"/>
          <w:lang w:eastAsia="sv-SE"/>
        </w:rPr>
        <w:t>n</w:t>
      </w:r>
      <w:r>
        <w:rPr>
          <w:rFonts w:cs="Arial"/>
          <w:lang w:eastAsia="sv-SE"/>
        </w:rPr>
        <w:t>. Whether this is performed and if yes, which time range is used, is specific to the respective simulation environment where the model is used.</w:t>
      </w:r>
    </w:p>
    <w:p w14:paraId="1354745B" w14:textId="77777777" w:rsidR="0067706A" w:rsidRDefault="00F96458" w:rsidP="0067706A">
      <w:pPr>
        <w:pStyle w:val="Textkrper-Zeileneinzug"/>
      </w:pPr>
      <w:r>
        <w:t xml:space="preserve">State event </w:t>
      </w:r>
      <w:r w:rsidR="0067706A">
        <w:t xml:space="preserve">detection </w:t>
      </w:r>
      <w:r>
        <w:t xml:space="preserve">leads to particular difficulties. One issue is that </w:t>
      </w:r>
      <w:r w:rsidRPr="0067706A">
        <w:rPr>
          <w:u w:val="single"/>
        </w:rPr>
        <w:t>available integrators</w:t>
      </w:r>
      <w:r>
        <w:t xml:space="preserve"> define state events by the “zero crossing” of variables, whereas the </w:t>
      </w:r>
      <w:r w:rsidR="00C71768">
        <w:t>Model Exchange</w:t>
      </w:r>
      <w:r>
        <w:t xml:space="preserve"> Interface defines state events by “domain changes”. The difference is that the “zero crossing” approach requires, that the event indicator variables are non-zero after initialization and after restart of an event. However, this condition cannot be guaranteed by a model.</w:t>
      </w:r>
      <w:r w:rsidR="006F795E">
        <w:t xml:space="preserve"> A related issue is that event handling </w:t>
      </w:r>
      <w:r w:rsidR="0067706A">
        <w:t>may</w:t>
      </w:r>
      <w:r w:rsidR="006F795E">
        <w:t xml:space="preserve"> change the way</w:t>
      </w:r>
      <w:r w:rsidR="0067706A">
        <w:t xml:space="preserve"> a model is computed, e.g., solving different linear equation systems before and after an event, as it is the case for friction elements </w:t>
      </w:r>
      <w:r w:rsidR="0067706A">
        <w:lastRenderedPageBreak/>
        <w:t xml:space="preserve">or ideal switches. As a result, there can be numerical errors in the event indicators leading to the situation that, e.g., </w:t>
      </w:r>
      <w:r w:rsidR="0067706A" w:rsidRPr="0067706A">
        <w:rPr>
          <w:i/>
        </w:rPr>
        <w:t>z</w:t>
      </w:r>
      <w:r w:rsidR="0067706A">
        <w:t xml:space="preserve"> &gt; 0 before the event occurred and </w:t>
      </w:r>
      <w:r w:rsidR="0067706A" w:rsidRPr="0067706A">
        <w:rPr>
          <w:i/>
        </w:rPr>
        <w:t>z</w:t>
      </w:r>
      <w:r w:rsidR="0067706A">
        <w:t xml:space="preserve"> crosses the domain, so that </w:t>
      </w:r>
      <w:r w:rsidR="0067706A" w:rsidRPr="0067706A">
        <w:rPr>
          <w:i/>
        </w:rPr>
        <w:t>z</w:t>
      </w:r>
      <w:r w:rsidR="0067706A">
        <w:t xml:space="preserve"> </w:t>
      </w:r>
      <w:r w:rsidR="0067706A">
        <w:rPr>
          <w:rFonts w:cs="Arial"/>
        </w:rPr>
        <w:t>≤</w:t>
      </w:r>
      <w:r w:rsidR="0067706A">
        <w:t xml:space="preserve"> 0 at the event instant. Due to the changed model equations and numerical errors, </w:t>
      </w:r>
      <w:r w:rsidR="0067706A" w:rsidRPr="0067706A">
        <w:rPr>
          <w:i/>
        </w:rPr>
        <w:t>z</w:t>
      </w:r>
      <w:r w:rsidR="0067706A">
        <w:t xml:space="preserve"> might change to </w:t>
      </w:r>
      <w:r w:rsidR="0067706A" w:rsidRPr="0067706A">
        <w:rPr>
          <w:i/>
        </w:rPr>
        <w:t>z</w:t>
      </w:r>
      <w:r w:rsidR="0067706A">
        <w:t xml:space="preserve"> &gt; 0, but when restarting the integration the physics is such that again a domain change to </w:t>
      </w:r>
      <w:r w:rsidR="0067706A" w:rsidRPr="0067706A">
        <w:rPr>
          <w:i/>
        </w:rPr>
        <w:t>z</w:t>
      </w:r>
      <w:r w:rsidR="0067706A">
        <w:t xml:space="preserve"> </w:t>
      </w:r>
      <w:r w:rsidR="0067706A">
        <w:rPr>
          <w:rFonts w:cs="Arial"/>
        </w:rPr>
        <w:t>≤</w:t>
      </w:r>
      <w:r w:rsidR="0067706A">
        <w:t xml:space="preserve"> 0 takes place.</w:t>
      </w:r>
      <w:r w:rsidR="000D0261">
        <w:t xml:space="preserve"> So, a large number of events will occur.</w:t>
      </w:r>
      <w:r w:rsidR="00105EE7">
        <w:t xml:space="preserve"> Also more complicated situations can occur that lead to event “chattering” and that might be treated in the FMU.</w:t>
      </w:r>
    </w:p>
    <w:p w14:paraId="2A0081A7" w14:textId="77777777" w:rsidR="00F96458" w:rsidRDefault="000C5439" w:rsidP="0067706A">
      <w:pPr>
        <w:pStyle w:val="Textkrper-Zeileneinzug"/>
      </w:pPr>
      <w:r>
        <w:t>Some of the</w:t>
      </w:r>
      <w:r w:rsidR="0067706A">
        <w:t xml:space="preserve"> issu</w:t>
      </w:r>
      <w:r w:rsidR="000D0261">
        <w:t>e</w:t>
      </w:r>
      <w:r>
        <w:t>s</w:t>
      </w:r>
      <w:r w:rsidR="000D0261">
        <w:t xml:space="preserve"> can be fixed by introducing hysteresis to</w:t>
      </w:r>
      <w:r w:rsidR="0067706A">
        <w:t xml:space="preserve"> the event indicator</w:t>
      </w:r>
      <w:r w:rsidR="000D0261">
        <w:t>s</w:t>
      </w:r>
      <w:r w:rsidR="0067706A">
        <w:t xml:space="preserve">. The solution strategy is sketched in </w:t>
      </w:r>
      <w:r w:rsidR="000D0261">
        <w:fldChar w:fldCharType="begin"/>
      </w:r>
      <w:r w:rsidR="000D0261">
        <w:instrText xml:space="preserve"> REF _Ref247708699 \h </w:instrText>
      </w:r>
      <w:r w:rsidR="000D0261">
        <w:fldChar w:fldCharType="separate"/>
      </w:r>
      <w:r w:rsidR="0059498C">
        <w:t xml:space="preserve">Figure </w:t>
      </w:r>
      <w:r w:rsidR="0059498C">
        <w:rPr>
          <w:noProof/>
        </w:rPr>
        <w:t>5</w:t>
      </w:r>
      <w:r w:rsidR="000D0261">
        <w:fldChar w:fldCharType="end"/>
      </w:r>
      <w:r w:rsidR="000D0261">
        <w:t>:</w:t>
      </w:r>
    </w:p>
    <w:p w14:paraId="707ABF27" w14:textId="77777777" w:rsidR="0067706A" w:rsidRDefault="00BB2079" w:rsidP="000D0261">
      <w:pPr>
        <w:pStyle w:val="Textkrper-Zeileneinzug"/>
        <w:spacing w:line="240" w:lineRule="auto"/>
        <w:jc w:val="center"/>
      </w:pPr>
      <w:r w:rsidRPr="00432F04">
        <w:rPr>
          <w:noProof/>
          <w:lang w:val="de-DE" w:eastAsia="de-DE"/>
        </w:rPr>
        <mc:AlternateContent>
          <mc:Choice Requires="wpc">
            <w:drawing>
              <wp:inline distT="0" distB="0" distL="0" distR="0" wp14:anchorId="2D4AD0BF" wp14:editId="2A3708C7">
                <wp:extent cx="5099685" cy="1522730"/>
                <wp:effectExtent l="0" t="0" r="0" b="1270"/>
                <wp:docPr id="128" name="Zeichenbereich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1" name="Line 25"/>
                        <wps:cNvCnPr>
                          <a:cxnSpLocks noChangeShapeType="1"/>
                        </wps:cNvCnPr>
                        <wps:spPr bwMode="auto">
                          <a:xfrm>
                            <a:off x="165100" y="874395"/>
                            <a:ext cx="196088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2" name="Line 26"/>
                        <wps:cNvCnPr>
                          <a:cxnSpLocks noChangeShapeType="1"/>
                        </wps:cNvCnPr>
                        <wps:spPr bwMode="auto">
                          <a:xfrm flipV="1">
                            <a:off x="300990" y="152400"/>
                            <a:ext cx="4445" cy="131889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27"/>
                        <wps:cNvCnPr>
                          <a:cxnSpLocks noChangeShapeType="1"/>
                        </wps:cNvCnPr>
                        <wps:spPr bwMode="auto">
                          <a:xfrm flipH="1">
                            <a:off x="1633855" y="266700"/>
                            <a:ext cx="635" cy="104775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4" name="Text Box 28"/>
                        <wps:cNvSpPr txBox="1">
                          <a:spLocks noChangeArrowheads="1"/>
                        </wps:cNvSpPr>
                        <wps:spPr bwMode="auto">
                          <a:xfrm>
                            <a:off x="1670050" y="986790"/>
                            <a:ext cx="5670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3F40D"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wps:txbx>
                        <wps:bodyPr rot="0" vert="horz" wrap="square" lIns="12700" tIns="12700" rIns="12700" bIns="12700" upright="1">
                          <a:noAutofit/>
                        </wps:bodyPr>
                      </wps:wsp>
                      <wps:wsp>
                        <wps:cNvPr id="105" name="Text Box 29"/>
                        <wps:cNvSpPr txBox="1">
                          <a:spLocks noChangeArrowheads="1"/>
                        </wps:cNvSpPr>
                        <wps:spPr bwMode="auto">
                          <a:xfrm>
                            <a:off x="1147445" y="418465"/>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54AECF93" w14:textId="77777777" w:rsidR="0091186F" w:rsidRDefault="0091186F" w:rsidP="0067706A">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06" name="Line 30"/>
                        <wps:cNvCnPr>
                          <a:cxnSpLocks noChangeShapeType="1"/>
                        </wps:cNvCnPr>
                        <wps:spPr bwMode="auto">
                          <a:xfrm>
                            <a:off x="303530" y="1191260"/>
                            <a:ext cx="1762125" cy="0"/>
                          </a:xfrm>
                          <a:prstGeom prst="line">
                            <a:avLst/>
                          </a:prstGeom>
                          <a:noFill/>
                          <a:ln w="1905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07" name="Freeform 31"/>
                        <wps:cNvSpPr>
                          <a:spLocks/>
                        </wps:cNvSpPr>
                        <wps:spPr bwMode="auto">
                          <a:xfrm>
                            <a:off x="453390" y="431800"/>
                            <a:ext cx="1351915" cy="969010"/>
                          </a:xfrm>
                          <a:custGeom>
                            <a:avLst/>
                            <a:gdLst>
                              <a:gd name="T0" fmla="*/ 0 w 2130"/>
                              <a:gd name="T1" fmla="*/ 251 h 1526"/>
                              <a:gd name="T2" fmla="*/ 495 w 2130"/>
                              <a:gd name="T3" fmla="*/ 19 h 1526"/>
                              <a:gd name="T4" fmla="*/ 1065 w 2130"/>
                              <a:gd name="T5" fmla="*/ 251 h 1526"/>
                              <a:gd name="T6" fmla="*/ 2130 w 2130"/>
                              <a:gd name="T7" fmla="*/ 1526 h 1526"/>
                            </a:gdLst>
                            <a:ahLst/>
                            <a:cxnLst>
                              <a:cxn ang="0">
                                <a:pos x="T0" y="T1"/>
                              </a:cxn>
                              <a:cxn ang="0">
                                <a:pos x="T2" y="T3"/>
                              </a:cxn>
                              <a:cxn ang="0">
                                <a:pos x="T4" y="T5"/>
                              </a:cxn>
                              <a:cxn ang="0">
                                <a:pos x="T6" y="T7"/>
                              </a:cxn>
                            </a:cxnLst>
                            <a:rect l="0" t="0" r="r" b="b"/>
                            <a:pathLst>
                              <a:path w="2130" h="1526">
                                <a:moveTo>
                                  <a:pt x="0" y="251"/>
                                </a:moveTo>
                                <a:cubicBezTo>
                                  <a:pt x="159" y="135"/>
                                  <a:pt x="318" y="19"/>
                                  <a:pt x="495" y="19"/>
                                </a:cubicBezTo>
                                <a:cubicBezTo>
                                  <a:pt x="672" y="19"/>
                                  <a:pt x="792" y="0"/>
                                  <a:pt x="1065" y="251"/>
                                </a:cubicBezTo>
                                <a:cubicBezTo>
                                  <a:pt x="1338" y="502"/>
                                  <a:pt x="1734" y="1014"/>
                                  <a:pt x="2130" y="1526"/>
                                </a:cubicBezTo>
                              </a:path>
                            </a:pathLst>
                          </a:custGeom>
                          <a:noFill/>
                          <a:ln w="19050"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Line 32"/>
                        <wps:cNvCnPr>
                          <a:cxnSpLocks noChangeShapeType="1"/>
                        </wps:cNvCnPr>
                        <wps:spPr bwMode="auto">
                          <a:xfrm>
                            <a:off x="865505" y="886460"/>
                            <a:ext cx="635" cy="300990"/>
                          </a:xfrm>
                          <a:prstGeom prst="line">
                            <a:avLst/>
                          </a:prstGeom>
                          <a:noFill/>
                          <a:ln w="9525">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09" name="Text Box 33"/>
                        <wps:cNvSpPr txBox="1">
                          <a:spLocks noChangeArrowheads="1"/>
                        </wps:cNvSpPr>
                        <wps:spPr bwMode="auto">
                          <a:xfrm>
                            <a:off x="2160905" y="800735"/>
                            <a:ext cx="4508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6FAA3" w14:textId="77777777" w:rsidR="0091186F" w:rsidRPr="0067706A" w:rsidRDefault="0091186F">
                              <w:pPr>
                                <w:rPr>
                                  <w:i/>
                                  <w:lang w:val="de-DE"/>
                                </w:rPr>
                              </w:pPr>
                              <w:r w:rsidRPr="0067706A">
                                <w:rPr>
                                  <w:i/>
                                  <w:lang w:val="de-DE"/>
                                </w:rPr>
                                <w:t>t</w:t>
                              </w:r>
                            </w:p>
                          </w:txbxContent>
                        </wps:txbx>
                        <wps:bodyPr rot="0" vert="horz" wrap="square" lIns="0" tIns="0" rIns="0" bIns="0" anchor="t" anchorCtr="0" upright="1">
                          <a:noAutofit/>
                        </wps:bodyPr>
                      </wps:wsp>
                      <wps:wsp>
                        <wps:cNvPr id="110" name="Line 34"/>
                        <wps:cNvCnPr>
                          <a:cxnSpLocks noChangeShapeType="1"/>
                        </wps:cNvCnPr>
                        <wps:spPr bwMode="auto">
                          <a:xfrm>
                            <a:off x="462280" y="294640"/>
                            <a:ext cx="635" cy="10293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 name="Text Box 35"/>
                        <wps:cNvSpPr txBox="1">
                          <a:spLocks noChangeArrowheads="1"/>
                        </wps:cNvSpPr>
                        <wps:spPr bwMode="auto">
                          <a:xfrm>
                            <a:off x="355600" y="1320165"/>
                            <a:ext cx="108140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F898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wps:txbx>
                        <wps:bodyPr rot="0" vert="horz" wrap="square" lIns="12700" tIns="12700" rIns="12700" bIns="12700" upright="1">
                          <a:noAutofit/>
                        </wps:bodyPr>
                      </wps:wsp>
                      <wps:wsp>
                        <wps:cNvPr id="113" name="Text Box 36"/>
                        <wps:cNvSpPr txBox="1">
                          <a:spLocks noChangeArrowheads="1"/>
                        </wps:cNvSpPr>
                        <wps:spPr bwMode="auto">
                          <a:xfrm>
                            <a:off x="922655" y="957580"/>
                            <a:ext cx="7366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37761" w14:textId="77777777" w:rsidR="0091186F" w:rsidRPr="0067706A" w:rsidRDefault="0091186F">
                              <w:pPr>
                                <w:rPr>
                                  <w:lang w:val="de-DE"/>
                                </w:rPr>
                              </w:pPr>
                              <w:r w:rsidRPr="0067706A">
                                <w:rPr>
                                  <w:rFonts w:cs="Arial"/>
                                  <w:lang w:val="de-DE"/>
                                </w:rPr>
                                <w:t>ε</w:t>
                              </w:r>
                            </w:p>
                          </w:txbxContent>
                        </wps:txbx>
                        <wps:bodyPr rot="0" vert="horz" wrap="square" lIns="0" tIns="0" rIns="0" bIns="0" anchor="t" anchorCtr="0" upright="1">
                          <a:noAutofit/>
                        </wps:bodyPr>
                      </wps:wsp>
                      <wps:wsp>
                        <wps:cNvPr id="114" name="Line 37"/>
                        <wps:cNvCnPr>
                          <a:cxnSpLocks noChangeShapeType="1"/>
                        </wps:cNvCnPr>
                        <wps:spPr bwMode="auto">
                          <a:xfrm flipV="1">
                            <a:off x="3053715" y="142875"/>
                            <a:ext cx="4445" cy="131889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 name="Line 38"/>
                        <wps:cNvCnPr>
                          <a:cxnSpLocks noChangeShapeType="1"/>
                        </wps:cNvCnPr>
                        <wps:spPr bwMode="auto">
                          <a:xfrm flipH="1">
                            <a:off x="4386580" y="386080"/>
                            <a:ext cx="635" cy="9188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6" name="Text Box 39"/>
                        <wps:cNvSpPr txBox="1">
                          <a:spLocks noChangeArrowheads="1"/>
                        </wps:cNvSpPr>
                        <wps:spPr bwMode="auto">
                          <a:xfrm>
                            <a:off x="4065270" y="162560"/>
                            <a:ext cx="5670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BE422"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wps:txbx>
                        <wps:bodyPr rot="0" vert="horz" wrap="square" lIns="12700" tIns="12700" rIns="12700" bIns="12700" upright="1">
                          <a:noAutofit/>
                        </wps:bodyPr>
                      </wps:wsp>
                      <wps:wsp>
                        <wps:cNvPr id="117" name="Text Box 40"/>
                        <wps:cNvSpPr txBox="1">
                          <a:spLocks noChangeArrowheads="1"/>
                        </wps:cNvSpPr>
                        <wps:spPr bwMode="auto">
                          <a:xfrm>
                            <a:off x="4018280" y="890270"/>
                            <a:ext cx="24955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FF"/>
                                </a:solidFill>
                                <a:miter lim="800000"/>
                                <a:headEnd/>
                                <a:tailEnd/>
                              </a14:hiddenLine>
                            </a:ext>
                          </a:extLst>
                        </wps:spPr>
                        <wps:txbx>
                          <w:txbxContent>
                            <w:p w14:paraId="17BB197D" w14:textId="77777777" w:rsidR="0091186F" w:rsidRDefault="0091186F" w:rsidP="0067706A">
                              <w:pPr>
                                <w:autoSpaceDE w:val="0"/>
                                <w:autoSpaceDN w:val="0"/>
                                <w:adjustRightInd w:val="0"/>
                                <w:rPr>
                                  <w:color w:val="FF0000"/>
                                </w:rPr>
                              </w:pPr>
                              <w:r>
                                <w:rPr>
                                  <w:b/>
                                  <w:bCs/>
                                  <w:color w:val="FF0000"/>
                                </w:rPr>
                                <w:t>z(t)</w:t>
                              </w:r>
                            </w:p>
                          </w:txbxContent>
                        </wps:txbx>
                        <wps:bodyPr rot="0" vert="horz" wrap="square" lIns="0" tIns="12700" rIns="0" bIns="12700" upright="1">
                          <a:noAutofit/>
                        </wps:bodyPr>
                      </wps:wsp>
                      <wps:wsp>
                        <wps:cNvPr id="118" name="Line 41"/>
                        <wps:cNvCnPr>
                          <a:cxnSpLocks noChangeShapeType="1"/>
                        </wps:cNvCnPr>
                        <wps:spPr bwMode="auto">
                          <a:xfrm>
                            <a:off x="3065780" y="534035"/>
                            <a:ext cx="1762125" cy="635"/>
                          </a:xfrm>
                          <a:prstGeom prst="line">
                            <a:avLst/>
                          </a:prstGeom>
                          <a:noFill/>
                          <a:ln w="19050">
                            <a:solidFill>
                              <a:srgbClr val="0000FF"/>
                            </a:solidFill>
                            <a:prstDash val="sysDot"/>
                            <a:round/>
                            <a:headEnd/>
                            <a:tailEnd/>
                          </a:ln>
                          <a:extLst>
                            <a:ext uri="{909E8E84-426E-40DD-AFC4-6F175D3DCCD1}">
                              <a14:hiddenFill xmlns:a14="http://schemas.microsoft.com/office/drawing/2010/main">
                                <a:noFill/>
                              </a14:hiddenFill>
                            </a:ext>
                          </a:extLst>
                        </wps:spPr>
                        <wps:bodyPr/>
                      </wps:wsp>
                      <wps:wsp>
                        <wps:cNvPr id="119" name="Freeform 42"/>
                        <wps:cNvSpPr>
                          <a:spLocks/>
                        </wps:cNvSpPr>
                        <wps:spPr bwMode="auto">
                          <a:xfrm flipV="1">
                            <a:off x="3225165" y="236855"/>
                            <a:ext cx="1428115" cy="878840"/>
                          </a:xfrm>
                          <a:custGeom>
                            <a:avLst/>
                            <a:gdLst>
                              <a:gd name="T0" fmla="*/ 0 w 2130"/>
                              <a:gd name="T1" fmla="*/ 251 h 1526"/>
                              <a:gd name="T2" fmla="*/ 495 w 2130"/>
                              <a:gd name="T3" fmla="*/ 19 h 1526"/>
                              <a:gd name="T4" fmla="*/ 1065 w 2130"/>
                              <a:gd name="T5" fmla="*/ 251 h 1526"/>
                              <a:gd name="T6" fmla="*/ 2130 w 2130"/>
                              <a:gd name="T7" fmla="*/ 1526 h 1526"/>
                            </a:gdLst>
                            <a:ahLst/>
                            <a:cxnLst>
                              <a:cxn ang="0">
                                <a:pos x="T0" y="T1"/>
                              </a:cxn>
                              <a:cxn ang="0">
                                <a:pos x="T2" y="T3"/>
                              </a:cxn>
                              <a:cxn ang="0">
                                <a:pos x="T4" y="T5"/>
                              </a:cxn>
                              <a:cxn ang="0">
                                <a:pos x="T6" y="T7"/>
                              </a:cxn>
                            </a:cxnLst>
                            <a:rect l="0" t="0" r="r" b="b"/>
                            <a:pathLst>
                              <a:path w="2130" h="1526">
                                <a:moveTo>
                                  <a:pt x="0" y="251"/>
                                </a:moveTo>
                                <a:cubicBezTo>
                                  <a:pt x="159" y="135"/>
                                  <a:pt x="318" y="19"/>
                                  <a:pt x="495" y="19"/>
                                </a:cubicBezTo>
                                <a:cubicBezTo>
                                  <a:pt x="672" y="19"/>
                                  <a:pt x="792" y="0"/>
                                  <a:pt x="1065" y="251"/>
                                </a:cubicBezTo>
                                <a:cubicBezTo>
                                  <a:pt x="1338" y="502"/>
                                  <a:pt x="1734" y="1014"/>
                                  <a:pt x="2130" y="1526"/>
                                </a:cubicBezTo>
                              </a:path>
                            </a:pathLst>
                          </a:custGeom>
                          <a:noFill/>
                          <a:ln w="19050"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Line 43"/>
                        <wps:cNvCnPr>
                          <a:cxnSpLocks noChangeShapeType="1"/>
                        </wps:cNvCnPr>
                        <wps:spPr bwMode="auto">
                          <a:xfrm>
                            <a:off x="3618230" y="543560"/>
                            <a:ext cx="635" cy="300990"/>
                          </a:xfrm>
                          <a:prstGeom prst="line">
                            <a:avLst/>
                          </a:prstGeom>
                          <a:noFill/>
                          <a:ln w="9525">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21" name="Text Box 44"/>
                        <wps:cNvSpPr txBox="1">
                          <a:spLocks noChangeArrowheads="1"/>
                        </wps:cNvSpPr>
                        <wps:spPr bwMode="auto">
                          <a:xfrm>
                            <a:off x="4913630" y="791210"/>
                            <a:ext cx="4508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AAFD3C" w14:textId="77777777" w:rsidR="0091186F" w:rsidRPr="0067706A" w:rsidRDefault="0091186F">
                              <w:pPr>
                                <w:rPr>
                                  <w:i/>
                                  <w:lang w:val="de-DE"/>
                                </w:rPr>
                              </w:pPr>
                              <w:r w:rsidRPr="0067706A">
                                <w:rPr>
                                  <w:i/>
                                  <w:lang w:val="de-DE"/>
                                </w:rPr>
                                <w:t>t</w:t>
                              </w:r>
                            </w:p>
                          </w:txbxContent>
                        </wps:txbx>
                        <wps:bodyPr rot="0" vert="horz" wrap="square" lIns="0" tIns="0" rIns="0" bIns="0" anchor="t" anchorCtr="0" upright="1">
                          <a:noAutofit/>
                        </wps:bodyPr>
                      </wps:wsp>
                      <wps:wsp>
                        <wps:cNvPr id="122" name="Line 45"/>
                        <wps:cNvCnPr>
                          <a:cxnSpLocks noChangeShapeType="1"/>
                        </wps:cNvCnPr>
                        <wps:spPr bwMode="auto">
                          <a:xfrm>
                            <a:off x="3215005" y="285115"/>
                            <a:ext cx="10795" cy="86741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3" name="Text Box 46"/>
                        <wps:cNvSpPr txBox="1">
                          <a:spLocks noChangeArrowheads="1"/>
                        </wps:cNvSpPr>
                        <wps:spPr bwMode="auto">
                          <a:xfrm>
                            <a:off x="3095625" y="1210310"/>
                            <a:ext cx="1081405" cy="17970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08FD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wps:txbx>
                        <wps:bodyPr rot="0" vert="horz" wrap="square" lIns="12700" tIns="12700" rIns="12700" bIns="12700" upright="1">
                          <a:noAutofit/>
                        </wps:bodyPr>
                      </wps:wsp>
                      <wps:wsp>
                        <wps:cNvPr id="124" name="Text Box 47"/>
                        <wps:cNvSpPr txBox="1">
                          <a:spLocks noChangeArrowheads="1"/>
                        </wps:cNvSpPr>
                        <wps:spPr bwMode="auto">
                          <a:xfrm>
                            <a:off x="3689350" y="605155"/>
                            <a:ext cx="73660" cy="156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237DA" w14:textId="77777777" w:rsidR="0091186F" w:rsidRPr="0067706A" w:rsidRDefault="0091186F">
                              <w:pPr>
                                <w:rPr>
                                  <w:lang w:val="de-DE"/>
                                </w:rPr>
                              </w:pPr>
                              <w:r w:rsidRPr="0067706A">
                                <w:rPr>
                                  <w:rFonts w:cs="Arial"/>
                                  <w:lang w:val="de-DE"/>
                                </w:rPr>
                                <w:t>ε</w:t>
                              </w:r>
                            </w:p>
                          </w:txbxContent>
                        </wps:txbx>
                        <wps:bodyPr rot="0" vert="horz" wrap="square" lIns="0" tIns="0" rIns="0" bIns="0" anchor="t" anchorCtr="0" upright="1">
                          <a:noAutofit/>
                        </wps:bodyPr>
                      </wps:wsp>
                      <wps:wsp>
                        <wps:cNvPr id="125" name="Line 48"/>
                        <wps:cNvCnPr>
                          <a:cxnSpLocks noChangeShapeType="1"/>
                        </wps:cNvCnPr>
                        <wps:spPr bwMode="auto">
                          <a:xfrm>
                            <a:off x="2898775" y="855345"/>
                            <a:ext cx="1960880" cy="635"/>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6" name="Text Box 49"/>
                        <wps:cNvSpPr txBox="1">
                          <a:spLocks noChangeArrowheads="1"/>
                        </wps:cNvSpPr>
                        <wps:spPr bwMode="auto">
                          <a:xfrm>
                            <a:off x="179070" y="123190"/>
                            <a:ext cx="7810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32437" w14:textId="77777777" w:rsidR="0091186F" w:rsidRPr="0067706A" w:rsidRDefault="0091186F">
                              <w:pPr>
                                <w:rPr>
                                  <w:i/>
                                  <w:lang w:val="de-DE"/>
                                </w:rPr>
                              </w:pPr>
                              <w:r>
                                <w:rPr>
                                  <w:i/>
                                  <w:lang w:val="de-DE"/>
                                </w:rPr>
                                <w:t>z</w:t>
                              </w:r>
                            </w:p>
                          </w:txbxContent>
                        </wps:txbx>
                        <wps:bodyPr rot="0" vert="horz" wrap="square" lIns="0" tIns="0" rIns="0" bIns="0" anchor="t" anchorCtr="0" upright="1">
                          <a:noAutofit/>
                        </wps:bodyPr>
                      </wps:wsp>
                      <wps:wsp>
                        <wps:cNvPr id="127" name="Text Box 50"/>
                        <wps:cNvSpPr txBox="1">
                          <a:spLocks noChangeArrowheads="1"/>
                        </wps:cNvSpPr>
                        <wps:spPr bwMode="auto">
                          <a:xfrm>
                            <a:off x="2893695" y="137795"/>
                            <a:ext cx="78105" cy="151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B0E52" w14:textId="77777777" w:rsidR="0091186F" w:rsidRPr="0067706A" w:rsidRDefault="0091186F">
                              <w:pPr>
                                <w:rPr>
                                  <w:i/>
                                  <w:lang w:val="de-DE"/>
                                </w:rPr>
                              </w:pPr>
                              <w:r>
                                <w:rPr>
                                  <w:i/>
                                  <w:lang w:val="de-DE"/>
                                </w:rPr>
                                <w:t>z</w:t>
                              </w:r>
                            </w:p>
                          </w:txbxContent>
                        </wps:txbx>
                        <wps:bodyPr rot="0" vert="horz" wrap="square" lIns="0" tIns="0" rIns="0" bIns="0" anchor="t" anchorCtr="0" upright="1">
                          <a:noAutofit/>
                        </wps:bodyPr>
                      </wps:wsp>
                    </wpc:wpc>
                  </a:graphicData>
                </a:graphic>
              </wp:inline>
            </w:drawing>
          </mc:Choice>
          <mc:Fallback>
            <w:pict>
              <v:group w14:anchorId="2D4AD0BF" id="Zeichenbereich 23" o:spid="_x0000_s1064" editas="canvas" style="width:401.55pt;height:119.9pt;mso-position-horizontal-relative:char;mso-position-vertical-relative:line" coordsize="50996,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">
                <v:shape id="_x0000_s1065" type="#_x0000_t75" style="position:absolute;width:50996;height:15227;visibility:visible;mso-wrap-style:square">
                  <v:fill o:detectmouseclick="t"/>
                  <v:path o:connecttype="none"/>
                </v:shape>
                <v:line id="Line 25" o:spid="_x0000_s1066" style="position:absolute;visibility:visible;mso-wrap-style:square" from="1651,8743" to="21259,8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8RKXcEAAADcAAAADwAAAGRycy9kb3ducmV2LnhtbERPTYvCMBC9C/6HMII3TaurSDWKCLpe&#10;9mD1oLehGdtqMylN1O6/3ywI3ubxPmexak0lntS40rKCeBiBIM6sLjlXcDpuBzMQziNrrCyTgl9y&#10;sFp2OwtMtH3xgZ6pz0UIYZeggsL7OpHSZQUZdENbEwfuahuDPsAml7rBVwg3lRxF0VQaLDk0FFjT&#10;pqDsnj6MggmOp/nh5+yv+6/Lrd0Qx7v0W6l+r13PQXhq/Uf8du91mB/F8P9MuEA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xEpdwQAAANwAAAAPAAAAAAAAAAAAAAAA&#10;AKECAABkcnMvZG93bnJldi54bWxQSwUGAAAAAAQABAD5AAAAjwMAAAAA&#10;" strokeweight="1.5pt">
                  <v:stroke endarrow="block"/>
                </v:line>
                <v:line id="Line 26" o:spid="_x0000_s1067" style="position:absolute;flip:y;visibility:visible;mso-wrap-style:square" from="3009,1524" to="3054,147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hRS8IAAADcAAAADwAAAGRycy9kb3ducmV2LnhtbERP32vCMBB+F/wfwg32tiYTOmY1ioob&#10;vk5l7PFszraaXEqT2e6/XwYD3+7j+3nz5eCsuFEXGs8anjMFgrj0puFKw/Hw9vQKIkRkg9Yzafih&#10;AMvFeDTHwvieP+i2j5VIIRwK1FDH2BZShrImhyHzLXHizr5zGBPsKmk67FO4s3Ki1It02HBqqLGl&#10;TU3ldf/tNLyr3bq/THO1ueSnz3w92Ov2y2r9+DCsZiAiDfEu/nfvTJqvJvD3TLpAL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hRS8IAAADcAAAADwAAAAAAAAAAAAAA&#10;AAChAgAAZHJzL2Rvd25yZXYueG1sUEsFBgAAAAAEAAQA+QAAAJADAAAAAA==&#10;" strokeweight="1.5pt">
                  <v:stroke endarrow="block"/>
                </v:line>
                <v:line id="Line 27" o:spid="_x0000_s1068" style="position:absolute;flip:x;visibility:visible;mso-wrap-style:square" from="16338,2667" to="16344,13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cTxMAAAADcAAAADwAAAGRycy9kb3ducmV2LnhtbERPTYvCMBC9L/gfwgje1lRFka5RRFwR&#10;8WJd79NmNi3bTEqT1frvjSB4m8f7nMWqs7W4UusrxwpGwwQEceF0xUbBz/n7cw7CB2SNtWNScCcP&#10;q2XvY4Gpdjc+0TULRsQQ9ikqKENoUil9UZJFP3QNceR+XWsxRNgaqVu8xXBby3GSzKTFimNDiQ1t&#10;Sir+sn+rIN+uL+aQX7Z2zEe9M9MsZ5kpNeh36y8QgbrwFr/cex3nJxN4PhMvkM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u3E8TAAAAA3AAAAA8AAAAAAAAAAAAAAAAA&#10;oQIAAGRycy9kb3ducmV2LnhtbFBLBQYAAAAABAAEAPkAAACOAwAAAAA=&#10;">
                  <v:stroke dashstyle="dash"/>
                </v:line>
                <v:shape id="Text Box 28" o:spid="_x0000_s1069" type="#_x0000_t202" style="position:absolute;left:16700;top:9867;width:5671;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P/s8MA&#10;AADcAAAADwAAAGRycy9kb3ducmV2LnhtbERPTWvCQBC9F/wPywi9lLrRiqapq5RKwZuovfQ2zU6T&#10;1Oxsmp3G9N+7guBtHu9zFqve1aqjNlSeDYxHCSji3NuKCwMfh/fHFFQQZIu1ZzLwTwFWy8HdAjPr&#10;T7yjbi+FiiEcMjRQijSZ1iEvyWEY+YY4ct++dSgRtoW2LZ5iuKv1JElm2mHFsaHEht5Kyo/7P2dg&#10;m6bNvHt4lqcfWa9n+nP+O6m+jLkf9q8voIR6uYmv7o2N85MpXJ6JF+jlG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EP/s8MAAADcAAAADwAAAAAAAAAAAAAAAACYAgAAZHJzL2Rv&#10;d25yZXYueG1sUEsFBgAAAAAEAAQA9QAAAIgDAAAAAA==&#10;" filled="f" fillcolor="#bbe0e3" stroked="f">
                  <v:textbox inset="1pt,1pt,1pt,1pt">
                    <w:txbxContent>
                      <w:p w14:paraId="72D3F40D"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v:textbox>
                </v:shape>
                <v:shape id="Text Box 29" o:spid="_x0000_s1070" type="#_x0000_t202" style="position:absolute;left:11474;top:4184;width:2496;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gy0sMA&#10;AADcAAAADwAAAGRycy9kb3ducmV2LnhtbERP22oCMRB9F/oPYQp9KZpYsMjWKCoIUlDxgtS3YTPu&#10;Lm4myybV+PemUPBtDuc6o0m0tbhS6yvHGvo9BYI4d6biQsNhv+gOQfiAbLB2TBru5GEyfumMMDPu&#10;xlu67kIhUgj7DDWUITSZlD4vyaLvuYY4cWfXWgwJtoU0Ld5SuK3lh1Kf0mLFqaHEhuYl5Zfdr9WA&#10;6t1dNpv18XRY/Xwv78cY9+eZ1m+vcfoFIlAMT/G/e2nSfDWAv2fSBX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gy0sMAAADcAAAADwAAAAAAAAAAAAAAAACYAgAAZHJzL2Rv&#10;d25yZXYueG1sUEsFBgAAAAAEAAQA9QAAAIgDAAAAAA==&#10;" filled="f" fillcolor="#bbe0e3" stroked="f" strokecolor="blue">
                  <v:textbox inset="0,1pt,0,1pt">
                    <w:txbxContent>
                      <w:p w14:paraId="54AECF93" w14:textId="77777777" w:rsidR="0091186F" w:rsidRDefault="0091186F" w:rsidP="0067706A">
                        <w:pPr>
                          <w:autoSpaceDE w:val="0"/>
                          <w:autoSpaceDN w:val="0"/>
                          <w:adjustRightInd w:val="0"/>
                          <w:rPr>
                            <w:color w:val="FF0000"/>
                          </w:rPr>
                        </w:pPr>
                        <w:r>
                          <w:rPr>
                            <w:b/>
                            <w:bCs/>
                            <w:color w:val="FF0000"/>
                          </w:rPr>
                          <w:t>z(t)</w:t>
                        </w:r>
                      </w:p>
                    </w:txbxContent>
                  </v:textbox>
                </v:shape>
                <v:line id="Line 30" o:spid="_x0000_s1071" style="position:absolute;visibility:visible;mso-wrap-style:square" from="3035,11912" to="20656,11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mtKMIAAADcAAAADwAAAGRycy9kb3ducmV2LnhtbERPS2vCQBC+F/wPywi91Y1KRaJrMEKl&#10;h0KJj/uQHbPB7GzMbpP033cLhd7m43vONhttI3rqfO1YwXyWgCAuna65UnA5v72sQfiArLFxTAq+&#10;yUO2mzxtMdVu4IL6U6hEDGGfogITQptK6UtDFv3MtcSRu7nOYoiwq6TucIjhtpGLJFlJizXHBoMt&#10;HQyV99OXVVC86uW5uB4+jv76mZuQu/Xi4ZR6no77DYhAY/gX/7nfdZyfrOD3mXiB3P0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4mtKMIAAADcAAAADwAAAAAAAAAAAAAA&#10;AAChAgAAZHJzL2Rvd25yZXYueG1sUEsFBgAAAAAEAAQA+QAAAJADAAAAAA==&#10;" strokecolor="blue" strokeweight="1.5pt">
                  <v:stroke dashstyle="1 1"/>
                </v:line>
                <v:shape id="Freeform 31" o:spid="_x0000_s1072" style="position:absolute;left:4533;top:4318;width:13520;height:9690;visibility:visible;mso-wrap-style:square;v-text-anchor:top" coordsize="2130,1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soH8IA&#10;AADcAAAADwAAAGRycy9kb3ducmV2LnhtbERPPWvDMBDdA/0P4grZYtkd4tS1EkqhJFOgdod6O6yL&#10;ZWKdjKUk7r+vAoVs93ifV+5mO4grTb53rCBLUhDErdM9dwq+68/VBoQPyBoHx6Tglzzstk+LEgvt&#10;bvxF1yp0IoawL1CBCWEspPStIYs+cSNx5E5ushginDqpJ7zFcDvIlzRdS4s9xwaDI30Yas/VxSpo&#10;Luanavd91jAemtf8mK3rMVNq+Ty/v4EINIeH+N990HF+msP9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CygfwgAAANwAAAAPAAAAAAAAAAAAAAAAAJgCAABkcnMvZG93&#10;bnJldi54bWxQSwUGAAAAAAQABAD1AAAAhwMAAAAA&#10;" path="m,251c159,135,318,19,495,19,672,19,792,,1065,251v273,251,669,763,1065,1275e" filled="f" strokecolor="red" strokeweight="1.5pt">
                  <v:path arrowok="t" o:connecttype="custom" o:connectlocs="0,159385;314177,12065;675958,159385;1351915,969010" o:connectangles="0,0,0,0"/>
                </v:shape>
                <v:line id="Line 32" o:spid="_x0000_s1073" style="position:absolute;visibility:visible;mso-wrap-style:square" from="8655,8864" to="8661,1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iqcUAAADcAAAADwAAAGRycy9kb3ducmV2LnhtbESPQWvCQBCF7wX/wzIFb3VTC1JSVymi&#10;WDy16sHchuyYBLOzcXfV6K/vHAq9zfDevPfNdN67Vl0pxMazgddRBoq49LbhysB+t3p5BxUTssXW&#10;Mxm4U4T5bPA0xdz6G//QdZsqJSEcczRQp9TlWseyJodx5Dti0Y4+OEyyhkrbgDcJd60eZ9lEO2xY&#10;GmrsaFFTedpenIHF8lT0j3NYvR3XXOD3pNjwoTBm+Nx/foBK1Kd/89/1lxX8TGjlGZlAz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iqcUAAADcAAAADwAAAAAAAAAA&#10;AAAAAAChAgAAZHJzL2Rvd25yZXYueG1sUEsFBgAAAAAEAAQA+QAAAJMDAAAAAA==&#10;">
                  <v:stroke dashstyle="1 1" startarrow="block" endarrow="block"/>
                </v:line>
                <v:shape id="Text Box 33" o:spid="_x0000_s1074" type="#_x0000_t202" style="position:absolute;left:21609;top:8007;width:450;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0flsMA&#10;AADcAAAADwAAAGRycy9kb3ducmV2LnhtbERPS2vCQBC+C/0PyxR6kbppDkFTV2m1hR7qISqeh+yY&#10;BLOzYXfN4993C4Xe5uN7zno7mlb05HxjWcHLIgFBXFrdcKXgfPp8XoLwAVlja5kUTORhu3mYrTHX&#10;duCC+mOoRAxhn6OCOoQul9KXNRn0C9sRR+5qncEQoaukdjjEcNPKNEkyabDh2FBjR7uaytvxbhRk&#10;e3cfCt7N9+ePbzx0VXp5ny5KPT2Ob68gAo3hX/zn/tJxfrKC32fiBX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F0flsMAAADcAAAADwAAAAAAAAAAAAAAAACYAgAAZHJzL2Rv&#10;d25yZXYueG1sUEsFBgAAAAAEAAQA9QAAAIgDAAAAAA==&#10;" stroked="f">
                  <v:textbox inset="0,0,0,0">
                    <w:txbxContent>
                      <w:p w14:paraId="21B6FAA3" w14:textId="77777777" w:rsidR="0091186F" w:rsidRPr="0067706A" w:rsidRDefault="0091186F">
                        <w:pPr>
                          <w:rPr>
                            <w:i/>
                            <w:lang w:val="de-DE"/>
                          </w:rPr>
                        </w:pPr>
                        <w:r w:rsidRPr="0067706A">
                          <w:rPr>
                            <w:i/>
                            <w:lang w:val="de-DE"/>
                          </w:rPr>
                          <w:t>t</w:t>
                        </w:r>
                      </w:p>
                    </w:txbxContent>
                  </v:textbox>
                </v:shape>
                <v:line id="Line 34" o:spid="_x0000_s1075" style="position:absolute;visibility:visible;mso-wrap-style:square" from="4622,2946" to="4629,13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vPGF8QAAADcAAAADwAAAGRycy9kb3ducmV2LnhtbESPTW/CMAyG70j8h8hIu0EKh2nrSKtp&#10;EhIHtmmAOFuNaTsapyShdP9+PkzazZbfj8frcnSdGijE1rOB5SIDRVx523Jt4HjYzJ9AxYRssfNM&#10;Bn4oQllMJ2vMrb/zFw37VCsJ4ZijgSalPtc6Vg05jAvfE8vt7IPDJGuotQ14l3DX6VWWPWqHLUtD&#10;gz29NVRd9jcnvVW9C9fT92Xcnt93mysPzx+HT2MeZuPrC6hEY/oX/7m3VvCXgi/PyAS6+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88YXxAAAANwAAAAPAAAAAAAAAAAA&#10;AAAAAKECAABkcnMvZG93bnJldi54bWxQSwUGAAAAAAQABAD5AAAAkgMAAAAA&#10;">
                  <v:stroke dashstyle="dash"/>
                </v:line>
                <v:shape id="Text Box 35" o:spid="_x0000_s1076" type="#_x0000_t202" style="position:absolute;left:3556;top:13201;width:1081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3K9sMA&#10;AADcAAAADwAAAGRycy9kb3ducmV2LnhtbERPTWvCQBC9F/oflil4KbqJBY3RVYpS6K3U9uJtzI5J&#10;NDubZqcx/ffdQsHbPN7nrDaDa1RPXag9G0gnCSjiwtuaSwOfHy/jDFQQZIuNZzLwQwE26/u7FebW&#10;X/md+r2UKoZwyNFAJdLmWoeiIodh4lviyJ1851Ai7EptO7zGcNfoaZLMtMOaY0OFLW0rKi77b2fg&#10;Lcvaef+4kKez7HYzfZh/TeujMaOH4XkJSmiQm/jf/Wrj/DS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3K9sMAAADcAAAADwAAAAAAAAAAAAAAAACYAgAAZHJzL2Rv&#10;d25yZXYueG1sUEsFBgAAAAAEAAQA9QAAAIgDAAAAAA==&#10;" filled="f" fillcolor="#bbe0e3" stroked="f">
                  <v:textbox inset="1pt,1pt,1pt,1pt">
                    <w:txbxContent>
                      <w:p w14:paraId="11BF898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v:textbox>
                </v:shape>
                <v:shape id="Text Box 36" o:spid="_x0000_s1077" type="#_x0000_t202" style="position:absolute;left:9226;top:9575;width:737;height:1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y+ocIA&#10;AADcAAAADwAAAGRycy9kb3ducmV2LnhtbERPS4vCMBC+L/gfwgh7WTTVBZFqlPWx4EEPVfE8NGNb&#10;tpmUJNr6782C4G0+vufMl52pxZ2crywrGA0TEMS51RUXCs6n38EUhA/IGmvLpOBBHpaL3sccU21b&#10;zuh+DIWIIexTVFCG0KRS+rwkg35oG+LIXa0zGCJ0hdQO2xhuajlOkok0WHFsKLGhdUn53/FmFEw2&#10;7tZmvP7anLd7PDTF+LJ6XJT67Hc/MxCBuvAWv9w7HeePvuH/mXiB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bL6hwgAAANwAAAAPAAAAAAAAAAAAAAAAAJgCAABkcnMvZG93&#10;bnJldi54bWxQSwUGAAAAAAQABAD1AAAAhwMAAAAA&#10;" stroked="f">
                  <v:textbox inset="0,0,0,0">
                    <w:txbxContent>
                      <w:p w14:paraId="71A37761" w14:textId="77777777" w:rsidR="0091186F" w:rsidRPr="0067706A" w:rsidRDefault="0091186F">
                        <w:pPr>
                          <w:rPr>
                            <w:lang w:val="de-DE"/>
                          </w:rPr>
                        </w:pPr>
                        <w:r w:rsidRPr="0067706A">
                          <w:rPr>
                            <w:rFonts w:cs="Arial"/>
                            <w:lang w:val="de-DE"/>
                          </w:rPr>
                          <w:t>ε</w:t>
                        </w:r>
                      </w:p>
                    </w:txbxContent>
                  </v:textbox>
                </v:shape>
                <v:line id="Line 37" o:spid="_x0000_s1078" style="position:absolute;flip:y;visibility:visible;mso-wrap-style:square" from="30537,1428" to="30581,14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HT6ecIAAADcAAAADwAAAGRycy9kb3ducmV2LnhtbERPTWsCMRC9F/wPYYTeamJxpd0apYot&#10;XtVSepxupruryWTZpO76740geJvH+5zZondWnKgNtWcN45ECQVx4U3Op4Wv/8fQCIkRkg9YzaThT&#10;gMV88DDD3PiOt3TaxVKkEA45aqhibHIpQ1GRwzDyDXHi/nzrMCbYltK02KVwZ+WzUlPpsObUUGFD&#10;q4qK4+7fafhUm2V3eM3U6pD9fmfL3h7XP1brx2H//gYiUh/v4pt7Y9L88QSuz6QL5Pw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HT6ecIAAADcAAAADwAAAAAAAAAAAAAA&#10;AAChAgAAZHJzL2Rvd25yZXYueG1sUEsFBgAAAAAEAAQA+QAAAJADAAAAAA==&#10;" strokeweight="1.5pt">
                  <v:stroke endarrow="block"/>
                </v:line>
                <v:line id="Line 38" o:spid="_x0000_s1079" style="position:absolute;flip:x;visibility:visible;mso-wrap-style:square" from="43865,3860" to="43872,130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u49sAAAADcAAAADwAAAGRycy9kb3ducmV2LnhtbERPTYvCMBC9C/sfwizsTVMFRbpGkcWV&#10;RbxYt/dpM6bFZlKaqPXfG0HwNo/3OYtVbxtxpc7XjhWMRwkI4tLpmo2C/+PvcA7CB2SNjWNScCcP&#10;q+XHYIGpdjc+0DULRsQQ9ikqqEJoUyl9WZFFP3ItceROrrMYIuyM1B3eYrht5CRJZtJizbGhwpZ+&#10;KirP2cUqKDbr3OyKfGMnvNdbM80KlplSX5/9+htEoD68xS/3n47zx1N4PhMvkMsH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7LuPbAAAAA3AAAAA8AAAAAAAAAAAAAAAAA&#10;oQIAAGRycy9kb3ducmV2LnhtbFBLBQYAAAAABAAEAPkAAACOAwAAAAA=&#10;">
                  <v:stroke dashstyle="dash"/>
                </v:line>
                <v:shape id="Text Box 39" o:spid="_x0000_s1080" type="#_x0000_t202" style="position:absolute;left:40652;top:1625;width:5671;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RSgsMA&#10;AADcAAAADwAAAGRycy9kb3ducmV2LnhtbERPTUvDQBC9C/6HZQQvYjetkKaxmyCWgjexevE2zY5J&#10;NDsbs9M0/fddQehtHu9z1uXkOjXSEFrPBuazBBRx5W3LtYGP9+19BioIssXOMxk4UYCyuL5aY279&#10;kd9o3EmtYgiHHA00In2udagachhmvieO3JcfHEqEQ63tgMcY7jq9SJJUO2w5NjTY03ND1c/u4Ay8&#10;Zlm/HO9W8vAtm02qP5e/i3ZvzO3N9PQISmiSi/jf/WLj/HkKf8/EC3R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gRSgsMAAADcAAAADwAAAAAAAAAAAAAAAACYAgAAZHJzL2Rv&#10;d25yZXYueG1sUEsFBgAAAAAEAAQA9QAAAIgDAAAAAA==&#10;" filled="f" fillcolor="#bbe0e3" stroked="f">
                  <v:textbox inset="1pt,1pt,1pt,1pt">
                    <w:txbxContent>
                      <w:p w14:paraId="378BE422"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j</w:t>
                        </w:r>
                        <w:r>
                          <w:rPr>
                            <w:color w:val="000000"/>
                          </w:rPr>
                          <w:t xml:space="preserve"> (event)</w:t>
                        </w:r>
                      </w:p>
                    </w:txbxContent>
                  </v:textbox>
                </v:shape>
                <v:shape id="Text Box 40" o:spid="_x0000_s1081" type="#_x0000_t202" style="position:absolute;left:40182;top:8902;width:2496;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f48UA&#10;AADcAAAADwAAAGRycy9kb3ducmV2LnhtbERPTWvCQBC9F/wPyxS8SN3ooS3RNdRCQQo1VEXqbciO&#10;SUh2NmS3uvn3bkHobR7vc5ZZMK24UO9qywpm0wQEcWF1zaWCw/7j6RWE88gaW8ukYCAH2Wr0sMRU&#10;2yt/02XnSxFD2KWooPK+S6V0RUUG3dR2xJE7296gj7Avpe7xGsNNK+dJ8iwN1hwbKuzovaKi2f0a&#10;BZhMbJPn2+Pp8PXzuRmOIezPa6XGj+FtAcJT8P/iu3uj4/zZC/w9Ey+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r5/jxQAAANwAAAAPAAAAAAAAAAAAAAAAAJgCAABkcnMv&#10;ZG93bnJldi54bWxQSwUGAAAAAAQABAD1AAAAigMAAAAA&#10;" filled="f" fillcolor="#bbe0e3" stroked="f" strokecolor="blue">
                  <v:textbox inset="0,1pt,0,1pt">
                    <w:txbxContent>
                      <w:p w14:paraId="17BB197D" w14:textId="77777777" w:rsidR="0091186F" w:rsidRDefault="0091186F" w:rsidP="0067706A">
                        <w:pPr>
                          <w:autoSpaceDE w:val="0"/>
                          <w:autoSpaceDN w:val="0"/>
                          <w:adjustRightInd w:val="0"/>
                          <w:rPr>
                            <w:color w:val="FF0000"/>
                          </w:rPr>
                        </w:pPr>
                        <w:r>
                          <w:rPr>
                            <w:b/>
                            <w:bCs/>
                            <w:color w:val="FF0000"/>
                          </w:rPr>
                          <w:t>z(t)</w:t>
                        </w:r>
                      </w:p>
                    </w:txbxContent>
                  </v:textbox>
                </v:shape>
                <v:line id="Line 41" o:spid="_x0000_s1082" style="position:absolute;visibility:visible;mso-wrap-style:square" from="30657,5340" to="48279,5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MKHMQAAADcAAAADwAAAGRycy9kb3ducmV2LnhtbESPQWvCQBCF7wX/wzJCb3WjUpHUVVSo&#10;9FAo0XofsmM2mJ2N2a3Gf+8cCt5meG/e+2ax6n2jrtTFOrCB8SgDRVwGW3Nl4Pfw+TYHFROyxSYw&#10;GbhThNVy8LLA3IYbF3Tdp0pJCMccDbiU2lzrWDryGEehJRbtFDqPSdau0rbDm4T7Rk+ybKY91iwN&#10;DlvaOirP+z9voHi300Nx3H7v4vFn49ImzCeXYMzrsF9/gErUp6f5//rLCv5YaOUZmUAv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gwocxAAAANwAAAAPAAAAAAAAAAAA&#10;AAAAAKECAABkcnMvZG93bnJldi54bWxQSwUGAAAAAAQABAD5AAAAkgMAAAAA&#10;" strokecolor="blue" strokeweight="1.5pt">
                  <v:stroke dashstyle="1 1"/>
                </v:line>
                <v:shape id="Freeform 42" o:spid="_x0000_s1083" style="position:absolute;left:32251;top:2368;width:14281;height:8788;flip:y;visibility:visible;mso-wrap-style:square;v-text-anchor:top" coordsize="2130,15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nStcQA&#10;AADcAAAADwAAAGRycy9kb3ducmV2LnhtbERPTWvCQBC9C/6HZQq9iG4MtGh0FUnRphdL1Yu3ITtN&#10;gtnZkF1j/PduoeBtHu9zluve1KKj1lWWFUwnEQji3OqKCwWn43Y8A+E8ssbaMim4k4P1ajhYYqLt&#10;jX+oO/hChBB2CSoovW8SKV1ekkE3sQ1x4H5ta9AH2BZSt3gL4aaWcRS9S4MVh4YSG0pLyi+Hq1GQ&#10;vWW77vz5Pdt/zEfbOI0vX6P0pNTrS79ZgPDU+6f4353pMH86h79nwgVy9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J0rXEAAAA3AAAAA8AAAAAAAAAAAAAAAAAmAIAAGRycy9k&#10;b3ducmV2LnhtbFBLBQYAAAAABAAEAPUAAACJAwAAAAA=&#10;" path="m,251c159,135,318,19,495,19,672,19,792,,1065,251v273,251,669,763,1065,1275e" filled="f" strokecolor="red" strokeweight="1.5pt">
                  <v:path arrowok="t" o:connecttype="custom" o:connectlocs="0,144554;331886,10942;714058,144554;1428115,878840" o:connectangles="0,0,0,0"/>
                </v:shape>
                <v:line id="Line 43" o:spid="_x0000_s1084" style="position:absolute;visibility:visible;mso-wrap-style:square" from="36182,5435" to="36188,8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Wyz8UAAADcAAAADwAAAGRycy9kb3ducmV2LnhtbESPQWvCQBCF7wX/wzKCt7qpgpTUVYoo&#10;iqfW9tDchuyYBLOzcXfV6K/vHAq9zfDevPfNfNm7Vl0pxMazgZdxBoq49LbhysD31+b5FVRMyBZb&#10;z2TgThGWi8HTHHPrb/xJ10OqlIRwzNFAnVKXax3LmhzGse+IRTv64DDJGiptA94k3LV6kmUz7bBh&#10;aaixo1VN5elwcQZW61PRP85hMz1uucCPWbHnn8KY0bB/fwOVqE//5r/rnRX8ieDLMzKBXv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Wyz8UAAADcAAAADwAAAAAAAAAA&#10;AAAAAAChAgAAZHJzL2Rvd25yZXYueG1sUEsFBgAAAAAEAAQA+QAAAJMDAAAAAA==&#10;">
                  <v:stroke dashstyle="1 1" startarrow="block" endarrow="block"/>
                </v:line>
                <v:shape id="Text Box 44" o:spid="_x0000_s1085" type="#_x0000_t202" style="position:absolute;left:49136;top:7912;width:451;height:15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5P8MMA&#10;AADcAAAADwAAAGRycy9kb3ducmV2LnhtbERPTWvCQBC9C/0PyxR6Ed0khyCpq1htoYf2ECueh+yY&#10;BLOzYXdj4r/vFgre5vE+Z72dTCdu5HxrWUG6TEAQV1a3XCs4/XwsViB8QNbYWSYFd/Kw3TzN1lho&#10;O3JJt2OoRQxhX6CCJoS+kNJXDRn0S9sTR+5incEQoauldjjGcNPJLElyabDl2NBgT/uGqutxMAry&#10;gxvGkvfzw+n9C7/7Oju/3c9KvTxPu1cQgabwEP+7P3Wcn6Xw90y8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5P8MMAAADcAAAADwAAAAAAAAAAAAAAAACYAgAAZHJzL2Rv&#10;d25yZXYueG1sUEsFBgAAAAAEAAQA9QAAAIgDAAAAAA==&#10;" stroked="f">
                  <v:textbox inset="0,0,0,0">
                    <w:txbxContent>
                      <w:p w14:paraId="0BAAFD3C" w14:textId="77777777" w:rsidR="0091186F" w:rsidRPr="0067706A" w:rsidRDefault="0091186F">
                        <w:pPr>
                          <w:rPr>
                            <w:i/>
                            <w:lang w:val="de-DE"/>
                          </w:rPr>
                        </w:pPr>
                        <w:r w:rsidRPr="0067706A">
                          <w:rPr>
                            <w:i/>
                            <w:lang w:val="de-DE"/>
                          </w:rPr>
                          <w:t>t</w:t>
                        </w:r>
                      </w:p>
                    </w:txbxContent>
                  </v:textbox>
                </v:shape>
                <v:line id="Line 45" o:spid="_x0000_s1086" style="position:absolute;visibility:visible;mso-wrap-style:square" from="32150,2851" to="32258,11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E3RsUAAADcAAAADwAAAGRycy9kb3ducmV2LnhtbESPQWvDMAyF74P+B6PCbqvTHMaW1S2j&#10;EOgh7VhbdhaxmmSJ5dR2k/Tfz4PBbhLv6X1Pq81kOjGQ841lBctFAoK4tLrhSsH5lD+9gPABWWNn&#10;mRTcycNmPXtYYabtyJ80HEMlYgj7DBXUIfSZlL6syaBf2J44ahfrDIa4ukpqh2MMN51Mk+RZGmw4&#10;EmrsaVtT2R5vJnLLqnDXr+922l32RX7l4fVw+lDqcT69v4EINIV/89/1Tsf6aQq/z8QJ5Po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wE3RsUAAADcAAAADwAAAAAAAAAA&#10;AAAAAAChAgAAZHJzL2Rvd25yZXYueG1sUEsFBgAAAAAEAAQA+QAAAJMDAAAAAA==&#10;">
                  <v:stroke dashstyle="dash"/>
                </v:line>
                <v:shape id="Text Box 46" o:spid="_x0000_s1087" type="#_x0000_t202" style="position:absolute;left:30956;top:12103;width:10814;height:17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87p8MA&#10;AADcAAAADwAAAGRycy9kb3ducmV2LnhtbERPTWvCQBC9F/oflin0UnRjBI3RVaRS6K3U9uJtzI5J&#10;NDubZqcx/ffdQsHbPN7nrDaDa1RPXag9G5iME1DEhbc1lwY+P15GGaggyBYbz2TghwJs1vd3K8yt&#10;v/I79XspVQzhkKOBSqTNtQ5FRQ7D2LfEkTv5zqFE2JXadniN4a7RaZLMtMOaY0OFLT1XVFz2387A&#10;W5a18/5pIdOz7HYzfZh/pfXRmMeHYbsEJTTITfzvfrVxfjqFv2fiB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B87p8MAAADcAAAADwAAAAAAAAAAAAAAAACYAgAAZHJzL2Rv&#10;d25yZXYueG1sUEsFBgAAAAAEAAQA9QAAAIgDAAAAAA==&#10;" filled="f" fillcolor="#bbe0e3" stroked="f">
                  <v:textbox inset="1pt,1pt,1pt,1pt">
                    <w:txbxContent>
                      <w:p w14:paraId="52008FD8" w14:textId="77777777" w:rsidR="0091186F" w:rsidRPr="0067706A" w:rsidRDefault="0091186F" w:rsidP="0067706A">
                        <w:pPr>
                          <w:autoSpaceDE w:val="0"/>
                          <w:autoSpaceDN w:val="0"/>
                          <w:adjustRightInd w:val="0"/>
                          <w:rPr>
                            <w:color w:val="000000"/>
                          </w:rPr>
                        </w:pPr>
                        <w:r w:rsidRPr="0067706A">
                          <w:rPr>
                            <w:i/>
                            <w:color w:val="000000"/>
                          </w:rPr>
                          <w:t>t</w:t>
                        </w:r>
                        <w:r>
                          <w:rPr>
                            <w:color w:val="000000"/>
                            <w:vertAlign w:val="subscript"/>
                          </w:rPr>
                          <w:t>i-1</w:t>
                        </w:r>
                        <w:r>
                          <w:rPr>
                            <w:color w:val="000000"/>
                          </w:rPr>
                          <w:t xml:space="preserve"> (event restart)</w:t>
                        </w:r>
                      </w:p>
                    </w:txbxContent>
                  </v:textbox>
                </v:shape>
                <v:shape id="Text Box 47" o:spid="_x0000_s1088" type="#_x0000_t202" style="position:absolute;left:36893;top:6051;width:737;height:1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nsaMIA&#10;AADcAAAADwAAAGRycy9kb3ducmV2LnhtbERPS4vCMBC+C/sfwizsRTS1iEg1yq664GE9+MDz0Ixt&#10;sZmUJNr6742w4G0+vufMl52pxZ2crywrGA0TEMS51RUXCk7H38EUhA/IGmvLpOBBHpaLj94cM21b&#10;3tP9EAoRQ9hnqKAMocmk9HlJBv3QNsSRu1hnMEToCqkdtjHc1DJNkok0WHFsKLGhVUn59XAzCiZr&#10;d2v3vOqvT5s/3DVFev55nJX6+uy+ZyACdeEt/ndvdZyfjuH1TLxAL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6exowgAAANwAAAAPAAAAAAAAAAAAAAAAAJgCAABkcnMvZG93&#10;bnJldi54bWxQSwUGAAAAAAQABAD1AAAAhwMAAAAA&#10;" stroked="f">
                  <v:textbox inset="0,0,0,0">
                    <w:txbxContent>
                      <w:p w14:paraId="2F3237DA" w14:textId="77777777" w:rsidR="0091186F" w:rsidRPr="0067706A" w:rsidRDefault="0091186F">
                        <w:pPr>
                          <w:rPr>
                            <w:lang w:val="de-DE"/>
                          </w:rPr>
                        </w:pPr>
                        <w:r w:rsidRPr="0067706A">
                          <w:rPr>
                            <w:rFonts w:cs="Arial"/>
                            <w:lang w:val="de-DE"/>
                          </w:rPr>
                          <w:t>ε</w:t>
                        </w:r>
                      </w:p>
                    </w:txbxContent>
                  </v:textbox>
                </v:shape>
                <v:line id="Line 48" o:spid="_x0000_s1089" style="position:absolute;visibility:visible;mso-wrap-style:square" from="28987,8553" to="48596,8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oQPsAAAADcAAAADwAAAGRycy9kb3ducmV2LnhtbERPy6rCMBDdX/AfwgjurqlPpBpFhKtu&#10;XFhd6G5oxrbaTEqTq/XvjSC4m8N5zmzRmFLcqXaFZQW9bgSCOLW64EzB8fD3OwHhPLLG0jIpeJKD&#10;xbz1M8NY2wfv6Z74TIQQdjEqyL2vYildmpNB17UVceAutjboA6wzqWt8hHBTyn4UjaXBgkNDjhWt&#10;ckpvyb9RMMLBONvvTv6yHZ6vzYq4t042SnXazXIKwlPjv+KPe6vD/P4I3s+EC+T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dKED7AAAAA3AAAAA8AAAAAAAAAAAAAAAAA&#10;oQIAAGRycy9kb3ducmV2LnhtbFBLBQYAAAAABAAEAPkAAACOAwAAAAA=&#10;" strokeweight="1.5pt">
                  <v:stroke endarrow="block"/>
                </v:line>
                <v:shape id="Text Box 49" o:spid="_x0000_s1090" type="#_x0000_t202" style="position:absolute;left:1790;top:1231;width:781;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fXhMEA&#10;AADcAAAADwAAAGRycy9kb3ducmV2LnhtbERPS4vCMBC+L/gfwgheFk3toSzVKD7Bw+7BB56HZmyL&#10;zaQk0dZ/bxYW9jYf33Pmy9404knO15YVTCcJCOLC6ppLBZfzfvwFwgdkjY1lUvAiD8vF4GOOubYd&#10;H+l5CqWIIexzVFCF0OZS+qIig35iW+LI3awzGCJ0pdQOuxhuGpkmSSYN1hwbKmxpU1FxPz2Mgmzr&#10;Ht2RN5/by+4bf9oyva5fV6VGw341AxGoD//iP/dBx/lpBr/PxAvk4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p314TBAAAA3AAAAA8AAAAAAAAAAAAAAAAAmAIAAGRycy9kb3du&#10;cmV2LnhtbFBLBQYAAAAABAAEAPUAAACGAwAAAAA=&#10;" stroked="f">
                  <v:textbox inset="0,0,0,0">
                    <w:txbxContent>
                      <w:p w14:paraId="66F32437" w14:textId="77777777" w:rsidR="0091186F" w:rsidRPr="0067706A" w:rsidRDefault="0091186F">
                        <w:pPr>
                          <w:rPr>
                            <w:i/>
                            <w:lang w:val="de-DE"/>
                          </w:rPr>
                        </w:pPr>
                        <w:r>
                          <w:rPr>
                            <w:i/>
                            <w:lang w:val="de-DE"/>
                          </w:rPr>
                          <w:t>z</w:t>
                        </w:r>
                      </w:p>
                    </w:txbxContent>
                  </v:textbox>
                </v:shape>
                <v:shape id="Text Box 50" o:spid="_x0000_s1091" type="#_x0000_t202" style="position:absolute;left:28936;top:1377;width:782;height:15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tyH8IA&#10;AADcAAAADwAAAGRycy9kb3ducmV2LnhtbERPS4vCMBC+C/sfwizsRTS1B5VqlF11wcN68IHnoRnb&#10;YjMpSbT135sFwdt8fM+ZLztTizs5X1lWMBomIIhzqysuFJyOv4MpCB+QNdaWScGDPCwXH705Ztq2&#10;vKf7IRQihrDPUEEZQpNJ6fOSDPqhbYgjd7HOYIjQFVI7bGO4qWWaJGNpsOLYUGJDq5Ly6+FmFIzX&#10;7tbuedVfnzZ/uGuK9PzzOCv19dl9z0AE6sJb/HJvdZyfTuD/mXiB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O3IfwgAAANwAAAAPAAAAAAAAAAAAAAAAAJgCAABkcnMvZG93&#10;bnJldi54bWxQSwUGAAAAAAQABAD1AAAAhwMAAAAA&#10;" stroked="f">
                  <v:textbox inset="0,0,0,0">
                    <w:txbxContent>
                      <w:p w14:paraId="480B0E52" w14:textId="77777777" w:rsidR="0091186F" w:rsidRPr="0067706A" w:rsidRDefault="0091186F">
                        <w:pPr>
                          <w:rPr>
                            <w:i/>
                            <w:lang w:val="de-DE"/>
                          </w:rPr>
                        </w:pPr>
                        <w:r>
                          <w:rPr>
                            <w:i/>
                            <w:lang w:val="de-DE"/>
                          </w:rPr>
                          <w:t>z</w:t>
                        </w:r>
                      </w:p>
                    </w:txbxContent>
                  </v:textbox>
                </v:shape>
                <w10:anchorlock/>
              </v:group>
            </w:pict>
          </mc:Fallback>
        </mc:AlternateContent>
      </w:r>
    </w:p>
    <w:p w14:paraId="3004330E" w14:textId="77777777" w:rsidR="00F96458" w:rsidRDefault="000D0261" w:rsidP="000D0261">
      <w:pPr>
        <w:pStyle w:val="Beschriftung"/>
        <w:jc w:val="center"/>
        <w:rPr>
          <w:rStyle w:val="Formatvorlagecaption-text105ptNichtFett"/>
        </w:rPr>
      </w:pPr>
      <w:bookmarkStart w:id="232" w:name="_Ref247708699"/>
      <w:r>
        <w:t xml:space="preserve">Figure </w:t>
      </w:r>
      <w:r>
        <w:fldChar w:fldCharType="begin"/>
      </w:r>
      <w:r>
        <w:instrText xml:space="preserve"> SEQ Figure \* ARABIC </w:instrText>
      </w:r>
      <w:r>
        <w:fldChar w:fldCharType="separate"/>
      </w:r>
      <w:r w:rsidR="0059498C">
        <w:rPr>
          <w:noProof/>
        </w:rPr>
        <w:t>5</w:t>
      </w:r>
      <w:r>
        <w:fldChar w:fldCharType="end"/>
      </w:r>
      <w:bookmarkEnd w:id="232"/>
      <w:r w:rsidR="0067706A" w:rsidRPr="001359D6">
        <w:rPr>
          <w:rStyle w:val="Formatvorlagecaption-text105pt"/>
        </w:rPr>
        <w:t xml:space="preserve">: </w:t>
      </w:r>
      <w:r>
        <w:rPr>
          <w:rStyle w:val="Formatvorlagecaption-text105ptNichtFett"/>
        </w:rPr>
        <w:t>Introducing hysteresis for an event indicator z.</w:t>
      </w:r>
    </w:p>
    <w:p w14:paraId="2C276B8A" w14:textId="77777777" w:rsidR="000D0261" w:rsidRDefault="00105EE7" w:rsidP="000D0261">
      <w:pPr>
        <w:pStyle w:val="Textkrper"/>
        <w:spacing w:after="120"/>
        <w:rPr>
          <w:lang w:eastAsia="en-US"/>
        </w:rPr>
      </w:pPr>
      <w:r>
        <w:rPr>
          <w:lang w:eastAsia="en-US"/>
        </w:rPr>
        <w:t>The FMU shall a</w:t>
      </w:r>
      <w:r w:rsidR="000D0261">
        <w:rPr>
          <w:lang w:eastAsia="en-US"/>
        </w:rPr>
        <w:t>dd</w:t>
      </w:r>
      <w:r>
        <w:rPr>
          <w:lang w:eastAsia="en-US"/>
        </w:rPr>
        <w:t xml:space="preserve"> </w:t>
      </w:r>
      <w:r w:rsidR="000C5439">
        <w:rPr>
          <w:lang w:eastAsia="en-US"/>
        </w:rPr>
        <w:t>or subtract</w:t>
      </w:r>
      <w:r w:rsidR="000D0261">
        <w:rPr>
          <w:lang w:eastAsia="en-US"/>
        </w:rPr>
        <w:t xml:space="preserve"> a small value </w:t>
      </w:r>
      <w:r w:rsidR="000D0261">
        <w:rPr>
          <w:rFonts w:cs="Arial"/>
          <w:lang w:eastAsia="en-US"/>
        </w:rPr>
        <w:t>ε</w:t>
      </w:r>
      <w:r w:rsidR="00125265">
        <w:rPr>
          <w:lang w:eastAsia="en-US"/>
        </w:rPr>
        <w:t xml:space="preserve"> to an</w:t>
      </w:r>
      <w:r w:rsidR="000D0261">
        <w:rPr>
          <w:lang w:eastAsia="en-US"/>
        </w:rPr>
        <w:t xml:space="preserve"> event indicator </w:t>
      </w:r>
      <w:r w:rsidR="000D0261" w:rsidRPr="000D0261">
        <w:rPr>
          <w:i/>
          <w:lang w:eastAsia="en-US"/>
        </w:rPr>
        <w:t>z</w:t>
      </w:r>
      <w:r w:rsidR="000D0261">
        <w:rPr>
          <w:lang w:eastAsia="en-US"/>
        </w:rPr>
        <w:t>, thereby (1) the zero crossing function is non-zero at the integration restart, and (2) hysteresis for the event detection is added. The precise definition is given in the following table:</w:t>
      </w:r>
    </w:p>
    <w:tbl>
      <w:tblPr>
        <w:tblStyle w:val="Tabellenraster"/>
        <w:tblW w:w="0" w:type="auto"/>
        <w:tblInd w:w="1549" w:type="dxa"/>
        <w:tblLook w:val="01E0" w:firstRow="1" w:lastRow="1" w:firstColumn="1" w:lastColumn="1" w:noHBand="0" w:noVBand="0"/>
      </w:tblPr>
      <w:tblGrid>
        <w:gridCol w:w="1800"/>
        <w:gridCol w:w="1920"/>
        <w:gridCol w:w="1355"/>
      </w:tblGrid>
      <w:tr w:rsidR="000D0261" w:rsidRPr="000D0261" w14:paraId="021E8D37" w14:textId="77777777" w:rsidTr="000D0261">
        <w:tc>
          <w:tcPr>
            <w:tcW w:w="1800" w:type="dxa"/>
          </w:tcPr>
          <w:p w14:paraId="7F556399" w14:textId="77777777" w:rsidR="000D0261" w:rsidRPr="000D0261" w:rsidRDefault="000D0261" w:rsidP="000D0261">
            <w:pPr>
              <w:pStyle w:val="Textkrper-Tabelle"/>
              <w:ind w:left="0"/>
              <w:jc w:val="center"/>
              <w:rPr>
                <w:i/>
              </w:rPr>
            </w:pPr>
            <w:r w:rsidRPr="000D0261">
              <w:rPr>
                <w:i/>
              </w:rPr>
              <w:t>domain at restart</w:t>
            </w:r>
          </w:p>
        </w:tc>
        <w:tc>
          <w:tcPr>
            <w:tcW w:w="1920" w:type="dxa"/>
          </w:tcPr>
          <w:p w14:paraId="09DAD5F4" w14:textId="77777777" w:rsidR="000D0261" w:rsidRPr="000D0261" w:rsidRDefault="000D0261" w:rsidP="000D0261">
            <w:pPr>
              <w:pStyle w:val="Textkrper-Tabelle"/>
              <w:ind w:left="0"/>
              <w:jc w:val="center"/>
              <w:rPr>
                <w:i/>
              </w:rPr>
            </w:pPr>
            <w:r w:rsidRPr="000D0261">
              <w:rPr>
                <w:i/>
              </w:rPr>
              <w:t>crossing function</w:t>
            </w:r>
          </w:p>
        </w:tc>
        <w:tc>
          <w:tcPr>
            <w:tcW w:w="1355" w:type="dxa"/>
          </w:tcPr>
          <w:p w14:paraId="2B4E9E60" w14:textId="77777777" w:rsidR="000D0261" w:rsidRPr="000D0261" w:rsidRDefault="000D0261" w:rsidP="000D0261">
            <w:pPr>
              <w:pStyle w:val="Textkrper-Tabelle"/>
              <w:ind w:left="0"/>
              <w:jc w:val="center"/>
              <w:rPr>
                <w:i/>
              </w:rPr>
            </w:pPr>
            <w:r w:rsidRPr="000D0261">
              <w:rPr>
                <w:i/>
              </w:rPr>
              <w:t>event when</w:t>
            </w:r>
          </w:p>
        </w:tc>
      </w:tr>
      <w:tr w:rsidR="000D0261" w14:paraId="1E4FCC7F" w14:textId="77777777" w:rsidTr="000D0261">
        <w:tc>
          <w:tcPr>
            <w:tcW w:w="1800" w:type="dxa"/>
          </w:tcPr>
          <w:p w14:paraId="691C1D44" w14:textId="77777777" w:rsidR="000D0261" w:rsidRDefault="000D0261" w:rsidP="000D0261">
            <w:pPr>
              <w:pStyle w:val="Textkrper-Tabelle"/>
              <w:ind w:left="0"/>
              <w:jc w:val="center"/>
            </w:pPr>
            <w:r>
              <w:t>z &gt; 0</w:t>
            </w:r>
          </w:p>
        </w:tc>
        <w:tc>
          <w:tcPr>
            <w:tcW w:w="1920" w:type="dxa"/>
          </w:tcPr>
          <w:p w14:paraId="769BB2F0" w14:textId="77777777" w:rsidR="000D0261" w:rsidRDefault="000D0261" w:rsidP="000D0261">
            <w:pPr>
              <w:pStyle w:val="Textkrper-Tabelle"/>
              <w:ind w:left="0"/>
              <w:jc w:val="center"/>
            </w:pPr>
            <w:r>
              <w:t xml:space="preserve">z + </w:t>
            </w:r>
            <w:r>
              <w:rPr>
                <w:rFonts w:cs="Arial"/>
              </w:rPr>
              <w:t>ε</w:t>
            </w:r>
          </w:p>
        </w:tc>
        <w:tc>
          <w:tcPr>
            <w:tcW w:w="1355" w:type="dxa"/>
          </w:tcPr>
          <w:p w14:paraId="4E2C8DFC"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r>
      <w:tr w:rsidR="000D0261" w14:paraId="59B7FDAF" w14:textId="77777777" w:rsidTr="000D0261">
        <w:tc>
          <w:tcPr>
            <w:tcW w:w="1800" w:type="dxa"/>
          </w:tcPr>
          <w:p w14:paraId="7664F6B4" w14:textId="77777777" w:rsidR="000D0261" w:rsidRDefault="000D0261" w:rsidP="000D0261">
            <w:pPr>
              <w:pStyle w:val="Textkrper-Tabelle"/>
              <w:ind w:left="0"/>
              <w:jc w:val="center"/>
            </w:pPr>
            <w:r>
              <w:t xml:space="preserve">z </w:t>
            </w:r>
            <w:r>
              <w:rPr>
                <w:rFonts w:cs="Arial"/>
              </w:rPr>
              <w:t xml:space="preserve">≤ </w:t>
            </w:r>
            <w:r>
              <w:t>0</w:t>
            </w:r>
          </w:p>
        </w:tc>
        <w:tc>
          <w:tcPr>
            <w:tcW w:w="1920" w:type="dxa"/>
          </w:tcPr>
          <w:p w14:paraId="1A595E0A"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c>
          <w:tcPr>
            <w:tcW w:w="1355" w:type="dxa"/>
          </w:tcPr>
          <w:p w14:paraId="717968D7" w14:textId="77777777" w:rsidR="000D0261" w:rsidRDefault="000D0261" w:rsidP="000D0261">
            <w:pPr>
              <w:pStyle w:val="Textkrper-Tabelle"/>
              <w:ind w:left="0"/>
              <w:jc w:val="center"/>
            </w:pPr>
            <w:r>
              <w:t xml:space="preserve">z </w:t>
            </w:r>
            <w:r>
              <w:rPr>
                <w:rFonts w:cs="Arial"/>
              </w:rPr>
              <w:t>≥</w:t>
            </w:r>
            <w:r>
              <w:t xml:space="preserve"> +</w:t>
            </w:r>
            <w:r>
              <w:rPr>
                <w:rFonts w:cs="Arial"/>
              </w:rPr>
              <w:t>ε</w:t>
            </w:r>
          </w:p>
        </w:tc>
      </w:tr>
    </w:tbl>
    <w:p w14:paraId="028C0CE7" w14:textId="77777777" w:rsidR="00105EE7" w:rsidRDefault="00105EE7" w:rsidP="00105EE7">
      <w:pPr>
        <w:pStyle w:val="Textkrper"/>
      </w:pPr>
      <w:bookmarkStart w:id="233" w:name="_Ref247881461"/>
      <w:bookmarkStart w:id="234" w:name="_Ref247882541"/>
      <w:bookmarkStart w:id="235" w:name="_Toc247884561"/>
      <w:bookmarkStart w:id="236" w:name="_Ref247711371"/>
      <w:r>
        <w:t>There are several reason</w:t>
      </w:r>
      <w:r w:rsidR="000C5439">
        <w:t>s</w:t>
      </w:r>
      <w:r>
        <w:t xml:space="preserve"> why this change shall be made in the FMU</w:t>
      </w:r>
      <w:r w:rsidR="006C5C52">
        <w:t xml:space="preserve"> and not in the environment that calls the FMU:</w:t>
      </w:r>
    </w:p>
    <w:p w14:paraId="51D7A3BA" w14:textId="77777777" w:rsidR="00105EE7" w:rsidRDefault="00105EE7" w:rsidP="00105EE7">
      <w:pPr>
        <w:pStyle w:val="BulletItemFirst"/>
      </w:pPr>
      <w:r>
        <w:t>Also more complicated situations can occur (“chattering”) that requires more i</w:t>
      </w:r>
      <w:r w:rsidR="006C5C52">
        <w:t xml:space="preserve">nformation </w:t>
      </w:r>
      <w:r>
        <w:t>which can be provided by the</w:t>
      </w:r>
      <w:r w:rsidR="000C5439">
        <w:t xml:space="preserve"> tool that generated the FMU, but cannot be handled efficiently in the simulation environment that calls the FMU.</w:t>
      </w:r>
    </w:p>
    <w:p w14:paraId="58B0FE0C" w14:textId="77777777" w:rsidR="006C5C52" w:rsidRDefault="006C5C52" w:rsidP="00105EE7">
      <w:pPr>
        <w:pStyle w:val="BulletItemFirst"/>
      </w:pPr>
      <w:r>
        <w:t>The inter</w:t>
      </w:r>
      <w:r w:rsidR="000C5439">
        <w:t>face would become more complicated</w:t>
      </w:r>
      <w:r>
        <w:t xml:space="preserve">, because, e.g., the “nominal” value of z has to be reported by the FMU, in order to determine the size of </w:t>
      </w:r>
      <w:r>
        <w:rPr>
          <w:rFonts w:cs="Arial"/>
          <w:lang w:eastAsia="en-US"/>
        </w:rPr>
        <w:t xml:space="preserve">ε </w:t>
      </w:r>
      <w:r>
        <w:t>in the environment.</w:t>
      </w:r>
    </w:p>
    <w:p w14:paraId="190EFD49" w14:textId="77777777" w:rsidR="006C5C52" w:rsidRDefault="006C5C52" w:rsidP="00105EE7">
      <w:pPr>
        <w:pStyle w:val="BulletItemFirst"/>
      </w:pPr>
      <w:r>
        <w:t>If this would be handled in the simulation environment, there is always the danger that the environment does not handle it properly, but the FMU would be blamed for a failure.</w:t>
      </w:r>
    </w:p>
    <w:p w14:paraId="6F1794B6" w14:textId="77777777" w:rsidR="006C5C52" w:rsidRDefault="006C5C52" w:rsidP="006C5C52">
      <w:pPr>
        <w:pStyle w:val="Textkrper"/>
        <w:rPr>
          <w:lang w:eastAsia="en-US"/>
        </w:rPr>
      </w:pPr>
      <w:r>
        <w:t xml:space="preserve">Note, the size of the small value </w:t>
      </w:r>
      <w:r>
        <w:rPr>
          <w:rFonts w:cs="Arial"/>
          <w:lang w:eastAsia="en-US"/>
        </w:rPr>
        <w:t>ε</w:t>
      </w:r>
      <w:r>
        <w:rPr>
          <w:lang w:eastAsia="en-US"/>
        </w:rPr>
        <w:t xml:space="preserve"> shall be related to the size of </w:t>
      </w:r>
      <w:r w:rsidRPr="006C5C52">
        <w:rPr>
          <w:i/>
          <w:lang w:eastAsia="en-US"/>
        </w:rPr>
        <w:t>z</w:t>
      </w:r>
      <w:r w:rsidRPr="006C5C52">
        <w:rPr>
          <w:i/>
          <w:vertAlign w:val="subscript"/>
          <w:lang w:eastAsia="en-US"/>
        </w:rPr>
        <w:t>j</w:t>
      </w:r>
      <w:r>
        <w:rPr>
          <w:lang w:eastAsia="en-US"/>
        </w:rPr>
        <w:t>, e.g.:</w:t>
      </w:r>
    </w:p>
    <w:p w14:paraId="76B0F6FC" w14:textId="77777777" w:rsidR="006C5C52" w:rsidRDefault="006C5C52" w:rsidP="006C5C52">
      <w:pPr>
        <w:pStyle w:val="BulletItemFirst"/>
        <w:numPr>
          <w:ilvl w:val="0"/>
          <w:numId w:val="0"/>
        </w:numPr>
        <w:jc w:val="center"/>
        <w:rPr>
          <w:lang w:eastAsia="en-US"/>
        </w:rPr>
      </w:pPr>
      <w:r w:rsidRPr="006C5C52">
        <w:rPr>
          <w:position w:val="-30"/>
          <w:lang w:eastAsia="en-US"/>
        </w:rPr>
        <w:object w:dxaOrig="4740" w:dyaOrig="700" w14:anchorId="1C588885">
          <v:shape id="_x0000_i1037" type="#_x0000_t75" style="width:237.3pt;height:35.05pt" o:ole="">
            <v:imagedata r:id="rId80" o:title=""/>
          </v:shape>
          <o:OLEObject Type="Embed" ProgID="Equation.DSMT4" ShapeID="_x0000_i1037" DrawAspect="Content" ObjectID="_1561365884" r:id="rId81"/>
        </w:object>
      </w:r>
    </w:p>
    <w:p w14:paraId="7E001EE6" w14:textId="77777777" w:rsidR="006C5C52" w:rsidRDefault="006C5C52" w:rsidP="006C5C52">
      <w:pPr>
        <w:pStyle w:val="Textkrper"/>
        <w:rPr>
          <w:lang w:eastAsia="en-US"/>
        </w:rPr>
      </w:pPr>
      <w:r>
        <w:rPr>
          <w:lang w:eastAsia="en-US"/>
        </w:rPr>
        <w:t xml:space="preserve">This means that the event indicator </w:t>
      </w:r>
      <w:r w:rsidRPr="006C5C52">
        <w:rPr>
          <w:i/>
          <w:lang w:eastAsia="en-US"/>
        </w:rPr>
        <w:t>z</w:t>
      </w:r>
      <w:r w:rsidRPr="006C5C52">
        <w:rPr>
          <w:i/>
          <w:vertAlign w:val="subscript"/>
          <w:lang w:eastAsia="en-US"/>
        </w:rPr>
        <w:t>j,new</w:t>
      </w:r>
      <w:r>
        <w:rPr>
          <w:lang w:eastAsia="en-US"/>
        </w:rPr>
        <w:t xml:space="preserve"> reported to the environment is the actual event indicator divided by its nominal value and adding or subtracting a small value, and the small value is a fraction of the relativeTolerance reported with function </w:t>
      </w:r>
      <w:r w:rsidR="009236DE">
        <w:rPr>
          <w:rStyle w:val="CODE"/>
        </w:rPr>
        <w:t>fmiInitialize</w:t>
      </w:r>
      <w:r>
        <w:rPr>
          <w:lang w:eastAsia="en-US"/>
        </w:rPr>
        <w:t xml:space="preserve">. A nominal value for the event indicator can often be deduced by the modelling environment, otherwise it is set to one. For example, a relation </w:t>
      </w:r>
      <w:r w:rsidRPr="006C5C52">
        <w:rPr>
          <w:i/>
          <w:lang w:eastAsia="en-US"/>
        </w:rPr>
        <w:t>p</w:t>
      </w:r>
      <w:r w:rsidRPr="006C5C52">
        <w:rPr>
          <w:vertAlign w:val="subscript"/>
          <w:lang w:eastAsia="en-US"/>
        </w:rPr>
        <w:t>1</w:t>
      </w:r>
      <w:r>
        <w:rPr>
          <w:lang w:eastAsia="en-US"/>
        </w:rPr>
        <w:t xml:space="preserve"> &gt; </w:t>
      </w:r>
      <w:r w:rsidRPr="006C5C52">
        <w:rPr>
          <w:i/>
          <w:lang w:eastAsia="en-US"/>
        </w:rPr>
        <w:t>p</w:t>
      </w:r>
      <w:r w:rsidRPr="006C5C52">
        <w:rPr>
          <w:vertAlign w:val="subscript"/>
          <w:lang w:eastAsia="en-US"/>
        </w:rPr>
        <w:t>2</w:t>
      </w:r>
      <w:r>
        <w:rPr>
          <w:lang w:eastAsia="en-US"/>
        </w:rPr>
        <w:t xml:space="preserve">, where </w:t>
      </w:r>
      <w:r w:rsidRPr="006C5C52">
        <w:rPr>
          <w:i/>
          <w:lang w:eastAsia="en-US"/>
        </w:rPr>
        <w:t>p</w:t>
      </w:r>
      <w:r w:rsidRPr="006C5C52">
        <w:rPr>
          <w:i/>
          <w:vertAlign w:val="subscript"/>
          <w:lang w:eastAsia="en-US"/>
        </w:rPr>
        <w:t>i</w:t>
      </w:r>
      <w:r>
        <w:rPr>
          <w:lang w:eastAsia="en-US"/>
        </w:rPr>
        <w:t xml:space="preserve"> are pressures with a nominal value of 10</w:t>
      </w:r>
      <w:r w:rsidRPr="006C5C52">
        <w:rPr>
          <w:vertAlign w:val="superscript"/>
          <w:lang w:eastAsia="en-US"/>
        </w:rPr>
        <w:t>5</w:t>
      </w:r>
      <w:r>
        <w:rPr>
          <w:lang w:eastAsia="en-US"/>
        </w:rPr>
        <w:t>, would lead to an event indicator function:</w:t>
      </w:r>
    </w:p>
    <w:p w14:paraId="65AE5969" w14:textId="77777777" w:rsidR="006C5C52" w:rsidRDefault="000F539D" w:rsidP="006C5C52">
      <w:pPr>
        <w:pStyle w:val="Textkrper"/>
        <w:jc w:val="center"/>
        <w:rPr>
          <w:lang w:eastAsia="en-US"/>
        </w:rPr>
      </w:pPr>
      <w:r w:rsidRPr="000F539D">
        <w:rPr>
          <w:position w:val="-24"/>
          <w:lang w:eastAsia="en-US"/>
        </w:rPr>
        <w:object w:dxaOrig="2799" w:dyaOrig="600" w14:anchorId="0B7A2213">
          <v:shape id="_x0000_i1038" type="#_x0000_t75" style="width:139.6pt;height:30.05pt" o:ole="">
            <v:imagedata r:id="rId82" o:title=""/>
          </v:shape>
          <o:OLEObject Type="Embed" ProgID="Equation.DSMT4" ShapeID="_x0000_i1038" DrawAspect="Content" ObjectID="_1561365885" r:id="rId83"/>
        </w:object>
      </w:r>
    </w:p>
    <w:p w14:paraId="6CA8F4B9" w14:textId="77777777" w:rsidR="006C5C52" w:rsidRDefault="006C5C52" w:rsidP="006C5C52">
      <w:pPr>
        <w:pStyle w:val="Textkrper"/>
        <w:rPr>
          <w:lang w:eastAsia="en-US"/>
        </w:rPr>
      </w:pPr>
      <w:r>
        <w:rPr>
          <w:lang w:eastAsia="en-US"/>
        </w:rPr>
        <w:t xml:space="preserve">Assume that </w:t>
      </w:r>
      <w:r w:rsidRPr="000C5439">
        <w:rPr>
          <w:i/>
          <w:lang w:eastAsia="en-US"/>
        </w:rPr>
        <w:t>z</w:t>
      </w:r>
      <w:r w:rsidR="000C5439" w:rsidRPr="000C5439">
        <w:rPr>
          <w:i/>
          <w:vertAlign w:val="subscript"/>
          <w:lang w:eastAsia="en-US"/>
        </w:rPr>
        <w:t>new</w:t>
      </w:r>
      <w:r>
        <w:rPr>
          <w:lang w:eastAsia="en-US"/>
        </w:rPr>
        <w:t xml:space="preserve"> &gt; 0 at the event restart. Then an event occurs when </w:t>
      </w:r>
      <w:r w:rsidR="000C5439" w:rsidRPr="000C5439">
        <w:rPr>
          <w:lang w:eastAsia="en-US"/>
        </w:rPr>
        <w:t>(</w:t>
      </w:r>
      <w:r w:rsidR="000C5439" w:rsidRPr="000C5439">
        <w:rPr>
          <w:i/>
          <w:lang w:eastAsia="en-US"/>
        </w:rPr>
        <w:t>p</w:t>
      </w:r>
      <w:r w:rsidR="000C5439" w:rsidRPr="000C5439">
        <w:rPr>
          <w:vertAlign w:val="subscript"/>
          <w:lang w:eastAsia="en-US"/>
        </w:rPr>
        <w:t>1</w:t>
      </w:r>
      <w:r w:rsidR="000C5439">
        <w:rPr>
          <w:vertAlign w:val="subscript"/>
          <w:lang w:eastAsia="en-US"/>
        </w:rPr>
        <w:t xml:space="preserve"> </w:t>
      </w:r>
      <w:r w:rsidR="000C5439">
        <w:rPr>
          <w:rFonts w:cs="Arial"/>
          <w:lang w:eastAsia="en-US"/>
        </w:rPr>
        <w:t xml:space="preserve">– </w:t>
      </w:r>
      <w:r w:rsidR="000C5439" w:rsidRPr="000C5439">
        <w:rPr>
          <w:i/>
          <w:lang w:eastAsia="en-US"/>
        </w:rPr>
        <w:t>p</w:t>
      </w:r>
      <w:r w:rsidR="000C5439" w:rsidRPr="000C5439">
        <w:rPr>
          <w:vertAlign w:val="subscript"/>
          <w:lang w:eastAsia="en-US"/>
        </w:rPr>
        <w:t>2</w:t>
      </w:r>
      <w:r w:rsidR="000C5439" w:rsidRPr="000C5439">
        <w:rPr>
          <w:lang w:eastAsia="en-US"/>
        </w:rPr>
        <w:t>)/10</w:t>
      </w:r>
      <w:r w:rsidR="000C5439" w:rsidRPr="000C5439">
        <w:rPr>
          <w:vertAlign w:val="superscript"/>
          <w:lang w:eastAsia="en-US"/>
        </w:rPr>
        <w:t>5</w:t>
      </w:r>
      <w:r>
        <w:rPr>
          <w:lang w:eastAsia="en-US"/>
        </w:rPr>
        <w:t xml:space="preserve"> </w:t>
      </w:r>
      <w:r>
        <w:rPr>
          <w:rFonts w:cs="Arial"/>
          <w:lang w:eastAsia="en-US"/>
        </w:rPr>
        <w:t>≤</w:t>
      </w:r>
      <w:r>
        <w:rPr>
          <w:lang w:eastAsia="en-US"/>
        </w:rPr>
        <w:t xml:space="preserve"> </w:t>
      </w:r>
      <w:r>
        <w:rPr>
          <w:rFonts w:cs="Arial"/>
        </w:rPr>
        <w:t>–ε</w:t>
      </w:r>
      <w:r>
        <w:rPr>
          <w:lang w:eastAsia="en-US"/>
        </w:rPr>
        <w:t xml:space="preserve">, i.e., </w:t>
      </w:r>
    </w:p>
    <w:p w14:paraId="28C14668" w14:textId="77777777" w:rsidR="006C5C52" w:rsidRDefault="000C5439" w:rsidP="006C5C52">
      <w:pPr>
        <w:pStyle w:val="Textkrper"/>
        <w:jc w:val="center"/>
        <w:rPr>
          <w:lang w:eastAsia="en-US"/>
        </w:rPr>
      </w:pPr>
      <w:r w:rsidRPr="006C5C52">
        <w:rPr>
          <w:position w:val="-24"/>
          <w:lang w:eastAsia="en-US"/>
        </w:rPr>
        <w:object w:dxaOrig="6979" w:dyaOrig="600" w14:anchorId="6779D884">
          <v:shape id="_x0000_i1039" type="#_x0000_t75" style="width:348.75pt;height:30.05pt" o:ole="">
            <v:imagedata r:id="rId84" o:title=""/>
          </v:shape>
          <o:OLEObject Type="Embed" ProgID="Equation.DSMT4" ShapeID="_x0000_i1039" DrawAspect="Content" ObjectID="_1561365886" r:id="rId85"/>
        </w:object>
      </w:r>
    </w:p>
    <w:p w14:paraId="19B6DE86" w14:textId="77777777" w:rsidR="006C5C52" w:rsidRPr="006C5C52" w:rsidRDefault="006C5C52" w:rsidP="006C5C52">
      <w:pPr>
        <w:pStyle w:val="Textkrper"/>
        <w:rPr>
          <w:lang w:eastAsia="en-US"/>
        </w:rPr>
      </w:pPr>
      <w:r>
        <w:rPr>
          <w:lang w:eastAsia="en-US"/>
        </w:rPr>
        <w:t>For example, if relativeTolerance = 10</w:t>
      </w:r>
      <w:r w:rsidRPr="006C5C52">
        <w:rPr>
          <w:vertAlign w:val="superscript"/>
          <w:lang w:eastAsia="en-US"/>
        </w:rPr>
        <w:t>-4</w:t>
      </w:r>
      <w:r>
        <w:rPr>
          <w:lang w:eastAsia="en-US"/>
        </w:rPr>
        <w:t xml:space="preserve">, an event would occur if </w:t>
      </w:r>
      <w:r w:rsidRPr="006C5C52">
        <w:rPr>
          <w:i/>
          <w:lang w:eastAsia="en-US"/>
        </w:rPr>
        <w:t>p</w:t>
      </w:r>
      <w:r w:rsidRPr="006C5C52">
        <w:rPr>
          <w:vertAlign w:val="subscript"/>
          <w:lang w:eastAsia="en-US"/>
        </w:rPr>
        <w:t>1</w:t>
      </w:r>
      <w:r>
        <w:rPr>
          <w:lang w:eastAsia="en-US"/>
        </w:rPr>
        <w:t xml:space="preserve"> </w:t>
      </w:r>
      <w:r>
        <w:rPr>
          <w:rFonts w:cs="Arial"/>
        </w:rPr>
        <w:t>–</w:t>
      </w:r>
      <w:r>
        <w:rPr>
          <w:lang w:eastAsia="en-US"/>
        </w:rPr>
        <w:t xml:space="preserve"> </w:t>
      </w:r>
      <w:r w:rsidRPr="006C5C52">
        <w:rPr>
          <w:i/>
          <w:lang w:eastAsia="en-US"/>
        </w:rPr>
        <w:t>p</w:t>
      </w:r>
      <w:r w:rsidRPr="006C5C52">
        <w:rPr>
          <w:vertAlign w:val="subscript"/>
          <w:lang w:eastAsia="en-US"/>
        </w:rPr>
        <w:t>2</w:t>
      </w:r>
      <w:r>
        <w:rPr>
          <w:vertAlign w:val="subscript"/>
          <w:lang w:eastAsia="en-US"/>
        </w:rPr>
        <w:t xml:space="preserve"> </w:t>
      </w:r>
      <w:r>
        <w:rPr>
          <w:rFonts w:cs="Arial"/>
          <w:lang w:eastAsia="en-US"/>
        </w:rPr>
        <w:t xml:space="preserve">≤ </w:t>
      </w:r>
      <w:r w:rsidR="000C5439">
        <w:rPr>
          <w:rFonts w:cs="Arial"/>
          <w:lang w:eastAsia="en-US"/>
        </w:rPr>
        <w:t>-</w:t>
      </w:r>
      <w:r>
        <w:rPr>
          <w:lang w:eastAsia="en-US"/>
        </w:rPr>
        <w:t>10</w:t>
      </w:r>
      <w:r>
        <w:rPr>
          <w:vertAlign w:val="superscript"/>
          <w:lang w:eastAsia="en-US"/>
        </w:rPr>
        <w:t>-3</w:t>
      </w:r>
      <w:r>
        <w:rPr>
          <w:lang w:eastAsia="en-US"/>
        </w:rPr>
        <w:t xml:space="preserve"> which is a reasonable value to detect the domain change of a pressure difference.</w:t>
      </w:r>
    </w:p>
    <w:p w14:paraId="17836CE2" w14:textId="77777777" w:rsidR="008B6F1B" w:rsidRDefault="008B6F1B" w:rsidP="00F96458">
      <w:pPr>
        <w:pStyle w:val="Appendix2"/>
      </w:pPr>
      <w:bookmarkStart w:id="237" w:name="_Ref248506310"/>
      <w:bookmarkStart w:id="238" w:name="_Ref248548132"/>
      <w:bookmarkStart w:id="239" w:name="_Toc252111383"/>
      <w:r>
        <w:t>Dynamic State Selection</w:t>
      </w:r>
      <w:bookmarkEnd w:id="233"/>
      <w:bookmarkEnd w:id="234"/>
      <w:bookmarkEnd w:id="235"/>
      <w:bookmarkEnd w:id="237"/>
      <w:bookmarkEnd w:id="238"/>
      <w:bookmarkEnd w:id="239"/>
    </w:p>
    <w:p w14:paraId="27F4E867" w14:textId="77777777" w:rsidR="008B6F1B" w:rsidRDefault="008B6F1B" w:rsidP="008B6F1B">
      <w:pPr>
        <w:pStyle w:val="Textkrper"/>
        <w:rPr>
          <w:lang w:eastAsia="sv-SE"/>
        </w:rPr>
      </w:pPr>
      <w:r>
        <w:rPr>
          <w:lang w:eastAsia="sv-SE"/>
        </w:rPr>
        <w:t xml:space="preserve">In this version of the </w:t>
      </w:r>
      <w:r w:rsidR="00C71768">
        <w:rPr>
          <w:lang w:eastAsia="sv-SE"/>
        </w:rPr>
        <w:t>Model Exchange</w:t>
      </w:r>
      <w:r>
        <w:rPr>
          <w:lang w:eastAsia="sv-SE"/>
        </w:rPr>
        <w:t xml:space="preserve"> interface the number of continuous states is fixed and does not change during simulation. However, the meaning of the continuous states can change dynamically during simulation</w:t>
      </w:r>
      <w:r w:rsidR="000B2CC1">
        <w:rPr>
          <w:lang w:eastAsia="sv-SE"/>
        </w:rPr>
        <w:t xml:space="preserve"> and can be either associated with other externally visible variables or with internal variables of the model at an event instant. A very simple example</w:t>
      </w:r>
      <w:r w:rsidR="00F651DE">
        <w:rPr>
          <w:lang w:eastAsia="sv-SE"/>
        </w:rPr>
        <w:t xml:space="preserve"> of this kind</w:t>
      </w:r>
      <w:r w:rsidR="000B2CC1">
        <w:rPr>
          <w:lang w:eastAsia="sv-SE"/>
        </w:rPr>
        <w:t xml:space="preserve"> is given in </w:t>
      </w:r>
      <w:r w:rsidR="000B2CC1">
        <w:rPr>
          <w:lang w:eastAsia="sv-SE"/>
        </w:rPr>
        <w:fldChar w:fldCharType="begin"/>
      </w:r>
      <w:r w:rsidR="000B2CC1">
        <w:rPr>
          <w:lang w:eastAsia="sv-SE"/>
        </w:rPr>
        <w:instrText xml:space="preserve"> REF _Ref247881268 \h </w:instrText>
      </w:r>
      <w:r w:rsidR="000B2CC1">
        <w:rPr>
          <w:lang w:eastAsia="sv-SE"/>
        </w:rPr>
      </w:r>
      <w:r w:rsidR="000B2CC1">
        <w:rPr>
          <w:lang w:eastAsia="sv-SE"/>
        </w:rPr>
        <w:fldChar w:fldCharType="separate"/>
      </w:r>
      <w:r w:rsidR="0059498C">
        <w:t xml:space="preserve">Figure </w:t>
      </w:r>
      <w:r w:rsidR="0059498C">
        <w:rPr>
          <w:noProof/>
        </w:rPr>
        <w:t>6</w:t>
      </w:r>
      <w:r w:rsidR="000B2CC1">
        <w:rPr>
          <w:lang w:eastAsia="sv-SE"/>
        </w:rPr>
        <w:fldChar w:fldCharType="end"/>
      </w:r>
      <w:r w:rsidR="000B2CC1">
        <w:rPr>
          <w:lang w:eastAsia="sv-SE"/>
        </w:rPr>
        <w:t xml:space="preserve"> </w:t>
      </w:r>
    </w:p>
    <w:p w14:paraId="79848A23" w14:textId="77777777" w:rsidR="008B6F1B" w:rsidRDefault="00BB2079" w:rsidP="008B6F1B">
      <w:pPr>
        <w:pStyle w:val="Textkrper"/>
        <w:rPr>
          <w:lang w:eastAsia="sv-SE"/>
        </w:rPr>
      </w:pPr>
      <w:r>
        <w:rPr>
          <w:noProof/>
          <w:lang w:val="de-DE" w:eastAsia="de-DE"/>
        </w:rPr>
        <mc:AlternateContent>
          <mc:Choice Requires="wpc">
            <w:drawing>
              <wp:inline distT="0" distB="0" distL="0" distR="0" wp14:anchorId="487420D6" wp14:editId="2A1C8643">
                <wp:extent cx="6137910" cy="1652905"/>
                <wp:effectExtent l="0" t="0" r="0" b="0"/>
                <wp:docPr id="100" name="Zeichenbereich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9" name="Group 4"/>
                        <wpg:cNvGrpSpPr>
                          <a:grpSpLocks/>
                        </wpg:cNvGrpSpPr>
                        <wpg:grpSpPr bwMode="auto">
                          <a:xfrm>
                            <a:off x="857602" y="66457"/>
                            <a:ext cx="922391" cy="791520"/>
                            <a:chOff x="5952" y="2119"/>
                            <a:chExt cx="1451" cy="1248"/>
                          </a:xfrm>
                        </wpg:grpSpPr>
                        <wps:wsp>
                          <wps:cNvPr id="50" name="Line 5"/>
                          <wps:cNvCnPr>
                            <a:cxnSpLocks noChangeShapeType="1"/>
                          </wps:cNvCnPr>
                          <wps:spPr bwMode="auto">
                            <a:xfrm>
                              <a:off x="6238" y="2404"/>
                              <a:ext cx="907" cy="85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cNvPr id="51" name="Group 6"/>
                          <wpg:cNvGrpSpPr>
                            <a:grpSpLocks/>
                          </wpg:cNvGrpSpPr>
                          <wpg:grpSpPr bwMode="auto">
                            <a:xfrm>
                              <a:off x="5952" y="2119"/>
                              <a:ext cx="1451" cy="1248"/>
                              <a:chOff x="5952" y="2119"/>
                              <a:chExt cx="1451" cy="1248"/>
                            </a:xfrm>
                          </wpg:grpSpPr>
                          <wps:wsp>
                            <wps:cNvPr id="52" name="Oval 7"/>
                            <wps:cNvSpPr>
                              <a:spLocks noChangeArrowheads="1"/>
                            </wps:cNvSpPr>
                            <wps:spPr bwMode="auto">
                              <a:xfrm>
                                <a:off x="6180" y="2347"/>
                                <a:ext cx="93" cy="93"/>
                              </a:xfrm>
                              <a:prstGeom prst="ellipse">
                                <a:avLst/>
                              </a:prstGeom>
                              <a:solidFill>
                                <a:srgbClr val="000000"/>
                              </a:solidFill>
                              <a:ln w="9525">
                                <a:solidFill>
                                  <a:srgbClr val="000000"/>
                                </a:solidFill>
                                <a:round/>
                                <a:headEnd/>
                                <a:tailEnd/>
                              </a:ln>
                            </wps:spPr>
                            <wps:txbx>
                              <w:txbxContent>
                                <w:p w14:paraId="59ADB078" w14:textId="77777777" w:rsidR="0091186F" w:rsidRDefault="0091186F" w:rsidP="008B6F1B">
                                  <w:pPr>
                                    <w:autoSpaceDE w:val="0"/>
                                    <w:autoSpaceDN w:val="0"/>
                                    <w:adjustRightInd w:val="0"/>
                                    <w:jc w:val="center"/>
                                    <w:rPr>
                                      <w:rFonts w:cs="Arial"/>
                                      <w:color w:val="000000"/>
                                      <w:sz w:val="36"/>
                                      <w:szCs w:val="36"/>
                                    </w:rPr>
                                  </w:pPr>
                                </w:p>
                              </w:txbxContent>
                            </wps:txbx>
                            <wps:bodyPr rot="0" vert="horz" wrap="square" lIns="91440" tIns="45720" rIns="91440" bIns="45720" anchor="ctr" anchorCtr="0" upright="1">
                              <a:noAutofit/>
                            </wps:bodyPr>
                          </wps:wsp>
                          <wpg:grpSp>
                            <wpg:cNvPr id="53" name="Group 8"/>
                            <wpg:cNvGrpSpPr>
                              <a:grpSpLocks/>
                            </wpg:cNvGrpSpPr>
                            <wpg:grpSpPr bwMode="auto">
                              <a:xfrm>
                                <a:off x="5952" y="2119"/>
                                <a:ext cx="1451" cy="1248"/>
                                <a:chOff x="5952" y="2119"/>
                                <a:chExt cx="1451" cy="1248"/>
                              </a:xfrm>
                            </wpg:grpSpPr>
                            <wps:wsp>
                              <wps:cNvPr id="54" name="Line 9"/>
                              <wps:cNvCnPr>
                                <a:cxnSpLocks noChangeShapeType="1"/>
                              </wps:cNvCnPr>
                              <wps:spPr bwMode="auto">
                                <a:xfrm>
                                  <a:off x="6222" y="2389"/>
                                  <a:ext cx="1133"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g:grpSp>
                              <wpg:cNvPr id="55" name="Group 10"/>
                              <wpg:cNvGrpSpPr>
                                <a:grpSpLocks/>
                              </wpg:cNvGrpSpPr>
                              <wpg:grpSpPr bwMode="auto">
                                <a:xfrm>
                                  <a:off x="5952" y="2119"/>
                                  <a:ext cx="1451" cy="1248"/>
                                  <a:chOff x="5952" y="2119"/>
                                  <a:chExt cx="1451" cy="1248"/>
                                </a:xfrm>
                              </wpg:grpSpPr>
                              <wps:wsp>
                                <wps:cNvPr id="56" name="Text Box 11"/>
                                <wps:cNvSpPr txBox="1">
                                  <a:spLocks noChangeArrowheads="1"/>
                                </wps:cNvSpPr>
                                <wps:spPr bwMode="auto">
                                  <a:xfrm>
                                    <a:off x="6578" y="3027"/>
                                    <a:ext cx="184" cy="232"/>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B54E4" w14:textId="77777777" w:rsidR="0091186F" w:rsidRDefault="0091186F" w:rsidP="008B6F1B">
                                      <w:pPr>
                                        <w:autoSpaceDE w:val="0"/>
                                        <w:autoSpaceDN w:val="0"/>
                                        <w:adjustRightInd w:val="0"/>
                                        <w:rPr>
                                          <w:color w:val="000000"/>
                                        </w:rPr>
                                      </w:pPr>
                                      <w:r>
                                        <w:rPr>
                                          <w:color w:val="000000"/>
                                        </w:rPr>
                                        <w:t>w</w:t>
                                      </w:r>
                                    </w:p>
                                  </w:txbxContent>
                                </wps:txbx>
                                <wps:bodyPr rot="0" vert="horz" wrap="none" lIns="12700" tIns="12700" rIns="12700" bIns="12700" upright="1">
                                  <a:noAutofit/>
                                </wps:bodyPr>
                              </wps:wsp>
                              <wps:wsp>
                                <wps:cNvPr id="57" name="Oval 12"/>
                                <wps:cNvSpPr>
                                  <a:spLocks noChangeArrowheads="1"/>
                                </wps:cNvSpPr>
                                <wps:spPr bwMode="auto">
                                  <a:xfrm>
                                    <a:off x="7088" y="3197"/>
                                    <a:ext cx="169" cy="170"/>
                                  </a:xfrm>
                                  <a:prstGeom prst="ellipse">
                                    <a:avLst/>
                                  </a:prstGeom>
                                  <a:solidFill>
                                    <a:srgbClr val="000000"/>
                                  </a:solidFill>
                                  <a:ln w="9525">
                                    <a:solidFill>
                                      <a:srgbClr val="000000"/>
                                    </a:solidFill>
                                    <a:round/>
                                    <a:headEnd/>
                                    <a:tailEnd/>
                                  </a:ln>
                                </wps:spPr>
                                <wps:bodyPr rot="0" vert="horz" wrap="none" lIns="91440" tIns="45720" rIns="91440" bIns="45720" anchor="ctr" anchorCtr="0" upright="1">
                                  <a:noAutofit/>
                                </wps:bodyPr>
                              </wps:wsp>
                              <wps:wsp>
                                <wps:cNvPr id="58" name="Line 13"/>
                                <wps:cNvCnPr>
                                  <a:cxnSpLocks noChangeShapeType="1"/>
                                </wps:cNvCnPr>
                                <wps:spPr bwMode="auto">
                                  <a:xfrm>
                                    <a:off x="5952" y="2119"/>
                                    <a:ext cx="4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14"/>
                                <wps:cNvCnPr>
                                  <a:cxnSpLocks noChangeShapeType="1"/>
                                </wps:cNvCnPr>
                                <wps:spPr bwMode="auto">
                                  <a:xfrm flipH="1" flipV="1">
                                    <a:off x="6020" y="2119"/>
                                    <a:ext cx="17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15"/>
                                <wps:cNvCnPr>
                                  <a:cxnSpLocks noChangeShapeType="1"/>
                                </wps:cNvCnPr>
                                <wps:spPr bwMode="auto">
                                  <a:xfrm flipV="1">
                                    <a:off x="6238" y="2119"/>
                                    <a:ext cx="112"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Line 16"/>
                                <wps:cNvCnPr>
                                  <a:cxnSpLocks noChangeShapeType="1"/>
                                </wps:cNvCnPr>
                                <wps:spPr bwMode="auto">
                                  <a:xfrm>
                                    <a:off x="6222" y="2397"/>
                                    <a:ext cx="0" cy="963"/>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62" name="Freeform 17"/>
                                <wps:cNvSpPr>
                                  <a:spLocks/>
                                </wps:cNvSpPr>
                                <wps:spPr bwMode="auto">
                                  <a:xfrm>
                                    <a:off x="6238" y="2785"/>
                                    <a:ext cx="382" cy="204"/>
                                  </a:xfrm>
                                  <a:custGeom>
                                    <a:avLst/>
                                    <a:gdLst>
                                      <a:gd name="T0" fmla="*/ 0 w 153"/>
                                      <a:gd name="T1" fmla="*/ 75 h 82"/>
                                      <a:gd name="T2" fmla="*/ 93 w 153"/>
                                      <a:gd name="T3" fmla="*/ 69 h 82"/>
                                      <a:gd name="T4" fmla="*/ 153 w 153"/>
                                      <a:gd name="T5" fmla="*/ 0 h 82"/>
                                    </a:gdLst>
                                    <a:ahLst/>
                                    <a:cxnLst>
                                      <a:cxn ang="0">
                                        <a:pos x="T0" y="T1"/>
                                      </a:cxn>
                                      <a:cxn ang="0">
                                        <a:pos x="T2" y="T3"/>
                                      </a:cxn>
                                      <a:cxn ang="0">
                                        <a:pos x="T4" y="T5"/>
                                      </a:cxn>
                                    </a:cxnLst>
                                    <a:rect l="0" t="0" r="r" b="b"/>
                                    <a:pathLst>
                                      <a:path w="153" h="82">
                                        <a:moveTo>
                                          <a:pt x="0" y="75"/>
                                        </a:moveTo>
                                        <a:cubicBezTo>
                                          <a:pt x="15" y="74"/>
                                          <a:pt x="67" y="82"/>
                                          <a:pt x="93" y="69"/>
                                        </a:cubicBezTo>
                                        <a:cubicBezTo>
                                          <a:pt x="119" y="56"/>
                                          <a:pt x="140" y="15"/>
                                          <a:pt x="153" y="0"/>
                                        </a:cubicBezTo>
                                      </a:path>
                                    </a:pathLst>
                                  </a:custGeom>
                                  <a:noFill/>
                                  <a:ln w="9525" cap="flat">
                                    <a:solidFill>
                                      <a:srgbClr val="000000"/>
                                    </a:solidFill>
                                    <a:prstDash val="sysDot"/>
                                    <a:round/>
                                    <a:headEnd type="none" w="med" len="med"/>
                                    <a:tailEnd type="triangle" w="med" len="me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 name="Line 18"/>
                                <wps:cNvCnPr>
                                  <a:cxnSpLocks noChangeShapeType="1"/>
                                </wps:cNvCnPr>
                                <wps:spPr bwMode="auto">
                                  <a:xfrm>
                                    <a:off x="6227" y="3292"/>
                                    <a:ext cx="853" cy="0"/>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6" name="Line 19"/>
                                <wps:cNvCnPr>
                                  <a:cxnSpLocks noChangeShapeType="1"/>
                                </wps:cNvCnPr>
                                <wps:spPr bwMode="auto">
                                  <a:xfrm>
                                    <a:off x="7155" y="2397"/>
                                    <a:ext cx="8" cy="793"/>
                                  </a:xfrm>
                                  <a:prstGeom prst="line">
                                    <a:avLst/>
                                  </a:prstGeom>
                                  <a:noFill/>
                                  <a:ln w="9525">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97" name="Text Box 20"/>
                                <wps:cNvSpPr txBox="1">
                                  <a:spLocks noChangeArrowheads="1"/>
                                </wps:cNvSpPr>
                                <wps:spPr bwMode="auto">
                                  <a:xfrm>
                                    <a:off x="7257" y="2632"/>
                                    <a:ext cx="146" cy="23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A19F0" w14:textId="77777777" w:rsidR="0091186F" w:rsidRDefault="0091186F" w:rsidP="008B6F1B">
                                      <w:pPr>
                                        <w:autoSpaceDE w:val="0"/>
                                        <w:autoSpaceDN w:val="0"/>
                                        <w:adjustRightInd w:val="0"/>
                                        <w:rPr>
                                          <w:color w:val="000000"/>
                                        </w:rPr>
                                      </w:pPr>
                                      <w:r>
                                        <w:rPr>
                                          <w:color w:val="000000"/>
                                        </w:rPr>
                                        <w:t>h</w:t>
                                      </w:r>
                                    </w:p>
                                  </w:txbxContent>
                                </wps:txbx>
                                <wps:bodyPr rot="0" vert="horz" wrap="none" lIns="12700" tIns="12700" rIns="12700" bIns="12700" upright="1">
                                  <a:noAutofit/>
                                </wps:bodyPr>
                              </wps:wsp>
                              <wps:wsp>
                                <wps:cNvPr id="98" name="Text Box 21"/>
                                <wps:cNvSpPr txBox="1">
                                  <a:spLocks noChangeArrowheads="1"/>
                                </wps:cNvSpPr>
                                <wps:spPr bwMode="auto">
                                  <a:xfrm>
                                    <a:off x="6292" y="2632"/>
                                    <a:ext cx="207" cy="323"/>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F856A0" w14:textId="77777777" w:rsidR="0091186F" w:rsidRDefault="0091186F" w:rsidP="008B6F1B">
                                      <w:pPr>
                                        <w:autoSpaceDE w:val="0"/>
                                        <w:autoSpaceDN w:val="0"/>
                                        <w:adjustRightInd w:val="0"/>
                                        <w:rPr>
                                          <w:color w:val="000000"/>
                                          <w:lang w:val="el-GR"/>
                                        </w:rPr>
                                      </w:pPr>
                                      <w:r>
                                        <w:rPr>
                                          <w:color w:val="000000"/>
                                          <w:lang w:val="el-GR"/>
                                        </w:rPr>
                                        <w:t>φ</w:t>
                                      </w:r>
                                    </w:p>
                                  </w:txbxContent>
                                </wps:txbx>
                                <wps:bodyPr rot="0" vert="horz" wrap="square" lIns="12700" tIns="12700" rIns="12700" bIns="12700" upright="1">
                                  <a:noAutofit/>
                                </wps:bodyPr>
                              </wps:wsp>
                            </wpg:grpSp>
                          </wpg:grpSp>
                        </wpg:grpSp>
                      </wpg:wgp>
                      <wps:wsp>
                        <wps:cNvPr id="99" name="Text Box 22"/>
                        <wps:cNvSpPr txBox="1">
                          <a:spLocks noChangeArrowheads="1"/>
                        </wps:cNvSpPr>
                        <wps:spPr bwMode="auto">
                          <a:xfrm>
                            <a:off x="2003346" y="92869"/>
                            <a:ext cx="3976854" cy="15600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023AE" w14:textId="77777777" w:rsidR="0091186F" w:rsidRPr="000D0261" w:rsidRDefault="0091186F" w:rsidP="008B6F1B">
                              <w:pPr>
                                <w:pStyle w:val="Beschriftung"/>
                                <w:rPr>
                                  <w:b w:val="0"/>
                                </w:rPr>
                              </w:pPr>
                              <w:bookmarkStart w:id="240" w:name="_Ref247881268"/>
                              <w:r>
                                <w:t xml:space="preserve">Figure </w:t>
                              </w:r>
                              <w:r>
                                <w:fldChar w:fldCharType="begin"/>
                              </w:r>
                              <w:r>
                                <w:instrText xml:space="preserve"> SEQ Figure \* ARABIC </w:instrText>
                              </w:r>
                              <w:r>
                                <w:fldChar w:fldCharType="separate"/>
                              </w:r>
                              <w:r>
                                <w:rPr>
                                  <w:noProof/>
                                </w:rPr>
                                <w:t>6</w:t>
                              </w:r>
                              <w:r>
                                <w:fldChar w:fldCharType="end"/>
                              </w:r>
                              <w:bookmarkEnd w:id="240"/>
                              <w:r w:rsidRPr="00BD5D96">
                                <w:rPr>
                                  <w:b w:val="0"/>
                                </w:rPr>
                                <w:t>:</w:t>
                              </w:r>
                              <w:r w:rsidRPr="000D0261">
                                <w:rPr>
                                  <w:b w:val="0"/>
                                </w:rPr>
                                <w:t xml:space="preserve"> Dynamic state selection with step events:</w:t>
                              </w:r>
                              <w:r w:rsidRPr="000D0261">
                                <w:rPr>
                                  <w:b w:val="0"/>
                                </w:rPr>
                                <w:br/>
                                <w:t>The simple pendulum can be described by states φ, w, or h. If a model chooses to use x = [w] as state, the differential equation becomes singular if φ = ± 90</w:t>
                              </w:r>
                              <w:r w:rsidRPr="000D0261">
                                <w:rPr>
                                  <w:b w:val="0"/>
                                  <w:vertAlign w:val="superscript"/>
                                </w:rPr>
                                <w:t>o</w:t>
                              </w:r>
                              <w:r w:rsidRPr="000D0261">
                                <w:rPr>
                                  <w:b w:val="0"/>
                                </w:rPr>
                                <w:t>. In the vicinity of this singular point, the model must change the state, e.g., to x = [h]. This can be achieved by a step event (this is more efficient than a state event, since no search process is needed to precisely detect the change of a domain).</w:t>
                              </w:r>
                            </w:p>
                          </w:txbxContent>
                        </wps:txbx>
                        <wps:bodyPr rot="0" vert="horz" wrap="square" lIns="91440" tIns="45720" rIns="91440" bIns="45720" anchor="t" anchorCtr="0" upright="1">
                          <a:noAutofit/>
                        </wps:bodyPr>
                      </wps:wsp>
                    </wpc:wpc>
                  </a:graphicData>
                </a:graphic>
              </wp:inline>
            </w:drawing>
          </mc:Choice>
          <mc:Fallback>
            <w:pict>
              <v:group w14:anchorId="487420D6" id="Zeichenbereich 2" o:spid="_x0000_s1092" editas="canvas" style="width:483.3pt;height:130.15pt;mso-position-horizontal-relative:char;mso-position-vertical-relative:line" coordsize="61379,16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">
                <v:shape id="_x0000_s1093" type="#_x0000_t75" style="position:absolute;width:61379;height:16529;visibility:visible;mso-wrap-style:square">
                  <v:fill o:detectmouseclick="t"/>
                  <v:path o:connecttype="none"/>
                </v:shape>
                <v:group id="Group 4" o:spid="_x0000_s1094" style="position:absolute;left:8576;top:664;width:9223;height:7915"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line id="Line 5" o:spid="_x0000_s1095" style="position:absolute;visibility:visible;mso-wrap-style:square" from="6238,2404" to="7145,32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trsAAAADbAAAADwAAAGRycy9kb3ducmV2LnhtbERPz2vCMBS+C/sfwhvspukUZXRGGQN1&#10;eLOOwm6P5tl2bV5qkmr9781B8Pjx/V6uB9OKCzlfW1bwPklAEBdW11wq+D1uxh8gfEDW2FomBTfy&#10;sF69jJaYanvlA12yUIoYwj5FBVUIXSqlLyoy6Ce2I47cyTqDIUJXSu3wGsNNK6dJspAGa44NFXb0&#10;XVHRZL1RkPcZ//03G9div93tTvm58bO9Um+vw9cniEBDeIof7h+tYB7Xxy/xB8jVH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hPra7AAAAA2wAAAA8AAAAAAAAAAAAAAAAA&#10;oQIAAGRycy9kb3ducmV2LnhtbFBLBQYAAAAABAAEAPkAAACOAwAAAAA=&#10;" strokeweight="1.5pt"/>
                  <v:group id="Group 6" o:spid="_x0000_s1096"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oval id="Oval 7" o:spid="_x0000_s1097" style="position:absolute;left:6180;top:2347;width:93;height: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exJ8IA&#10;AADbAAAADwAAAGRycy9kb3ducmV2LnhtbESP0YrCMBRE3wX/IVxhX0TTFRXpGmURXXxU6wdcm2vb&#10;tbkJTdTq15uFBR+HmTnDzJetqcWNGl9ZVvA5TEAQ51ZXXCg4ZpvBDIQPyBpry6TgQR6Wi25njqm2&#10;d97T7RAKESHsU1RQhuBSKX1ekkE/tI44emfbGAxRNoXUDd4j3NRylCRTabDiuFCio1VJ+eVwNQpO&#10;v4/qMu4X64yfK3c9u+2P31mlPnrt9xeIQG14h//bW61gMoK/L/EH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p7EnwgAAANsAAAAPAAAAAAAAAAAAAAAAAJgCAABkcnMvZG93&#10;bnJldi54bWxQSwUGAAAAAAQABAD1AAAAhwMAAAAA&#10;" fillcolor="black">
                      <v:textbox>
                        <w:txbxContent>
                          <w:p w14:paraId="59ADB078" w14:textId="77777777" w:rsidR="0091186F" w:rsidRDefault="0091186F" w:rsidP="008B6F1B">
                            <w:pPr>
                              <w:autoSpaceDE w:val="0"/>
                              <w:autoSpaceDN w:val="0"/>
                              <w:adjustRightInd w:val="0"/>
                              <w:jc w:val="center"/>
                              <w:rPr>
                                <w:rFonts w:cs="Arial"/>
                                <w:color w:val="000000"/>
                                <w:sz w:val="36"/>
                                <w:szCs w:val="36"/>
                              </w:rPr>
                            </w:pPr>
                          </w:p>
                        </w:txbxContent>
                      </v:textbox>
                    </v:oval>
                    <v:group id="Group 8" o:spid="_x0000_s1098"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Line 9" o:spid="_x0000_s1099" style="position:absolute;visibility:visible;mso-wrap-style:square" from="6222,2389" to="7355,2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r+F8UAAADbAAAADwAAAGRycy9kb3ducmV2LnhtbESPT0vDQBTE7wW/w/IEb81GqdrGbooW&#10;hPrv0LSCx0f2ZTeYfRuyaxu/vSsUehxm5jfMcjW6ThxoCK1nBddZDoK49rplo2C/e57OQYSIrLHz&#10;TAp+KcCqvJgssdD+yFs6VNGIBOFQoAIbY19IGWpLDkPme+LkNX5wGJMcjNQDHhPcdfImz++kw5bT&#10;gsWe1pbq7+rHKXi733Sfhr+q95cmPPnF61Z+GKvU1eX4+AAi0hjP4VN7oxXczuD/S/oBs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r+F8UAAADbAAAADwAAAAAAAAAA&#10;AAAAAAChAgAAZHJzL2Rvd25yZXYueG1sUEsFBgAAAAAEAAQA+QAAAJMDAAAAAA==&#10;">
                        <v:stroke dashstyle="1 1"/>
                      </v:line>
                      <v:group id="Group 10" o:spid="_x0000_s1100" style="position:absolute;left:5952;top:2119;width:1451;height:1248" coordorigin="5952,2119" coordsize="1451,12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Text Box 11" o:spid="_x0000_s1101" type="#_x0000_t202" style="position:absolute;left:6578;top:3027;width:184;height:23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pQpcMA&#10;AADbAAAADwAAAGRycy9kb3ducmV2LnhtbESPQWsCMRSE7wX/Q3hCbzVbwaVsjSIVQTwUaqX0+Ehe&#10;s6ubl90kutt/3xQKPQ4z8w2zXI+uFTcKsfGs4HFWgCDW3jRsFZzedw9PIGJCNth6JgXfFGG9mtwt&#10;sTJ+4De6HZMVGcKxQgV1Sl0lZdQ1OYwz3xFn78sHhynLYKUJOGS4a+W8KErpsOG8UGNHLzXpy/Hq&#10;FPDwia/6fA7b0kq9tx99f4i9UvfTcfMMItGY/sN/7b1RsCjh90v+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pQpcMAAADbAAAADwAAAAAAAAAAAAAAAACYAgAAZHJzL2Rv&#10;d25yZXYueG1sUEsFBgAAAAAEAAQA9QAAAIgDAAAAAA==&#10;" filled="f" fillcolor="#bbe0e3" stroked="f">
                          <v:textbox inset="1pt,1pt,1pt,1pt">
                            <w:txbxContent>
                              <w:p w14:paraId="016B54E4" w14:textId="77777777" w:rsidR="0091186F" w:rsidRDefault="0091186F" w:rsidP="008B6F1B">
                                <w:pPr>
                                  <w:autoSpaceDE w:val="0"/>
                                  <w:autoSpaceDN w:val="0"/>
                                  <w:adjustRightInd w:val="0"/>
                                  <w:rPr>
                                    <w:color w:val="000000"/>
                                  </w:rPr>
                                </w:pPr>
                                <w:r>
                                  <w:rPr>
                                    <w:color w:val="000000"/>
                                  </w:rPr>
                                  <w:t>w</w:t>
                                </w:r>
                              </w:p>
                            </w:txbxContent>
                          </v:textbox>
                        </v:shape>
                        <v:oval id="Oval 12" o:spid="_x0000_s1102" style="position:absolute;left:7088;top:3197;width:169;height:170;visibility:visible;mso-wrap-style:non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3pgG8MA&#10;AADbAAAADwAAAGRycy9kb3ducmV2LnhtbESPQWuDQBSE74X8h+UVemtWAzHRuIbE0hJyq+2lt4f7&#10;olL3rbibaP99N1DocZj5Zph8P5te3Gh0nWUF8TICQVxb3XGj4PPj9XkLwnlkjb1lUvBDDvbF4iHH&#10;TNuJ3+lW+UaEEnYZKmi9HzIpXd2SQbe0A3HwLnY06IMcG6lHnEK56eUqihJpsOOw0OJAZUv1d3U1&#10;CtbHr5qua3wpU928lVufpHF1VurpcT7sQHia/X/4jz7pwG3g/iX8AF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3pgG8MAAADbAAAADwAAAAAAAAAAAAAAAACYAgAAZHJzL2Rv&#10;d25yZXYueG1sUEsFBgAAAAAEAAQA9QAAAIgDAAAAAA==&#10;" fillcolor="black"/>
                        <v:line id="Line 13" o:spid="_x0000_s1103" style="position:absolute;visibility:visible;mso-wrap-style:square" from="5952,2119" to="6405,21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z2+TsIAAADbAAAADwAAAAAAAAAAAAAA&#10;AAChAgAAZHJzL2Rvd25yZXYueG1sUEsFBgAAAAAEAAQA+QAAAJADAAAAAA==&#10;"/>
                        <v:line id="Line 14" o:spid="_x0000_s1104" style="position:absolute;flip:x y;visibility:visible;mso-wrap-style:square" from="6020,2119" to="6190,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2Q1cMAAADbAAAADwAAAGRycy9kb3ducmV2LnhtbESPT4vCMBTE7wt+h/AEL4umuipajSKC&#10;iyeX9Q9eH82zLTYvpYm2+umNsLDHYWZ+w8yXjSnEnSqXW1bQ70UgiBOrc04VHA+b7gSE88gaC8uk&#10;4EEOlovWxxxjbWv+pfvepyJA2MWoIPO+jKV0SUYGXc+WxMG72MqgD7JKpa6wDnBTyEEUjaXBnMNC&#10;hiWtM0qu+5tRgLx7fk3qPg3lN53dYPfzuTpdlOq0m9UMhKfG/4f/2lutYDSF95fwA+Ti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dkNXDAAAA2wAAAA8AAAAAAAAAAAAA&#10;AAAAoQIAAGRycy9kb3ducmV2LnhtbFBLBQYAAAAABAAEAPkAAACRAwAAAAA=&#10;"/>
                        <v:line id="Line 15" o:spid="_x0000_s1105" style="position:absolute;flip:y;visibility:visible;mso-wrap-style:square" from="6238,2119" to="6350,23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VRHsMAAADbAAAADwAAAGRycy9kb3ducmV2LnhtbERPz2vCMBS+C/4P4Q12kZkqQ1w1LSIM&#10;PHiZG5Xdns1bU9q81CTT7r9fDoMdP77f23K0vbiRD61jBYt5BoK4drrlRsHH++vTGkSIyBp7x6Tg&#10;hwKUxXSyxVy7O7/R7RQbkUI45KjAxDjkUobakMUwdwNx4r6ctxgT9I3UHu8p3PZymWUrabHl1GBw&#10;oL2hujt9WwVyfZxd/e7y3FXd+fxiqroaPo9KPT6Muw2ISGP8F/+5D1rBKq1PX9IPkM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FUR7DAAAA2wAAAA8AAAAAAAAAAAAA&#10;AAAAoQIAAGRycy9kb3ducmV2LnhtbFBLBQYAAAAABAAEAPkAAACRAwAAAAA=&#10;"/>
                        <v:line id="Line 16" o:spid="_x0000_s1106" style="position:absolute;visibility:visible;mso-wrap-style:square" from="6222,2397" to="6222,3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GXMsQAAADbAAAADwAAAGRycy9kb3ducmV2LnhtbESPQWsCMRSE74L/IbxCb5q1B6tbo9RC&#10;wbZ62NWCx8fmmSxuXpZNqtt/3xQEj8PMfMMsVr1rxIW6UHtWMBlnIIgrr2s2Cg7799EMRIjIGhvP&#10;pOCXAqyWw8ECc+2vXNCljEYkCIccFdgY21zKUFlyGMa+JU7eyXcOY5KdkbrDa4K7Rj5l2VQ6rDkt&#10;WGzpzVJ1Ln+cgq/nTfNt+FhuP05h7eefhdwZq9TjQ//6AiJSH+/hW3ujFUwn8P8l/Q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UZcyxAAAANsAAAAPAAAAAAAAAAAA&#10;AAAAAKECAABkcnMvZG93bnJldi54bWxQSwUGAAAAAAQABAD5AAAAkgMAAAAA&#10;">
                          <v:stroke dashstyle="1 1"/>
                        </v:line>
                        <v:shape id="Freeform 17" o:spid="_x0000_s1107" style="position:absolute;left:6238;top:2785;width:382;height:204;visibility:visible;mso-wrap-style:square;v-text-anchor:top" coordsize="15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ASrsAA&#10;AADbAAAADwAAAGRycy9kb3ducmV2LnhtbESPzQrCMBCE74LvEFbwpqmKRapR/EHw4MWfB1ibtS02&#10;m9JErT69EQSPw8x8w8wWjSnFg2pXWFYw6EcgiFOrC84UnE/b3gSE88gaS8uk4EUOFvN2a4aJtk8+&#10;0OPoMxEg7BJUkHtfJVK6NCeDrm8r4uBdbW3QB1lnUtf4DHBTymEUxdJgwWEhx4rWOaW3490o2Gt9&#10;jpeb110PbmOuLtlo9R6zUt1Os5yC8NT4f/jX3mkF8RC+X8IPkP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CASrsAAAADbAAAADwAAAAAAAAAAAAAAAACYAgAAZHJzL2Rvd25y&#10;ZXYueG1sUEsFBgAAAAAEAAQA9QAAAIUDAAAAAA==&#10;" path="m,75v15,-1,67,7,93,-6c119,56,140,15,153,e" filled="f" fillcolor="#bbe0e3">
                          <v:stroke dashstyle="1 1" endarrow="block"/>
                          <v:path arrowok="t" o:connecttype="custom" o:connectlocs="0,187;232,172;382,0" o:connectangles="0,0,0"/>
                        </v:shape>
                        <v:line id="Line 18" o:spid="_x0000_s1108" style="position:absolute;visibility:visible;mso-wrap-style:square" from="6227,3292" to="7080,32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mw8MAAADbAAAADwAAAGRycy9kb3ducmV2LnhtbESPQWvCQBSE74X+h+UVvNWNrYSSukpQ&#10;Cl5ETNv0+sg+k2D2bci+avz3rlDocZiZb5jFanSdOtMQWs8GZtMEFHHlbcu1ga/Pj+c3UEGQLXae&#10;ycCVAqyWjw8LzKy/8IHOhdQqQjhkaKAR6TOtQ9WQwzD1PXH0jn5wKFEOtbYDXiLcdfolSVLtsOW4&#10;0GBP64aqU/HrDKDsv0tbtp2d5fOfbV7sZJOKMZOnMX8HJTTKf/ivvbUG0le4f4k/QC9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7psPDAAAA2wAAAA8AAAAAAAAAAAAA&#10;AAAAoQIAAGRycy9kb3ducmV2LnhtbFBLBQYAAAAABAAEAPkAAACRAwAAAAA=&#10;">
                          <v:stroke dashstyle="1 1" endarrow="block"/>
                        </v:line>
                        <v:line id="Line 19" o:spid="_x0000_s1109" style="position:absolute;visibility:visible;mso-wrap-style:square" from="7155,2397" to="7163,3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l1fMMAAADbAAAADwAAAGRycy9kb3ducmV2LnhtbESPQWvCQBSE74X+h+UVvNWNpYQ2dZWg&#10;FLyImLbp9ZF9JsHs25B91fjvXUHocZiZb5j5cnSdOtEQWs8GZtMEFHHlbcu1ge+vz+c3UEGQLXae&#10;ycCFAiwXjw9zzKw/855OhdQqQjhkaKAR6TOtQ9WQwzD1PXH0Dn5wKFEOtbYDniPcdfolSVLtsOW4&#10;0GBPq4aqY/HnDKDsfkpbtp2d5a+/m7zYyjoVYyZPY/4BSmiU//C9vbEG3lO4fYk/QC+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ZdXzDAAAA2wAAAA8AAAAAAAAAAAAA&#10;AAAAoQIAAGRycy9kb3ducmV2LnhtbFBLBQYAAAAABAAEAPkAAACRAwAAAAA=&#10;">
                          <v:stroke dashstyle="1 1" endarrow="block"/>
                        </v:line>
                        <v:shape id="Text Box 20" o:spid="_x0000_s1110" type="#_x0000_t202" style="position:absolute;left:7257;top:2632;width:146;height:23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9PpMQA&#10;AADbAAAADwAAAGRycy9kb3ducmV2LnhtbESPQWsCMRSE70L/Q3iF3mpWD7bdGkVaBPFQ0JbS4yN5&#10;za7dvOwmqbv+eyMIHoeZ+YaZLwfXiCOFWHtWMBkXIIi1NzVbBV+f68dnEDEhG2w8k4ITRVgu7kZz&#10;LI3veUfHfbIiQziWqKBKqS2ljLoih3HsW+Ls/frgMGUZrDQB+wx3jZwWxUw6rDkvVNjSW0X6b//v&#10;FHD/gx/6cAjvMyv1xn533TZ2Sj3cD6tXEImGdAtf2xuj4OUJLl/yD5CL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fT6TEAAAA2wAAAA8AAAAAAAAAAAAAAAAAmAIAAGRycy9k&#10;b3ducmV2LnhtbFBLBQYAAAAABAAEAPUAAACJAwAAAAA=&#10;" filled="f" fillcolor="#bbe0e3" stroked="f">
                          <v:textbox inset="1pt,1pt,1pt,1pt">
                            <w:txbxContent>
                              <w:p w14:paraId="768A19F0" w14:textId="77777777" w:rsidR="0091186F" w:rsidRDefault="0091186F" w:rsidP="008B6F1B">
                                <w:pPr>
                                  <w:autoSpaceDE w:val="0"/>
                                  <w:autoSpaceDN w:val="0"/>
                                  <w:adjustRightInd w:val="0"/>
                                  <w:rPr>
                                    <w:color w:val="000000"/>
                                  </w:rPr>
                                </w:pPr>
                                <w:r>
                                  <w:rPr>
                                    <w:color w:val="000000"/>
                                  </w:rPr>
                                  <w:t>h</w:t>
                                </w:r>
                              </w:p>
                            </w:txbxContent>
                          </v:textbox>
                        </v:shape>
                        <v:shape id="Text Box 21" o:spid="_x0000_s1111" type="#_x0000_t202" style="position:absolute;left:6292;top:2632;width:207;height:3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aDRsEA&#10;AADbAAAADwAAAGRycy9kb3ducmV2LnhtbERPTWvCQBC9F/oflil4KbpRQWPqKqIUepPaXnobs9Mk&#10;mp2N2THGf+8eCj0+3vdy3btaddSGyrOB8SgBRZx7W3Fh4PvrfZiCCoJssfZMBu4UYL16flpiZv2N&#10;P6k7SKFiCIcMDZQiTaZ1yEtyGEa+IY7cr28dSoRtoW2Ltxjuaj1Jkpl2WHFsKLGhbUn5+XB1BvZp&#10;2sy714VMT7LbzfTP/DKpjsYMXvrNGyihXv7Ff+4Pa2ARx8Yv8Qfo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9Gg0bBAAAA2wAAAA8AAAAAAAAAAAAAAAAAmAIAAGRycy9kb3du&#10;cmV2LnhtbFBLBQYAAAAABAAEAPUAAACGAwAAAAA=&#10;" filled="f" fillcolor="#bbe0e3" stroked="f">
                          <v:textbox inset="1pt,1pt,1pt,1pt">
                            <w:txbxContent>
                              <w:p w14:paraId="6BF856A0" w14:textId="77777777" w:rsidR="0091186F" w:rsidRDefault="0091186F" w:rsidP="008B6F1B">
                                <w:pPr>
                                  <w:autoSpaceDE w:val="0"/>
                                  <w:autoSpaceDN w:val="0"/>
                                  <w:adjustRightInd w:val="0"/>
                                  <w:rPr>
                                    <w:color w:val="000000"/>
                                    <w:lang w:val="el-GR"/>
                                  </w:rPr>
                                </w:pPr>
                                <w:r>
                                  <w:rPr>
                                    <w:color w:val="000000"/>
                                    <w:lang w:val="el-GR"/>
                                  </w:rPr>
                                  <w:t>φ</w:t>
                                </w:r>
                              </w:p>
                            </w:txbxContent>
                          </v:textbox>
                        </v:shape>
                      </v:group>
                    </v:group>
                  </v:group>
                </v:group>
                <v:shape id="Text Box 22" o:spid="_x0000_s1112" type="#_x0000_t202" style="position:absolute;left:20033;top:928;width:39769;height:15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hRusEA&#10;AADbAAAADwAAAGRycy9kb3ducmV2LnhtbESP3YrCMBSE7wXfIRxhb0RTxb9Wo+jCirf+PMCxObbF&#10;5qQ00da33wiCl8PMfMOsNq0pxZNqV1hWMBpGIIhTqwvOFFzOf4MFCOeRNZaWScGLHGzW3c4KE20b&#10;PtLz5DMRIOwSVJB7XyVSujQng25oK+Lg3Wxt0AdZZ1LX2AS4KeU4imbSYMFhIceKfnNK76eHUXA7&#10;NP1p3Fz3/jI/TmY7LOZX+1Lqp9dulyA8tf4b/rQPWkEcw/tL+AFy/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GIUbrBAAAA2wAAAA8AAAAAAAAAAAAAAAAAmAIAAGRycy9kb3du&#10;cmV2LnhtbFBLBQYAAAAABAAEAPUAAACGAwAAAAA=&#10;" stroked="f">
                  <v:textbox>
                    <w:txbxContent>
                      <w:p w14:paraId="3BD023AE" w14:textId="77777777" w:rsidR="0091186F" w:rsidRPr="000D0261" w:rsidRDefault="0091186F" w:rsidP="008B6F1B">
                        <w:pPr>
                          <w:pStyle w:val="Beschriftung"/>
                          <w:rPr>
                            <w:b w:val="0"/>
                          </w:rPr>
                        </w:pPr>
                        <w:bookmarkStart w:id="241" w:name="_Ref247881268"/>
                        <w:r>
                          <w:t xml:space="preserve">Figure </w:t>
                        </w:r>
                        <w:r>
                          <w:fldChar w:fldCharType="begin"/>
                        </w:r>
                        <w:r>
                          <w:instrText xml:space="preserve"> SEQ Figure \* ARABIC </w:instrText>
                        </w:r>
                        <w:r>
                          <w:fldChar w:fldCharType="separate"/>
                        </w:r>
                        <w:r>
                          <w:rPr>
                            <w:noProof/>
                          </w:rPr>
                          <w:t>6</w:t>
                        </w:r>
                        <w:r>
                          <w:fldChar w:fldCharType="end"/>
                        </w:r>
                        <w:bookmarkEnd w:id="241"/>
                        <w:r w:rsidRPr="00BD5D96">
                          <w:rPr>
                            <w:b w:val="0"/>
                          </w:rPr>
                          <w:t>:</w:t>
                        </w:r>
                        <w:r w:rsidRPr="000D0261">
                          <w:rPr>
                            <w:b w:val="0"/>
                          </w:rPr>
                          <w:t xml:space="preserve"> Dynamic state selection with step events:</w:t>
                        </w:r>
                        <w:r w:rsidRPr="000D0261">
                          <w:rPr>
                            <w:b w:val="0"/>
                          </w:rPr>
                          <w:br/>
                          <w:t>The simple pendulum can be described by states φ, w, or h. If a model chooses to use x = [w] as state, the differential equation becomes singular if φ = ± 90</w:t>
                        </w:r>
                        <w:r w:rsidRPr="000D0261">
                          <w:rPr>
                            <w:b w:val="0"/>
                            <w:vertAlign w:val="superscript"/>
                          </w:rPr>
                          <w:t>o</w:t>
                        </w:r>
                        <w:r w:rsidRPr="000D0261">
                          <w:rPr>
                            <w:b w:val="0"/>
                          </w:rPr>
                          <w:t>. In the vicinity of this singular point, the model must change the state, e.g., to x = [h]. This can be achieved by a step event (this is more efficient than a state event, since no search process is needed to precisely detect the change of a domain).</w:t>
                        </w:r>
                      </w:p>
                    </w:txbxContent>
                  </v:textbox>
                </v:shape>
                <w10:anchorlock/>
              </v:group>
            </w:pict>
          </mc:Fallback>
        </mc:AlternateContent>
      </w:r>
    </w:p>
    <w:p w14:paraId="6CB44EEF" w14:textId="77777777" w:rsidR="008B6F1B" w:rsidRDefault="00F651DE" w:rsidP="008B6F1B">
      <w:pPr>
        <w:pStyle w:val="Textkrper"/>
        <w:rPr>
          <w:lang w:eastAsia="sv-SE"/>
        </w:rPr>
      </w:pPr>
      <w:r>
        <w:rPr>
          <w:lang w:eastAsia="sv-SE"/>
        </w:rPr>
        <w:t xml:space="preserve">Dynamic state selection typically occurs when a higher index differential algebraic equation is index reduced and an index 0 or 1 solver is used for the solution. Whenever the constraints between potential continuous states is non-linear, the states must be dynamically determined during simulation and therefore the meaning of states can change at event instants. </w:t>
      </w:r>
    </w:p>
    <w:p w14:paraId="5C450828" w14:textId="77777777" w:rsidR="00F651DE" w:rsidRPr="008B6F1B" w:rsidRDefault="00F651DE" w:rsidP="00F651DE">
      <w:pPr>
        <w:pStyle w:val="Textkrper-Zeileneinzug"/>
      </w:pPr>
      <w:r>
        <w:t xml:space="preserve">A consequence of this situation is that variables from the xml file cannot be associated with continuous states and therefore only the number of continuous states is defined in the xml-file. After every event, the actual association of the continuous states with model variables can be inquired with function </w:t>
      </w:r>
      <w:r w:rsidR="00F82BB9">
        <w:rPr>
          <w:rStyle w:val="CODE"/>
        </w:rPr>
        <w:t>fmiGetStateValueReferences</w:t>
      </w:r>
      <w:r>
        <w:t xml:space="preserve"> provided the association is made with an externally v</w:t>
      </w:r>
      <w:r w:rsidR="001D30BC">
        <w:t>isible variable and the generation tool does not want to hide this information.</w:t>
      </w:r>
    </w:p>
    <w:p w14:paraId="5F56BE92" w14:textId="77777777" w:rsidR="00F96458" w:rsidRDefault="0067706A" w:rsidP="00F96458">
      <w:pPr>
        <w:pStyle w:val="Appendix2"/>
      </w:pPr>
      <w:bookmarkStart w:id="242" w:name="_Toc247884562"/>
      <w:bookmarkStart w:id="243" w:name="_Ref249244501"/>
      <w:bookmarkStart w:id="244" w:name="_Ref250387678"/>
      <w:bookmarkStart w:id="245" w:name="_Toc252111384"/>
      <w:r>
        <w:t>Variable C</w:t>
      </w:r>
      <w:r w:rsidR="00F96458">
        <w:t>aching</w:t>
      </w:r>
      <w:bookmarkEnd w:id="236"/>
      <w:bookmarkEnd w:id="242"/>
      <w:bookmarkEnd w:id="243"/>
      <w:bookmarkEnd w:id="244"/>
      <w:bookmarkEnd w:id="245"/>
    </w:p>
    <w:p w14:paraId="1DD9D14A" w14:textId="77777777" w:rsidR="00ED5E1E" w:rsidRDefault="00ED5E1E" w:rsidP="00ED5E1E">
      <w:pPr>
        <w:pStyle w:val="Textkrper"/>
      </w:pPr>
      <w:r w:rsidRPr="00432F04">
        <w:t xml:space="preserve">In </w:t>
      </w:r>
      <w:r>
        <w:t xml:space="preserve">section </w:t>
      </w:r>
      <w:r>
        <w:fldChar w:fldCharType="begin"/>
      </w:r>
      <w:r>
        <w:instrText xml:space="preserve"> REF _Ref240459819 \r \h </w:instrText>
      </w:r>
      <w:r>
        <w:fldChar w:fldCharType="separate"/>
      </w:r>
      <w:r w:rsidR="0059498C">
        <w:t>2.6</w:t>
      </w:r>
      <w:r>
        <w:fldChar w:fldCharType="end"/>
      </w:r>
      <w:r>
        <w:t xml:space="preserve">, the technique for variable caching is defined. In </w:t>
      </w:r>
      <w:r w:rsidRPr="00432F04">
        <w:t>the table below, a simple example for caching is given</w:t>
      </w:r>
      <w:r>
        <w:t xml:space="preserve"> to demonstrate that this technique is important for efficient model evaluation. It is also sketched how caching can be implemented for this example.</w:t>
      </w:r>
    </w:p>
    <w:p w14:paraId="483ECD16" w14:textId="77777777" w:rsidR="00ED5E1E" w:rsidRDefault="00ED5E1E" w:rsidP="00ED5E1E">
      <w:pPr>
        <w:pStyle w:val="Textkrper-Zeileneinzug"/>
      </w:pPr>
      <w:r w:rsidRPr="00432F04">
        <w:t xml:space="preserve">The model equations, see left column of the table, consist of an algebraic system of equations to compute </w:t>
      </w:r>
      <w:r w:rsidRPr="00432F04">
        <w:rPr>
          <w:position w:val="-10"/>
        </w:rPr>
        <w:object w:dxaOrig="440" w:dyaOrig="320" w14:anchorId="23578DFC">
          <v:shape id="_x0000_i1040" type="#_x0000_t75" style="width:21.9pt;height:15.65pt" o:ole="">
            <v:imagedata r:id="rId86" o:title=""/>
          </v:shape>
          <o:OLEObject Type="Embed" ProgID="Equation.DSMT4" ShapeID="_x0000_i1040" DrawAspect="Content" ObjectID="_1561365887" r:id="rId87"/>
        </w:object>
      </w:r>
      <w:r w:rsidRPr="00432F04">
        <w:t xml:space="preserve"> and an explicit equation to compute </w:t>
      </w:r>
      <w:r w:rsidRPr="00432F04">
        <w:rPr>
          <w:position w:val="-10"/>
        </w:rPr>
        <w:object w:dxaOrig="260" w:dyaOrig="320" w14:anchorId="70EEC79F">
          <v:shape id="_x0000_i1041" type="#_x0000_t75" style="width:13.75pt;height:15.65pt" o:ole="">
            <v:imagedata r:id="rId88" o:title=""/>
          </v:shape>
          <o:OLEObject Type="Embed" ProgID="Equation.DSMT4" ShapeID="_x0000_i1041" DrawAspect="Content" ObjectID="_1561365888" r:id="rId89"/>
        </w:object>
      </w:r>
      <w:r>
        <w:t>. A straightforward</w:t>
      </w:r>
      <w:r w:rsidRPr="00432F04">
        <w:t xml:space="preserve"> but </w:t>
      </w:r>
      <w:r>
        <w:rPr>
          <w:u w:val="single"/>
        </w:rPr>
        <w:t>unefficient</w:t>
      </w:r>
      <w:r w:rsidRPr="00432F04">
        <w:rPr>
          <w:u w:val="single"/>
        </w:rPr>
        <w:t xml:space="preserve"> solution</w:t>
      </w:r>
      <w:r w:rsidRPr="00432F04">
        <w:t xml:space="preserve"> is shown in the right top part of the table: The basic functions are directly implemented, so there is a function to compute </w:t>
      </w:r>
      <w:r w:rsidRPr="00432F04">
        <w:rPr>
          <w:i/>
        </w:rPr>
        <w:t>y</w:t>
      </w:r>
      <w:r w:rsidRPr="00432F04">
        <w:t xml:space="preserve"> and a function to compute </w:t>
      </w:r>
      <w:r w:rsidRPr="00432F04">
        <w:rPr>
          <w:position w:val="-10"/>
        </w:rPr>
        <w:object w:dxaOrig="499" w:dyaOrig="320" w14:anchorId="136D1F1E">
          <v:shape id="_x0000_i1042" type="#_x0000_t75" style="width:24.4pt;height:15.65pt" o:ole="">
            <v:imagedata r:id="rId90" o:title=""/>
          </v:shape>
          <o:OLEObject Type="Embed" ProgID="Equation.DSMT4" ShapeID="_x0000_i1042" DrawAspect="Content" ObjectID="_1561365889" r:id="rId91"/>
        </w:object>
      </w:r>
      <w:r w:rsidRPr="00432F04">
        <w:t xml:space="preserve">. Since the algebraic system of equations must be solved for y and </w:t>
      </w:r>
      <w:r w:rsidRPr="00432F04">
        <w:rPr>
          <w:position w:val="-10"/>
        </w:rPr>
        <w:object w:dxaOrig="220" w:dyaOrig="320" w14:anchorId="5C4F7B38">
          <v:shape id="_x0000_i1043" type="#_x0000_t75" style="width:10.65pt;height:15.65pt" o:ole="">
            <v:imagedata r:id="rId92" o:title=""/>
          </v:shape>
          <o:OLEObject Type="Embed" ProgID="Equation.DSMT4" ShapeID="_x0000_i1043" DrawAspect="Content" ObjectID="_1561365890" r:id="rId93"/>
        </w:object>
      </w:r>
      <w:r w:rsidRPr="00432F04">
        <w:t xml:space="preserve">, this equation system must be solved in both functions. When the outputs are connected to other submodels, the two </w:t>
      </w:r>
      <w:r>
        <w:t xml:space="preserve">functions must be called </w:t>
      </w:r>
      <w:r w:rsidRPr="00432F04">
        <w:t>at the same time instant</w:t>
      </w:r>
      <w:r>
        <w:t>s</w:t>
      </w:r>
      <w:r w:rsidRPr="00432F04">
        <w:t xml:space="preserve"> and therefore the equation system is always </w:t>
      </w:r>
      <w:r w:rsidRPr="00432F04">
        <w:rPr>
          <w:u w:val="single"/>
        </w:rPr>
        <w:t>solved twice</w:t>
      </w:r>
      <w:r>
        <w:t>.</w:t>
      </w:r>
    </w:p>
    <w:p w14:paraId="2C4EB097" w14:textId="77777777" w:rsidR="00ED5E1E" w:rsidRDefault="00ED5E1E" w:rsidP="00ED5E1E">
      <w:pPr>
        <w:pStyle w:val="Textkrper-Zeileneinzug"/>
        <w:spacing w:after="120"/>
      </w:pPr>
      <w:r w:rsidRPr="00432F04">
        <w:t xml:space="preserve">In the lower right </w:t>
      </w:r>
      <w:r>
        <w:t>part</w:t>
      </w:r>
      <w:r w:rsidRPr="00432F04">
        <w:t xml:space="preserve"> the recommended, </w:t>
      </w:r>
      <w:r w:rsidRPr="00432F04">
        <w:rPr>
          <w:u w:val="single"/>
        </w:rPr>
        <w:t>efficient solution</w:t>
      </w:r>
      <w:r w:rsidRPr="00432F04">
        <w:t xml:space="preserve"> is shown: All functions in which model equations are executed, do not have any equations, but instead call the same internal function </w:t>
      </w:r>
      <w:r w:rsidRPr="00432F04">
        <w:rPr>
          <w:b/>
        </w:rPr>
        <w:t>f</w:t>
      </w:r>
      <w:r w:rsidRPr="00432F04">
        <w:rPr>
          <w:vertAlign w:val="subscript"/>
        </w:rPr>
        <w:t>int</w:t>
      </w:r>
      <w:r w:rsidRPr="00432F04">
        <w:t xml:space="preserve">(..), in which </w:t>
      </w:r>
      <w:r w:rsidRPr="00132D52">
        <w:rPr>
          <w:u w:val="single"/>
        </w:rPr>
        <w:t>all equations</w:t>
      </w:r>
      <w:r w:rsidRPr="00432F04">
        <w:t xml:space="preserve"> of the model are present. The different parts of the model equations can be activated/deactivated via if-clauses. Now it is possible to mark that the algebraic system of equations was </w:t>
      </w:r>
      <w:r w:rsidRPr="00432F04">
        <w:lastRenderedPageBreak/>
        <w:t xml:space="preserve">already calculated, once </w:t>
      </w:r>
      <w:r w:rsidRPr="00432F04">
        <w:rPr>
          <w:b/>
        </w:rPr>
        <w:t>f</w:t>
      </w:r>
      <w:r w:rsidRPr="00432F04">
        <w:rPr>
          <w:i/>
          <w:vertAlign w:val="subscript"/>
        </w:rPr>
        <w:t>y</w:t>
      </w:r>
      <w:r w:rsidRPr="00432F04">
        <w:t xml:space="preserve">(...) was called and just reuse the computed value of </w:t>
      </w:r>
      <w:r w:rsidRPr="00432F04">
        <w:rPr>
          <w:position w:val="-10"/>
        </w:rPr>
        <w:object w:dxaOrig="220" w:dyaOrig="320" w14:anchorId="7036EB75">
          <v:shape id="_x0000_i1044" type="#_x0000_t75" style="width:10.65pt;height:15.65pt" o:ole="">
            <v:imagedata r:id="rId92" o:title=""/>
          </v:shape>
          <o:OLEObject Type="Embed" ProgID="Equation.DSMT4" ShapeID="_x0000_i1044" DrawAspect="Content" ObjectID="_1561365891" r:id="rId94"/>
        </w:object>
      </w:r>
      <w:r w:rsidRPr="00432F04">
        <w:t xml:space="preserve"> if function </w:t>
      </w:r>
      <w:r w:rsidRPr="00432F04">
        <w:rPr>
          <w:b/>
        </w:rPr>
        <w:t>f</w:t>
      </w:r>
      <w:r w:rsidRPr="00432F04">
        <w:rPr>
          <w:i/>
          <w:vertAlign w:val="subscript"/>
        </w:rPr>
        <w:t>x</w:t>
      </w:r>
      <w:r w:rsidRPr="00432F04">
        <w:t>(...) is called, without re-evaluating the equation system.</w:t>
      </w:r>
    </w:p>
    <w:tbl>
      <w:tblPr>
        <w:tblStyle w:val="Tabellenraster"/>
        <w:tblpPr w:leftFromText="141" w:rightFromText="141" w:vertAnchor="text" w:horzAnchor="margin" w:tblpX="468" w:tblpY="98"/>
        <w:tblW w:w="0" w:type="auto"/>
        <w:tblLook w:val="01E0" w:firstRow="1" w:lastRow="1" w:firstColumn="1" w:lastColumn="1" w:noHBand="0" w:noVBand="0"/>
      </w:tblPr>
      <w:tblGrid>
        <w:gridCol w:w="1800"/>
        <w:gridCol w:w="1988"/>
        <w:gridCol w:w="1000"/>
        <w:gridCol w:w="4227"/>
      </w:tblGrid>
      <w:tr w:rsidR="00C00BE1" w:rsidRPr="00432F04" w14:paraId="6BED8B32" w14:textId="77777777" w:rsidTr="00C00BE1">
        <w:trPr>
          <w:trHeight w:val="263"/>
        </w:trPr>
        <w:tc>
          <w:tcPr>
            <w:tcW w:w="9015" w:type="dxa"/>
            <w:gridSpan w:val="4"/>
          </w:tcPr>
          <w:p w14:paraId="61D96466" w14:textId="77777777" w:rsidR="00C00BE1" w:rsidRPr="00432F04" w:rsidRDefault="00C00BE1" w:rsidP="00C00BE1">
            <w:pPr>
              <w:pStyle w:val="Textkrper-Zeileneinzug"/>
              <w:spacing w:before="120" w:after="120" w:line="240" w:lineRule="auto"/>
              <w:ind w:firstLine="0"/>
              <w:jc w:val="center"/>
              <w:rPr>
                <w:b/>
              </w:rPr>
            </w:pPr>
            <w:r w:rsidRPr="00432F04">
              <w:rPr>
                <w:b/>
              </w:rPr>
              <w:t>Simple example for caching</w:t>
            </w:r>
          </w:p>
        </w:tc>
      </w:tr>
      <w:tr w:rsidR="00C00BE1" w:rsidRPr="00432F04" w14:paraId="392EF5D7" w14:textId="77777777" w:rsidTr="00C00BE1">
        <w:trPr>
          <w:trHeight w:val="263"/>
        </w:trPr>
        <w:tc>
          <w:tcPr>
            <w:tcW w:w="1800" w:type="dxa"/>
            <w:vMerge w:val="restart"/>
          </w:tcPr>
          <w:p w14:paraId="1301FDD2" w14:textId="77777777" w:rsidR="00C00BE1" w:rsidRPr="00432F04" w:rsidRDefault="00C00BE1" w:rsidP="00C00BE1">
            <w:pPr>
              <w:pStyle w:val="Textkrper-Zeileneinzug"/>
              <w:spacing w:before="120" w:after="120" w:line="240" w:lineRule="auto"/>
              <w:ind w:firstLine="0"/>
              <w:jc w:val="left"/>
            </w:pPr>
            <w:r w:rsidRPr="00432F04">
              <w:t>Model equations:</w:t>
            </w:r>
          </w:p>
          <w:p w14:paraId="4E73101E" w14:textId="77777777" w:rsidR="00C00BE1" w:rsidRPr="00432F04" w:rsidRDefault="00C00BE1" w:rsidP="00C00BE1">
            <w:pPr>
              <w:pStyle w:val="Textkrper-Zeileneinzug"/>
              <w:spacing w:line="240" w:lineRule="auto"/>
              <w:ind w:firstLine="0"/>
              <w:jc w:val="left"/>
            </w:pPr>
            <w:r w:rsidRPr="00432F04">
              <w:rPr>
                <w:position w:val="-28"/>
              </w:rPr>
              <w:object w:dxaOrig="1400" w:dyaOrig="660" w14:anchorId="05F3D8B9">
                <v:shape id="_x0000_i1045" type="#_x0000_t75" style="width:69.5pt;height:33.2pt" o:ole="">
                  <v:imagedata r:id="rId95" o:title=""/>
                </v:shape>
                <o:OLEObject Type="Embed" ProgID="Equation.DSMT4" ShapeID="_x0000_i1045" DrawAspect="Content" ObjectID="_1561365892" r:id="rId96"/>
              </w:object>
            </w:r>
          </w:p>
          <w:p w14:paraId="2F3E3CE5" w14:textId="77777777" w:rsidR="00C00BE1" w:rsidRPr="00432F04" w:rsidRDefault="00C00BE1" w:rsidP="00C00BE1">
            <w:pPr>
              <w:pStyle w:val="Textkrper-Zeileneinzug"/>
              <w:spacing w:line="240" w:lineRule="auto"/>
              <w:ind w:firstLine="0"/>
              <w:jc w:val="left"/>
            </w:pPr>
          </w:p>
          <w:p w14:paraId="01B2E98C" w14:textId="77777777" w:rsidR="00C00BE1" w:rsidRPr="00432F04" w:rsidRDefault="00C00BE1" w:rsidP="00C00BE1">
            <w:pPr>
              <w:pStyle w:val="Textkrper-Zeileneinzug"/>
              <w:spacing w:line="240" w:lineRule="auto"/>
              <w:ind w:firstLine="0"/>
              <w:jc w:val="left"/>
            </w:pPr>
            <w:r w:rsidRPr="00432F04">
              <w:rPr>
                <w:position w:val="-50"/>
              </w:rPr>
              <w:object w:dxaOrig="1540" w:dyaOrig="1120" w14:anchorId="76CDF65D">
                <v:shape id="_x0000_i1046" type="#_x0000_t75" style="width:77.65pt;height:56.35pt" o:ole="">
                  <v:imagedata r:id="rId97" o:title=""/>
                </v:shape>
                <o:OLEObject Type="Embed" ProgID="Equation.DSMT4" ShapeID="_x0000_i1046" DrawAspect="Content" ObjectID="_1561365893" r:id="rId98"/>
              </w:object>
            </w:r>
          </w:p>
        </w:tc>
        <w:tc>
          <w:tcPr>
            <w:tcW w:w="7215" w:type="dxa"/>
            <w:gridSpan w:val="3"/>
          </w:tcPr>
          <w:p w14:paraId="47B656DB" w14:textId="77777777" w:rsidR="00C00BE1" w:rsidRPr="00432F04" w:rsidRDefault="00C00BE1" w:rsidP="00C00BE1">
            <w:pPr>
              <w:pStyle w:val="Textkrper-Zeileneinzug"/>
              <w:spacing w:before="120" w:line="240" w:lineRule="auto"/>
              <w:ind w:firstLine="0"/>
              <w:jc w:val="left"/>
            </w:pPr>
            <w:r w:rsidRPr="00432F04">
              <w:rPr>
                <w:b/>
              </w:rPr>
              <w:t>Unefficient solution</w:t>
            </w:r>
            <w:r w:rsidRPr="00432F04">
              <w:t xml:space="preserve"> (algebraic system of equations is solved twice)</w:t>
            </w:r>
          </w:p>
        </w:tc>
      </w:tr>
      <w:tr w:rsidR="00C00BE1" w:rsidRPr="00432F04" w14:paraId="6018BA79" w14:textId="77777777" w:rsidTr="00C00BE1">
        <w:trPr>
          <w:trHeight w:val="262"/>
        </w:trPr>
        <w:tc>
          <w:tcPr>
            <w:tcW w:w="1800" w:type="dxa"/>
            <w:vMerge/>
          </w:tcPr>
          <w:p w14:paraId="599A0143" w14:textId="77777777" w:rsidR="00C00BE1" w:rsidRPr="00432F04" w:rsidRDefault="00C00BE1" w:rsidP="00C00BE1">
            <w:pPr>
              <w:pStyle w:val="Textkrper-Zeileneinzug"/>
              <w:spacing w:line="240" w:lineRule="auto"/>
              <w:ind w:firstLine="0"/>
              <w:jc w:val="left"/>
            </w:pPr>
          </w:p>
        </w:tc>
        <w:tc>
          <w:tcPr>
            <w:tcW w:w="1988" w:type="dxa"/>
          </w:tcPr>
          <w:p w14:paraId="042F3E1C" w14:textId="77777777" w:rsidR="00C00BE1" w:rsidRPr="00432F04" w:rsidRDefault="00C00BE1" w:rsidP="00C00BE1">
            <w:pPr>
              <w:pStyle w:val="Textkrper-Zeileneinzug"/>
              <w:spacing w:line="240" w:lineRule="auto"/>
              <w:ind w:firstLine="0"/>
              <w:jc w:val="left"/>
            </w:pPr>
            <w:r w:rsidRPr="00432F04">
              <w:rPr>
                <w:position w:val="-14"/>
              </w:rPr>
              <w:object w:dxaOrig="1660" w:dyaOrig="360" w14:anchorId="567140B9">
                <v:shape id="_x0000_i1047" type="#_x0000_t75" style="width:83.25pt;height:17.55pt" o:ole="">
                  <v:imagedata r:id="rId99" o:title=""/>
                </v:shape>
                <o:OLEObject Type="Embed" ProgID="Equation.DSMT4" ShapeID="_x0000_i1047" DrawAspect="Content" ObjectID="_1561365894" r:id="rId100"/>
              </w:object>
            </w:r>
          </w:p>
        </w:tc>
        <w:tc>
          <w:tcPr>
            <w:tcW w:w="5227" w:type="dxa"/>
            <w:gridSpan w:val="2"/>
          </w:tcPr>
          <w:p w14:paraId="236E78B0" w14:textId="77777777" w:rsidR="00C00BE1" w:rsidRPr="00432F04" w:rsidRDefault="00C00BE1" w:rsidP="00C00BE1">
            <w:pPr>
              <w:pStyle w:val="Textkrper-Zeileneinzug"/>
              <w:spacing w:line="240" w:lineRule="auto"/>
              <w:ind w:firstLine="0"/>
            </w:pPr>
            <w:r w:rsidRPr="00432F04">
              <w:rPr>
                <w:position w:val="-32"/>
              </w:rPr>
              <w:object w:dxaOrig="1420" w:dyaOrig="740" w14:anchorId="51CCEB9F">
                <v:shape id="_x0000_i1048" type="#_x0000_t75" style="width:71.35pt;height:36.95pt" o:ole="">
                  <v:imagedata r:id="rId101" o:title=""/>
                </v:shape>
                <o:OLEObject Type="Embed" ProgID="Equation.DSMT4" ShapeID="_x0000_i1048" DrawAspect="Content" ObjectID="_1561365895" r:id="rId102"/>
              </w:object>
            </w:r>
            <w:r>
              <w:t xml:space="preserve">  </w:t>
            </w:r>
            <w:r w:rsidRPr="00432F04">
              <w:t xml:space="preserve">  // solve for </w:t>
            </w:r>
            <w:r w:rsidRPr="00432F04">
              <w:rPr>
                <w:position w:val="-10"/>
              </w:rPr>
              <w:object w:dxaOrig="440" w:dyaOrig="320" w14:anchorId="3D781A9D">
                <v:shape id="_x0000_i1049" type="#_x0000_t75" style="width:21.9pt;height:15.65pt" o:ole="">
                  <v:imagedata r:id="rId103" o:title=""/>
                </v:shape>
                <o:OLEObject Type="Embed" ProgID="Equation.DSMT4" ShapeID="_x0000_i1049" DrawAspect="Content" ObjectID="_1561365896" r:id="rId104"/>
              </w:object>
            </w:r>
            <w:r w:rsidRPr="00432F04">
              <w:t xml:space="preserve"> and return </w:t>
            </w:r>
            <w:r w:rsidRPr="00432F04">
              <w:rPr>
                <w:i/>
              </w:rPr>
              <w:t>y</w:t>
            </w:r>
          </w:p>
        </w:tc>
      </w:tr>
      <w:tr w:rsidR="00C00BE1" w:rsidRPr="00432F04" w14:paraId="47F8FF68" w14:textId="77777777" w:rsidTr="00C00BE1">
        <w:trPr>
          <w:trHeight w:val="262"/>
        </w:trPr>
        <w:tc>
          <w:tcPr>
            <w:tcW w:w="1800" w:type="dxa"/>
            <w:vMerge/>
          </w:tcPr>
          <w:p w14:paraId="2FB69930" w14:textId="77777777" w:rsidR="00C00BE1" w:rsidRPr="00432F04" w:rsidRDefault="00C00BE1" w:rsidP="00C00BE1">
            <w:pPr>
              <w:pStyle w:val="Textkrper-Zeileneinzug"/>
              <w:spacing w:line="240" w:lineRule="auto"/>
              <w:ind w:firstLine="0"/>
              <w:jc w:val="left"/>
            </w:pPr>
          </w:p>
        </w:tc>
        <w:tc>
          <w:tcPr>
            <w:tcW w:w="1988" w:type="dxa"/>
          </w:tcPr>
          <w:p w14:paraId="0B1F8921" w14:textId="77777777" w:rsidR="00C00BE1" w:rsidRPr="00432F04" w:rsidRDefault="00C00BE1" w:rsidP="00C00BE1">
            <w:pPr>
              <w:pStyle w:val="Textkrper-Zeileneinzug"/>
              <w:spacing w:line="240" w:lineRule="auto"/>
              <w:ind w:firstLine="0"/>
              <w:jc w:val="left"/>
            </w:pPr>
            <w:r w:rsidRPr="00432F04">
              <w:rPr>
                <w:position w:val="-10"/>
              </w:rPr>
              <w:object w:dxaOrig="1640" w:dyaOrig="320" w14:anchorId="43A1C96F">
                <v:shape id="_x0000_i1050" type="#_x0000_t75" style="width:82pt;height:15.65pt" o:ole="">
                  <v:imagedata r:id="rId105" o:title=""/>
                </v:shape>
                <o:OLEObject Type="Embed" ProgID="Equation.DSMT4" ShapeID="_x0000_i1050" DrawAspect="Content" ObjectID="_1561365897" r:id="rId106"/>
              </w:object>
            </w:r>
          </w:p>
        </w:tc>
        <w:tc>
          <w:tcPr>
            <w:tcW w:w="5227" w:type="dxa"/>
            <w:gridSpan w:val="2"/>
          </w:tcPr>
          <w:p w14:paraId="53DC5D6D" w14:textId="77777777" w:rsidR="00C00BE1" w:rsidRPr="00432F04" w:rsidRDefault="00C00BE1" w:rsidP="00C00BE1">
            <w:pPr>
              <w:pStyle w:val="Textkrper-Zeileneinzug"/>
              <w:spacing w:line="240" w:lineRule="auto"/>
              <w:ind w:firstLine="0"/>
            </w:pPr>
            <w:r w:rsidRPr="00432F04">
              <w:rPr>
                <w:position w:val="-50"/>
              </w:rPr>
              <w:object w:dxaOrig="1540" w:dyaOrig="1120" w14:anchorId="30B97D58">
                <v:shape id="_x0000_i1051" type="#_x0000_t75" style="width:77.65pt;height:56.35pt" o:ole="">
                  <v:imagedata r:id="rId97" o:title=""/>
                </v:shape>
                <o:OLEObject Type="Embed" ProgID="Equation.DSMT4" ShapeID="_x0000_i1051" DrawAspect="Content" ObjectID="_1561365898" r:id="rId107"/>
              </w:object>
            </w:r>
            <w:r>
              <w:t xml:space="preserve"> </w:t>
            </w:r>
            <w:r w:rsidRPr="00432F04">
              <w:t xml:space="preserve"> // solve for </w:t>
            </w:r>
            <w:r w:rsidRPr="00432F04">
              <w:rPr>
                <w:position w:val="-10"/>
              </w:rPr>
              <w:object w:dxaOrig="700" w:dyaOrig="320" w14:anchorId="570A6086">
                <v:shape id="_x0000_i1052" type="#_x0000_t75" style="width:35.05pt;height:15.65pt" o:ole="">
                  <v:imagedata r:id="rId108" o:title=""/>
                </v:shape>
                <o:OLEObject Type="Embed" ProgID="Equation.DSMT4" ShapeID="_x0000_i1052" DrawAspect="Content" ObjectID="_1561365899" r:id="rId109"/>
              </w:object>
            </w:r>
            <w:r w:rsidRPr="00432F04">
              <w:t xml:space="preserve"> and return </w:t>
            </w:r>
            <w:r w:rsidRPr="00432F04">
              <w:rPr>
                <w:position w:val="-10"/>
              </w:rPr>
              <w:object w:dxaOrig="499" w:dyaOrig="320" w14:anchorId="4425E06D">
                <v:shape id="_x0000_i1053" type="#_x0000_t75" style="width:24.4pt;height:15.65pt" o:ole="">
                  <v:imagedata r:id="rId90" o:title=""/>
                </v:shape>
                <o:OLEObject Type="Embed" ProgID="Equation.DSMT4" ShapeID="_x0000_i1053" DrawAspect="Content" ObjectID="_1561365900" r:id="rId110"/>
              </w:object>
            </w:r>
          </w:p>
        </w:tc>
      </w:tr>
      <w:tr w:rsidR="00C00BE1" w:rsidRPr="00432F04" w14:paraId="772AB8A4" w14:textId="77777777" w:rsidTr="00C00BE1">
        <w:tc>
          <w:tcPr>
            <w:tcW w:w="1800" w:type="dxa"/>
            <w:vMerge/>
          </w:tcPr>
          <w:p w14:paraId="366B0655" w14:textId="77777777" w:rsidR="00C00BE1" w:rsidRPr="00432F04" w:rsidRDefault="00C00BE1" w:rsidP="00C00BE1">
            <w:pPr>
              <w:pStyle w:val="Textkrper-Zeileneinzug"/>
              <w:spacing w:line="240" w:lineRule="auto"/>
              <w:ind w:firstLine="0"/>
            </w:pPr>
          </w:p>
        </w:tc>
        <w:tc>
          <w:tcPr>
            <w:tcW w:w="7215" w:type="dxa"/>
            <w:gridSpan w:val="3"/>
          </w:tcPr>
          <w:p w14:paraId="42DEC4A5" w14:textId="77777777" w:rsidR="00C00BE1" w:rsidRPr="00432F04" w:rsidRDefault="00C00BE1" w:rsidP="00C00BE1">
            <w:pPr>
              <w:pStyle w:val="Textkrper-Zeileneinzug"/>
              <w:spacing w:before="120" w:line="240" w:lineRule="auto"/>
              <w:ind w:firstLine="0"/>
              <w:jc w:val="left"/>
              <w:rPr>
                <w:b/>
              </w:rPr>
            </w:pPr>
            <w:r w:rsidRPr="00432F04">
              <w:rPr>
                <w:b/>
              </w:rPr>
              <w:t>Efficient solution with caching</w:t>
            </w:r>
          </w:p>
        </w:tc>
      </w:tr>
      <w:tr w:rsidR="00C00BE1" w:rsidRPr="00432F04" w14:paraId="50BF6406" w14:textId="77777777" w:rsidTr="00C00BE1">
        <w:trPr>
          <w:trHeight w:val="1514"/>
        </w:trPr>
        <w:tc>
          <w:tcPr>
            <w:tcW w:w="1800" w:type="dxa"/>
            <w:vMerge/>
          </w:tcPr>
          <w:p w14:paraId="3CFA6F74" w14:textId="77777777" w:rsidR="00C00BE1" w:rsidRPr="00432F04" w:rsidRDefault="00C00BE1" w:rsidP="00C00BE1">
            <w:pPr>
              <w:pStyle w:val="Textkrper-Zeileneinzug"/>
              <w:spacing w:line="240" w:lineRule="auto"/>
              <w:ind w:firstLine="0"/>
            </w:pPr>
          </w:p>
        </w:tc>
        <w:tc>
          <w:tcPr>
            <w:tcW w:w="2988" w:type="dxa"/>
            <w:gridSpan w:val="2"/>
          </w:tcPr>
          <w:p w14:paraId="6E9282FD" w14:textId="77777777" w:rsidR="00C00BE1" w:rsidRPr="00432F04" w:rsidRDefault="00C00BE1" w:rsidP="00C00BE1">
            <w:pPr>
              <w:pStyle w:val="Textkrper-Zeileneinzug"/>
              <w:spacing w:line="240" w:lineRule="auto"/>
              <w:ind w:firstLine="0"/>
              <w:jc w:val="left"/>
            </w:pPr>
            <w:r w:rsidRPr="00432F04">
              <w:rPr>
                <w:position w:val="-14"/>
              </w:rPr>
              <w:object w:dxaOrig="1660" w:dyaOrig="360" w14:anchorId="7C1F9713">
                <v:shape id="_x0000_i1054" type="#_x0000_t75" style="width:83.25pt;height:17.55pt" o:ole="">
                  <v:imagedata r:id="rId99" o:title=""/>
                </v:shape>
                <o:OLEObject Type="Embed" ProgID="Equation.DSMT4" ShapeID="_x0000_i1054" DrawAspect="Content" ObjectID="_1561365901" r:id="rId111"/>
              </w:object>
            </w:r>
          </w:p>
          <w:p w14:paraId="05B8198D" w14:textId="77777777" w:rsidR="00C00BE1" w:rsidRPr="00432F04" w:rsidRDefault="00C00BE1" w:rsidP="00C00BE1">
            <w:pPr>
              <w:pStyle w:val="Textkrper-Zeileneinzug"/>
              <w:spacing w:line="240" w:lineRule="auto"/>
              <w:ind w:firstLine="0"/>
              <w:jc w:val="left"/>
            </w:pPr>
            <w:r>
              <w:t xml:space="preserve">   </w:t>
            </w:r>
            <w:r w:rsidRPr="00432F04">
              <w:t xml:space="preserve">        → call </w:t>
            </w:r>
            <w:r w:rsidRPr="00432F04">
              <w:rPr>
                <w:b/>
              </w:rPr>
              <w:t>f</w:t>
            </w:r>
            <w:r w:rsidRPr="00432F04">
              <w:rPr>
                <w:vertAlign w:val="subscript"/>
              </w:rPr>
              <w:t>int</w:t>
            </w:r>
            <w:r w:rsidRPr="00432F04">
              <w:t>(</w:t>
            </w:r>
            <w:r>
              <w:t>.</w:t>
            </w:r>
            <w:r w:rsidRPr="00432F04">
              <w:t>..,compute_y)</w:t>
            </w:r>
          </w:p>
        </w:tc>
        <w:tc>
          <w:tcPr>
            <w:tcW w:w="4227" w:type="dxa"/>
            <w:vMerge w:val="restart"/>
          </w:tcPr>
          <w:p w14:paraId="02B8F099" w14:textId="77777777" w:rsidR="00C00BE1" w:rsidRPr="00C00BE1" w:rsidRDefault="00C00BE1" w:rsidP="00C00BE1">
            <w:pPr>
              <w:pStyle w:val="Textkrper-Zeileneinzug"/>
              <w:spacing w:line="240" w:lineRule="auto"/>
              <w:ind w:firstLine="0"/>
              <w:jc w:val="left"/>
              <w:rPr>
                <w:rStyle w:val="CODE"/>
              </w:rPr>
            </w:pPr>
            <w:r w:rsidRPr="00125265">
              <w:rPr>
                <w:rStyle w:val="CODE"/>
                <w:b/>
              </w:rPr>
              <w:t>function</w:t>
            </w:r>
            <w:r w:rsidRPr="00C00BE1">
              <w:rPr>
                <w:rStyle w:val="CODE"/>
              </w:rPr>
              <w:t xml:space="preserve"> fmiSet</w:t>
            </w:r>
            <w:r>
              <w:rPr>
                <w:rStyle w:val="CODE"/>
              </w:rPr>
              <w:t>ContinuousStates</w:t>
            </w:r>
            <w:r w:rsidRPr="00C00BE1">
              <w:rPr>
                <w:rStyle w:val="CODE"/>
              </w:rPr>
              <w:t>(</w:t>
            </w:r>
            <w:r>
              <w:rPr>
                <w:rStyle w:val="CODE"/>
              </w:rPr>
              <w:t>..</w:t>
            </w:r>
            <w:r w:rsidRPr="00C00BE1">
              <w:rPr>
                <w:rStyle w:val="CODE"/>
              </w:rPr>
              <w:t>)</w:t>
            </w:r>
          </w:p>
          <w:p w14:paraId="0BF2BDCE" w14:textId="77777777" w:rsidR="00DE0F9D" w:rsidRDefault="00DE0F9D" w:rsidP="00C00BE1">
            <w:pPr>
              <w:pStyle w:val="Textkrper-Zeileneinzug"/>
              <w:spacing w:line="240" w:lineRule="auto"/>
              <w:ind w:firstLine="0"/>
              <w:jc w:val="left"/>
              <w:rPr>
                <w:rStyle w:val="CODE"/>
                <w:b/>
              </w:rPr>
            </w:pPr>
            <w:r>
              <w:rPr>
                <w:rStyle w:val="CODE"/>
                <w:b/>
              </w:rPr>
              <w:t xml:space="preserve">  ...</w:t>
            </w:r>
          </w:p>
          <w:p w14:paraId="7A683F5B" w14:textId="77777777" w:rsidR="00C00BE1" w:rsidRPr="00C00BE1" w:rsidRDefault="00C00BE1" w:rsidP="00C00BE1">
            <w:pPr>
              <w:pStyle w:val="Textkrper-Zeileneinzug"/>
              <w:spacing w:line="240" w:lineRule="auto"/>
              <w:ind w:firstLine="0"/>
              <w:jc w:val="left"/>
              <w:rPr>
                <w:rStyle w:val="CODE"/>
              </w:rPr>
            </w:pPr>
            <w:r w:rsidRPr="00C00BE1">
              <w:rPr>
                <w:rStyle w:val="CODE"/>
              </w:rPr>
              <w:t xml:space="preserve">  y_computed </w:t>
            </w:r>
            <w:r>
              <w:rPr>
                <w:rStyle w:val="CODE"/>
              </w:rPr>
              <w:t xml:space="preserve"> </w:t>
            </w:r>
            <w:r w:rsidRPr="00C00BE1">
              <w:rPr>
                <w:rStyle w:val="CODE"/>
              </w:rPr>
              <w:t xml:space="preserve">= </w:t>
            </w:r>
            <w:r w:rsidRPr="00C00BE1">
              <w:rPr>
                <w:rStyle w:val="CODE"/>
                <w:b/>
              </w:rPr>
              <w:t>false</w:t>
            </w:r>
          </w:p>
          <w:p w14:paraId="0C538DBF" w14:textId="77777777" w:rsidR="00C00BE1" w:rsidRDefault="00C00BE1" w:rsidP="00C00BE1">
            <w:pPr>
              <w:pStyle w:val="Textkrper-Zeileneinzug"/>
              <w:spacing w:line="240" w:lineRule="auto"/>
              <w:ind w:firstLine="0"/>
              <w:jc w:val="left"/>
              <w:rPr>
                <w:rStyle w:val="CODE"/>
                <w:b/>
              </w:rPr>
            </w:pPr>
            <w:r w:rsidRPr="00C00BE1">
              <w:rPr>
                <w:rStyle w:val="CODE"/>
              </w:rPr>
              <w:t xml:space="preserve">  </w:t>
            </w:r>
            <w:r>
              <w:rPr>
                <w:rStyle w:val="CODE"/>
              </w:rPr>
              <w:t xml:space="preserve">xd_computed = </w:t>
            </w:r>
            <w:r w:rsidRPr="00C00BE1">
              <w:rPr>
                <w:rStyle w:val="CODE"/>
                <w:b/>
              </w:rPr>
              <w:t>false</w:t>
            </w:r>
          </w:p>
          <w:p w14:paraId="7C71A124" w14:textId="77777777" w:rsidR="00C00BE1" w:rsidRDefault="00C00BE1" w:rsidP="00C00BE1">
            <w:pPr>
              <w:pStyle w:val="Textkrper-Zeileneinzug"/>
              <w:spacing w:line="240" w:lineRule="auto"/>
              <w:ind w:firstLine="0"/>
              <w:jc w:val="left"/>
              <w:rPr>
                <w:rStyle w:val="CODE"/>
              </w:rPr>
            </w:pPr>
          </w:p>
          <w:p w14:paraId="2E3FCA3B" w14:textId="77777777" w:rsidR="00C00BE1" w:rsidRPr="00C00BE1" w:rsidRDefault="00C00BE1" w:rsidP="00C00BE1">
            <w:pPr>
              <w:pStyle w:val="Textkrper-Zeileneinzug"/>
              <w:spacing w:line="240" w:lineRule="auto"/>
              <w:ind w:firstLine="0"/>
              <w:jc w:val="left"/>
              <w:rPr>
                <w:rStyle w:val="CODE"/>
              </w:rPr>
            </w:pPr>
          </w:p>
          <w:p w14:paraId="603DFF7D" w14:textId="77777777" w:rsidR="00C00BE1" w:rsidRPr="00432F04" w:rsidRDefault="00125265" w:rsidP="00C00BE1">
            <w:pPr>
              <w:pStyle w:val="Textkrper-Zeileneinzug"/>
              <w:spacing w:line="240" w:lineRule="auto"/>
              <w:ind w:firstLine="0"/>
              <w:jc w:val="left"/>
            </w:pPr>
            <w:r w:rsidRPr="00125265">
              <w:rPr>
                <w:rStyle w:val="CODE"/>
                <w:b/>
              </w:rPr>
              <w:t>function</w:t>
            </w:r>
            <w:r w:rsidRPr="00C00BE1">
              <w:rPr>
                <w:rStyle w:val="CODE"/>
              </w:rPr>
              <w:t xml:space="preserve"> </w:t>
            </w:r>
            <w:r w:rsidR="00C00BE1" w:rsidRPr="00432F04">
              <w:rPr>
                <w:b/>
              </w:rPr>
              <w:t>f</w:t>
            </w:r>
            <w:r w:rsidR="00C00BE1" w:rsidRPr="00432F04">
              <w:rPr>
                <w:vertAlign w:val="subscript"/>
              </w:rPr>
              <w:t>int</w:t>
            </w:r>
          </w:p>
          <w:p w14:paraId="457F583E" w14:textId="77777777" w:rsidR="00C00BE1" w:rsidRPr="00432F04" w:rsidRDefault="00DE0F9D" w:rsidP="00C00BE1">
            <w:pPr>
              <w:pStyle w:val="Textkrper-Zeileneinzug"/>
              <w:spacing w:line="240" w:lineRule="auto"/>
              <w:ind w:firstLine="0"/>
              <w:jc w:val="left"/>
            </w:pPr>
            <w:r>
              <w:rPr>
                <w:rStyle w:val="CODE"/>
                <w:b/>
              </w:rPr>
              <w:t xml:space="preserve">  ...</w:t>
            </w:r>
            <w:r w:rsidR="00C00BE1" w:rsidRPr="00432F04">
              <w:t>.</w:t>
            </w:r>
          </w:p>
          <w:p w14:paraId="416929B3" w14:textId="77777777" w:rsidR="00C00BE1" w:rsidRPr="00432F04" w:rsidRDefault="00DE0F9D" w:rsidP="00C00BE1">
            <w:pPr>
              <w:rPr>
                <w:rStyle w:val="CODE"/>
              </w:rPr>
            </w:pPr>
            <w:r>
              <w:rPr>
                <w:rStyle w:val="CODE"/>
                <w:b/>
              </w:rPr>
              <w:t xml:space="preserve">  </w:t>
            </w:r>
            <w:r w:rsidR="00C00BE1" w:rsidRPr="00432F04">
              <w:rPr>
                <w:rStyle w:val="CODE"/>
                <w:b/>
              </w:rPr>
              <w:t>if</w:t>
            </w:r>
            <w:r w:rsidR="00C00BE1" w:rsidRPr="00432F04">
              <w:rPr>
                <w:rStyle w:val="CODE"/>
              </w:rPr>
              <w:t xml:space="preserve"> (compute_y </w:t>
            </w:r>
            <w:r w:rsidR="00C00BE1" w:rsidRPr="00432F04">
              <w:rPr>
                <w:rStyle w:val="CODE"/>
                <w:b/>
              </w:rPr>
              <w:t>or</w:t>
            </w:r>
            <w:r w:rsidR="00C00BE1" w:rsidRPr="00432F04">
              <w:rPr>
                <w:rStyle w:val="CODE"/>
              </w:rPr>
              <w:t xml:space="preserve"> compute_xd)</w:t>
            </w:r>
          </w:p>
          <w:p w14:paraId="7A71966F" w14:textId="77777777" w:rsidR="00C00BE1" w:rsidRPr="00432F04" w:rsidRDefault="00C00BE1" w:rsidP="00C00BE1">
            <w:pPr>
              <w:rPr>
                <w:rStyle w:val="CODE"/>
              </w:rPr>
            </w:pPr>
            <w:r w:rsidRPr="00432F04">
              <w:rPr>
                <w:rStyle w:val="CODE"/>
              </w:rPr>
              <w:t xml:space="preserve">  </w:t>
            </w:r>
            <w:r w:rsidR="00DE0F9D">
              <w:rPr>
                <w:rStyle w:val="CODE"/>
              </w:rPr>
              <w:t xml:space="preserve">  </w:t>
            </w:r>
            <w:r w:rsidRPr="00432F04">
              <w:rPr>
                <w:rStyle w:val="CODE"/>
                <w:b/>
              </w:rPr>
              <w:t>and not</w:t>
            </w:r>
            <w:r w:rsidRPr="00432F04">
              <w:rPr>
                <w:rStyle w:val="CODE"/>
              </w:rPr>
              <w:t xml:space="preserve"> y_computed </w:t>
            </w:r>
            <w:r w:rsidRPr="00432F04">
              <w:rPr>
                <w:rStyle w:val="CODE"/>
                <w:b/>
              </w:rPr>
              <w:t>then</w:t>
            </w:r>
            <w:r w:rsidRPr="00432F04">
              <w:rPr>
                <w:rStyle w:val="CODE"/>
              </w:rPr>
              <w:t xml:space="preserve">  </w:t>
            </w:r>
          </w:p>
          <w:p w14:paraId="72A51B6E" w14:textId="77777777" w:rsidR="00C00BE1" w:rsidRPr="00432F04" w:rsidRDefault="00C00BE1" w:rsidP="00C00BE1">
            <w:pPr>
              <w:rPr>
                <w:rStyle w:val="CODE"/>
              </w:rPr>
            </w:pPr>
            <w:r w:rsidRPr="00DE0F9D">
              <w:rPr>
                <w:rStyle w:val="CODE"/>
              </w:rPr>
              <w:t xml:space="preserve">    </w:t>
            </w:r>
            <w:r w:rsidRPr="00432F04">
              <w:rPr>
                <w:position w:val="-32"/>
              </w:rPr>
              <w:object w:dxaOrig="1420" w:dyaOrig="740" w14:anchorId="62F3C02B">
                <v:shape id="_x0000_i1055" type="#_x0000_t75" style="width:71.35pt;height:36.95pt" o:ole="">
                  <v:imagedata r:id="rId101" o:title=""/>
                </v:shape>
                <o:OLEObject Type="Embed" ProgID="Equation.DSMT4" ShapeID="_x0000_i1055" DrawAspect="Content" ObjectID="_1561365902" r:id="rId112"/>
              </w:object>
            </w:r>
            <w:r w:rsidRPr="00432F04">
              <w:t xml:space="preserve">  // solve for </w:t>
            </w:r>
            <w:r w:rsidRPr="00432F04">
              <w:rPr>
                <w:position w:val="-10"/>
              </w:rPr>
              <w:object w:dxaOrig="440" w:dyaOrig="320" w14:anchorId="3C200CA9">
                <v:shape id="_x0000_i1056" type="#_x0000_t75" style="width:21.9pt;height:15.65pt" o:ole="">
                  <v:imagedata r:id="rId103" o:title=""/>
                </v:shape>
                <o:OLEObject Type="Embed" ProgID="Equation.DSMT4" ShapeID="_x0000_i1056" DrawAspect="Content" ObjectID="_1561365903" r:id="rId113"/>
              </w:object>
            </w:r>
          </w:p>
          <w:p w14:paraId="431A3596" w14:textId="77777777" w:rsidR="00C00BE1" w:rsidRPr="00432F04" w:rsidRDefault="00C00BE1" w:rsidP="00C00BE1">
            <w:pPr>
              <w:rPr>
                <w:rStyle w:val="CODE"/>
              </w:rPr>
            </w:pPr>
            <w:r w:rsidRPr="00432F04">
              <w:rPr>
                <w:rStyle w:val="CODE"/>
              </w:rPr>
              <w:t xml:space="preserve">  </w:t>
            </w:r>
            <w:r w:rsidR="00DE0F9D">
              <w:rPr>
                <w:rStyle w:val="CODE"/>
              </w:rPr>
              <w:t xml:space="preserve">  </w:t>
            </w:r>
            <w:r w:rsidRPr="00432F04">
              <w:rPr>
                <w:rStyle w:val="CODE"/>
              </w:rPr>
              <w:t xml:space="preserve">y_computed = </w:t>
            </w:r>
            <w:r w:rsidRPr="00432F04">
              <w:rPr>
                <w:rStyle w:val="CODE"/>
                <w:b/>
              </w:rPr>
              <w:t>true</w:t>
            </w:r>
            <w:r w:rsidRPr="00432F04">
              <w:rPr>
                <w:rStyle w:val="CODE"/>
              </w:rPr>
              <w:t>;</w:t>
            </w:r>
          </w:p>
          <w:p w14:paraId="5F868140" w14:textId="77777777" w:rsidR="00C00BE1" w:rsidRPr="00432F04" w:rsidRDefault="00DE0F9D" w:rsidP="00C00BE1">
            <w:pPr>
              <w:rPr>
                <w:rStyle w:val="CODE"/>
              </w:rPr>
            </w:pPr>
            <w:r>
              <w:rPr>
                <w:rStyle w:val="CODE"/>
                <w:b/>
              </w:rPr>
              <w:t xml:space="preserve">  </w:t>
            </w:r>
            <w:r w:rsidR="00C00BE1" w:rsidRPr="00432F04">
              <w:rPr>
                <w:rStyle w:val="CODE"/>
                <w:b/>
              </w:rPr>
              <w:t>end if</w:t>
            </w:r>
            <w:r w:rsidR="00C00BE1" w:rsidRPr="00432F04">
              <w:rPr>
                <w:rStyle w:val="CODE"/>
              </w:rPr>
              <w:t>;</w:t>
            </w:r>
          </w:p>
          <w:p w14:paraId="46195236" w14:textId="77777777" w:rsidR="00C00BE1" w:rsidRPr="00432F04" w:rsidRDefault="00C00BE1" w:rsidP="00C00BE1">
            <w:pPr>
              <w:rPr>
                <w:rStyle w:val="CODE"/>
              </w:rPr>
            </w:pPr>
          </w:p>
          <w:p w14:paraId="5473B2EA" w14:textId="77777777" w:rsidR="00C00BE1" w:rsidRPr="000C5439" w:rsidRDefault="00DE0F9D" w:rsidP="00C00BE1">
            <w:pPr>
              <w:rPr>
                <w:rFonts w:ascii="Courier New" w:hAnsi="Courier New"/>
                <w:sz w:val="19"/>
              </w:rPr>
            </w:pPr>
            <w:r>
              <w:rPr>
                <w:rStyle w:val="CODE"/>
                <w:b/>
              </w:rPr>
              <w:t xml:space="preserve">  </w:t>
            </w:r>
            <w:r w:rsidR="00C00BE1" w:rsidRPr="00432F04">
              <w:rPr>
                <w:rStyle w:val="CODE"/>
                <w:b/>
              </w:rPr>
              <w:t>if</w:t>
            </w:r>
            <w:r w:rsidR="00C00BE1" w:rsidRPr="00432F04">
              <w:rPr>
                <w:rStyle w:val="CODE"/>
              </w:rPr>
              <w:t xml:space="preserve"> compute_xd </w:t>
            </w:r>
            <w:r w:rsidR="00C00BE1" w:rsidRPr="00432F04">
              <w:rPr>
                <w:rStyle w:val="CODE"/>
                <w:b/>
              </w:rPr>
              <w:t>then</w:t>
            </w:r>
          </w:p>
          <w:p w14:paraId="75A397EA" w14:textId="77777777" w:rsidR="00C00BE1" w:rsidRDefault="00C00BE1" w:rsidP="00C00BE1">
            <w:r w:rsidRPr="00DE0F9D">
              <w:rPr>
                <w:rStyle w:val="CODE"/>
              </w:rPr>
              <w:t xml:space="preserve">    </w:t>
            </w:r>
            <w:r w:rsidRPr="00432F04">
              <w:rPr>
                <w:position w:val="-12"/>
              </w:rPr>
              <w:object w:dxaOrig="1540" w:dyaOrig="360" w14:anchorId="34927D79">
                <v:shape id="_x0000_i1057" type="#_x0000_t75" style="width:77.65pt;height:17.55pt" o:ole="">
                  <v:imagedata r:id="rId114" o:title=""/>
                </v:shape>
                <o:OLEObject Type="Embed" ProgID="Equation.DSMT4" ShapeID="_x0000_i1057" DrawAspect="Content" ObjectID="_1561365904" r:id="rId115"/>
              </w:object>
            </w:r>
            <w:r w:rsidRPr="00432F04">
              <w:t xml:space="preserve">  // </w:t>
            </w:r>
            <w:r>
              <w:t>compute</w:t>
            </w:r>
            <w:r w:rsidRPr="00432F04">
              <w:t xml:space="preserve"> </w:t>
            </w:r>
            <w:r w:rsidRPr="00432F04">
              <w:rPr>
                <w:position w:val="-10"/>
              </w:rPr>
              <w:object w:dxaOrig="260" w:dyaOrig="320" w14:anchorId="72E448C5">
                <v:shape id="_x0000_i1058" type="#_x0000_t75" style="width:13.75pt;height:15.65pt" o:ole="">
                  <v:imagedata r:id="rId88" o:title=""/>
                </v:shape>
                <o:OLEObject Type="Embed" ProgID="Equation.DSMT4" ShapeID="_x0000_i1058" DrawAspect="Content" ObjectID="_1561365905" r:id="rId116"/>
              </w:object>
            </w:r>
          </w:p>
          <w:p w14:paraId="2007F534" w14:textId="77777777" w:rsidR="00C00BE1" w:rsidRPr="000C5439" w:rsidRDefault="00C00BE1" w:rsidP="00C00BE1">
            <w:pPr>
              <w:pStyle w:val="Textkrper"/>
              <w:spacing w:before="0"/>
              <w:rPr>
                <w:rStyle w:val="CODE"/>
              </w:rPr>
            </w:pPr>
            <w:r>
              <w:rPr>
                <w:rStyle w:val="CODE"/>
              </w:rPr>
              <w:t xml:space="preserve">  </w:t>
            </w:r>
            <w:r w:rsidR="00DE0F9D">
              <w:rPr>
                <w:rStyle w:val="CODE"/>
              </w:rPr>
              <w:t xml:space="preserve"> </w:t>
            </w:r>
            <w:r>
              <w:rPr>
                <w:rStyle w:val="CODE"/>
              </w:rPr>
              <w:t xml:space="preserve"> </w:t>
            </w:r>
            <w:r w:rsidRPr="000C5439">
              <w:rPr>
                <w:rStyle w:val="CODE"/>
              </w:rPr>
              <w:t xml:space="preserve">xd_computed = </w:t>
            </w:r>
            <w:r w:rsidRPr="000C5439">
              <w:rPr>
                <w:rStyle w:val="CODE"/>
                <w:b/>
              </w:rPr>
              <w:t>true</w:t>
            </w:r>
          </w:p>
          <w:p w14:paraId="6C5695D8" w14:textId="77777777" w:rsidR="00C00BE1" w:rsidRPr="00432F04" w:rsidRDefault="00DE0F9D" w:rsidP="00C00BE1">
            <w:pPr>
              <w:spacing w:after="120"/>
              <w:rPr>
                <w:rFonts w:ascii="Courier New" w:hAnsi="Courier New"/>
                <w:sz w:val="19"/>
              </w:rPr>
            </w:pPr>
            <w:r>
              <w:rPr>
                <w:rStyle w:val="CODE"/>
                <w:b/>
              </w:rPr>
              <w:t xml:space="preserve">  </w:t>
            </w:r>
            <w:r w:rsidR="00C00BE1" w:rsidRPr="00432F04">
              <w:rPr>
                <w:rStyle w:val="CODE"/>
                <w:b/>
              </w:rPr>
              <w:t>end if</w:t>
            </w:r>
            <w:r w:rsidR="00C00BE1" w:rsidRPr="00432F04">
              <w:rPr>
                <w:rStyle w:val="CODE"/>
              </w:rPr>
              <w:t>;</w:t>
            </w:r>
          </w:p>
        </w:tc>
      </w:tr>
      <w:tr w:rsidR="00C00BE1" w:rsidRPr="00432F04" w14:paraId="652AB580" w14:textId="77777777" w:rsidTr="00C00BE1">
        <w:trPr>
          <w:trHeight w:val="127"/>
        </w:trPr>
        <w:tc>
          <w:tcPr>
            <w:tcW w:w="1800" w:type="dxa"/>
            <w:vMerge/>
          </w:tcPr>
          <w:p w14:paraId="596D0B07" w14:textId="77777777" w:rsidR="00C00BE1" w:rsidRPr="00432F04" w:rsidRDefault="00C00BE1" w:rsidP="00C00BE1">
            <w:pPr>
              <w:pStyle w:val="Textkrper-Zeileneinzug"/>
              <w:ind w:firstLine="0"/>
            </w:pPr>
          </w:p>
        </w:tc>
        <w:tc>
          <w:tcPr>
            <w:tcW w:w="2988" w:type="dxa"/>
            <w:gridSpan w:val="2"/>
          </w:tcPr>
          <w:p w14:paraId="474CE502" w14:textId="77777777" w:rsidR="00C00BE1" w:rsidRPr="00432F04" w:rsidRDefault="00C00BE1" w:rsidP="00C00BE1">
            <w:pPr>
              <w:pStyle w:val="Textkrper-Zeileneinzug"/>
              <w:spacing w:line="240" w:lineRule="auto"/>
              <w:ind w:firstLine="0"/>
              <w:jc w:val="left"/>
            </w:pPr>
            <w:r w:rsidRPr="00432F04">
              <w:rPr>
                <w:position w:val="-10"/>
              </w:rPr>
              <w:object w:dxaOrig="1640" w:dyaOrig="320" w14:anchorId="3AC8A826">
                <v:shape id="_x0000_i1059" type="#_x0000_t75" style="width:82pt;height:15.65pt" o:ole="">
                  <v:imagedata r:id="rId105" o:title=""/>
                </v:shape>
                <o:OLEObject Type="Embed" ProgID="Equation.DSMT4" ShapeID="_x0000_i1059" DrawAspect="Content" ObjectID="_1561365906" r:id="rId117"/>
              </w:object>
            </w:r>
          </w:p>
          <w:p w14:paraId="6BFA52EB" w14:textId="77777777" w:rsidR="00C00BE1" w:rsidRPr="00432F04" w:rsidRDefault="00C00BE1" w:rsidP="00C00BE1">
            <w:pPr>
              <w:pStyle w:val="Textkrper-Zeileneinzug"/>
              <w:ind w:firstLine="0"/>
              <w:jc w:val="left"/>
            </w:pPr>
            <w:r w:rsidRPr="00432F04">
              <w:t xml:space="preserve">    </w:t>
            </w:r>
            <w:r>
              <w:t xml:space="preserve">  </w:t>
            </w:r>
            <w:r w:rsidRPr="00432F04">
              <w:t xml:space="preserve">   → call </w:t>
            </w:r>
            <w:r w:rsidRPr="00432F04">
              <w:rPr>
                <w:b/>
              </w:rPr>
              <w:t>f</w:t>
            </w:r>
            <w:r w:rsidRPr="00432F04">
              <w:rPr>
                <w:vertAlign w:val="subscript"/>
              </w:rPr>
              <w:t>int</w:t>
            </w:r>
            <w:r w:rsidRPr="00432F04">
              <w:t>(..</w:t>
            </w:r>
            <w:r>
              <w:t>.</w:t>
            </w:r>
            <w:r w:rsidRPr="00432F04">
              <w:t>,compute_xd)</w:t>
            </w:r>
          </w:p>
        </w:tc>
        <w:tc>
          <w:tcPr>
            <w:tcW w:w="4227" w:type="dxa"/>
            <w:vMerge/>
          </w:tcPr>
          <w:p w14:paraId="7D4BEF5D" w14:textId="77777777" w:rsidR="00C00BE1" w:rsidRPr="00432F04" w:rsidRDefault="00C00BE1" w:rsidP="00C00BE1">
            <w:pPr>
              <w:pStyle w:val="Textkrper-Zeileneinzug"/>
              <w:ind w:firstLine="0"/>
              <w:jc w:val="left"/>
            </w:pPr>
          </w:p>
        </w:tc>
      </w:tr>
    </w:tbl>
    <w:p w14:paraId="3281CCF0" w14:textId="77777777" w:rsidR="00C00BE1" w:rsidRDefault="00C00BE1" w:rsidP="00C00BE1">
      <w:pPr>
        <w:pStyle w:val="Appendix2"/>
      </w:pPr>
      <w:bookmarkStart w:id="246" w:name="_Ref252081888"/>
      <w:bookmarkStart w:id="247" w:name="_Toc252111385"/>
      <w:r>
        <w:t>Connecting FMUs together</w:t>
      </w:r>
      <w:bookmarkEnd w:id="246"/>
      <w:bookmarkEnd w:id="247"/>
    </w:p>
    <w:p w14:paraId="389FDA12" w14:textId="77777777" w:rsidR="00C00BE1" w:rsidRDefault="00F17855" w:rsidP="00C00BE1">
      <w:pPr>
        <w:pStyle w:val="Textkrper"/>
      </w:pPr>
      <w:r>
        <w:t xml:space="preserve">FMUs can be connected together hierarchically via their input and output variables, i.e., variables with ScalarVariable.causality = “input” or “output”. A typical example is shown in </w:t>
      </w:r>
      <w:r w:rsidRPr="00997898">
        <w:rPr>
          <w:b/>
        </w:rPr>
        <w:fldChar w:fldCharType="begin"/>
      </w:r>
      <w:r w:rsidRPr="00997898">
        <w:rPr>
          <w:b/>
        </w:rPr>
        <w:instrText xml:space="preserve"> REF _Ref249423003 \h </w:instrText>
      </w:r>
      <w:r w:rsidR="00997898">
        <w:rPr>
          <w:b/>
        </w:rPr>
        <w:instrText xml:space="preserve"> \* MERGEFORMAT </w:instrText>
      </w:r>
      <w:r w:rsidRPr="00997898">
        <w:rPr>
          <w:b/>
        </w:rPr>
      </w:r>
      <w:r w:rsidRPr="00997898">
        <w:rPr>
          <w:b/>
        </w:rPr>
        <w:fldChar w:fldCharType="separate"/>
      </w:r>
      <w:r w:rsidR="0059498C" w:rsidRPr="0059498C">
        <w:t xml:space="preserve">Figure </w:t>
      </w:r>
      <w:r w:rsidR="0059498C" w:rsidRPr="0059498C">
        <w:rPr>
          <w:noProof/>
        </w:rPr>
        <w:t>7</w:t>
      </w:r>
      <w:r w:rsidRPr="00997898">
        <w:rPr>
          <w:b/>
        </w:rPr>
        <w:fldChar w:fldCharType="end"/>
      </w:r>
      <w:r>
        <w:t xml:space="preserve"> where three FMU instances A, B, and C are connected together.</w:t>
      </w:r>
    </w:p>
    <w:p w14:paraId="677DB7EF" w14:textId="77777777" w:rsidR="00DE0F9D" w:rsidRDefault="00BB2079" w:rsidP="00DE0F9D">
      <w:pPr>
        <w:pStyle w:val="Textkrper-Zeileneinzug"/>
        <w:spacing w:line="240" w:lineRule="auto"/>
        <w:jc w:val="center"/>
      </w:pPr>
      <w:r w:rsidRPr="00432F04">
        <w:rPr>
          <w:noProof/>
          <w:lang w:val="de-DE" w:eastAsia="de-DE"/>
        </w:rPr>
        <w:lastRenderedPageBreak/>
        <mc:AlternateContent>
          <mc:Choice Requires="wpc">
            <w:drawing>
              <wp:inline distT="0" distB="0" distL="0" distR="0" wp14:anchorId="3EE799F0" wp14:editId="560967C0">
                <wp:extent cx="5528310" cy="2541905"/>
                <wp:effectExtent l="1905" t="0" r="3810" b="3175"/>
                <wp:docPr id="112" name="Zeichenbereich 1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AutoShape 140"/>
                        <wps:cNvSpPr>
                          <a:spLocks noChangeArrowheads="1"/>
                        </wps:cNvSpPr>
                        <wps:spPr bwMode="auto">
                          <a:xfrm>
                            <a:off x="2817495" y="382905"/>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 name="AutoShape 142"/>
                        <wps:cNvSpPr>
                          <a:spLocks noChangeArrowheads="1"/>
                        </wps:cNvSpPr>
                        <wps:spPr bwMode="auto">
                          <a:xfrm>
                            <a:off x="521970" y="897255"/>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 name="AutoShape 143"/>
                        <wps:cNvSpPr>
                          <a:spLocks noChangeArrowheads="1"/>
                        </wps:cNvSpPr>
                        <wps:spPr bwMode="auto">
                          <a:xfrm>
                            <a:off x="2817495" y="1802130"/>
                            <a:ext cx="1171575" cy="619125"/>
                          </a:xfrm>
                          <a:prstGeom prst="flowChartProcess">
                            <a:avLst/>
                          </a:prstGeom>
                          <a:solidFill>
                            <a:srgbClr val="FFFFFF"/>
                          </a:solidFill>
                          <a:ln w="9525">
                            <a:miter lim="800000"/>
                            <a:headEnd/>
                            <a:tailEnd/>
                          </a:ln>
                          <a:effectLst/>
                          <a:scene3d>
                            <a:camera prst="legacyObliqueTopRight"/>
                            <a:lightRig rig="legacyFlat3" dir="b"/>
                          </a:scene3d>
                          <a:sp3d extrusionH="430200" prstMaterial="legacyMatte">
                            <a:bevelT w="13500" h="13500" prst="angle"/>
                            <a:bevelB w="13500" h="13500" prst="angle"/>
                            <a:extrusionClr>
                              <a:srgbClr val="FFFFFF"/>
                            </a:extrusionClr>
                            <a:contourClr>
                              <a:srgbClr val="FFFFFF"/>
                            </a:contourClr>
                          </a:sp3d>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 name="Freeform 150"/>
                        <wps:cNvSpPr>
                          <a:spLocks/>
                        </wps:cNvSpPr>
                        <wps:spPr bwMode="auto">
                          <a:xfrm>
                            <a:off x="4070350" y="659130"/>
                            <a:ext cx="652145" cy="1257300"/>
                          </a:xfrm>
                          <a:custGeom>
                            <a:avLst/>
                            <a:gdLst>
                              <a:gd name="T0" fmla="*/ 22 w 1027"/>
                              <a:gd name="T1" fmla="*/ 0 h 1980"/>
                              <a:gd name="T2" fmla="*/ 1027 w 1027"/>
                              <a:gd name="T3" fmla="*/ 0 h 1980"/>
                              <a:gd name="T4" fmla="*/ 1027 w 1027"/>
                              <a:gd name="T5" fmla="*/ 1980 h 1980"/>
                              <a:gd name="T6" fmla="*/ 0 w 1027"/>
                              <a:gd name="T7" fmla="*/ 1980 h 1980"/>
                            </a:gdLst>
                            <a:ahLst/>
                            <a:cxnLst>
                              <a:cxn ang="0">
                                <a:pos x="T0" y="T1"/>
                              </a:cxn>
                              <a:cxn ang="0">
                                <a:pos x="T2" y="T3"/>
                              </a:cxn>
                              <a:cxn ang="0">
                                <a:pos x="T4" y="T5"/>
                              </a:cxn>
                              <a:cxn ang="0">
                                <a:pos x="T6" y="T7"/>
                              </a:cxn>
                            </a:cxnLst>
                            <a:rect l="0" t="0" r="r" b="b"/>
                            <a:pathLst>
                              <a:path w="1027" h="1980">
                                <a:moveTo>
                                  <a:pt x="22" y="0"/>
                                </a:moveTo>
                                <a:cubicBezTo>
                                  <a:pt x="357" y="0"/>
                                  <a:pt x="692" y="0"/>
                                  <a:pt x="1027" y="0"/>
                                </a:cubicBezTo>
                                <a:lnTo>
                                  <a:pt x="1027" y="1980"/>
                                </a:lnTo>
                                <a:lnTo>
                                  <a:pt x="0" y="198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153"/>
                        <wps:cNvSpPr>
                          <a:spLocks/>
                        </wps:cNvSpPr>
                        <wps:spPr bwMode="auto">
                          <a:xfrm>
                            <a:off x="2436495" y="868680"/>
                            <a:ext cx="390525" cy="1076325"/>
                          </a:xfrm>
                          <a:custGeom>
                            <a:avLst/>
                            <a:gdLst>
                              <a:gd name="T0" fmla="*/ 600 w 615"/>
                              <a:gd name="T1" fmla="*/ 1695 h 1695"/>
                              <a:gd name="T2" fmla="*/ 0 w 615"/>
                              <a:gd name="T3" fmla="*/ 1695 h 1695"/>
                              <a:gd name="T4" fmla="*/ 0 w 615"/>
                              <a:gd name="T5" fmla="*/ 0 h 1695"/>
                              <a:gd name="T6" fmla="*/ 615 w 615"/>
                              <a:gd name="T7" fmla="*/ 0 h 1695"/>
                            </a:gdLst>
                            <a:ahLst/>
                            <a:cxnLst>
                              <a:cxn ang="0">
                                <a:pos x="T0" y="T1"/>
                              </a:cxn>
                              <a:cxn ang="0">
                                <a:pos x="T2" y="T3"/>
                              </a:cxn>
                              <a:cxn ang="0">
                                <a:pos x="T4" y="T5"/>
                              </a:cxn>
                              <a:cxn ang="0">
                                <a:pos x="T6" y="T7"/>
                              </a:cxn>
                            </a:cxnLst>
                            <a:rect l="0" t="0" r="r" b="b"/>
                            <a:pathLst>
                              <a:path w="615" h="1695">
                                <a:moveTo>
                                  <a:pt x="600" y="1695"/>
                                </a:moveTo>
                                <a:lnTo>
                                  <a:pt x="0" y="1695"/>
                                </a:lnTo>
                                <a:lnTo>
                                  <a:pt x="0" y="0"/>
                                </a:lnTo>
                                <a:lnTo>
                                  <a:pt x="615"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154"/>
                        <wps:cNvSpPr>
                          <a:spLocks/>
                        </wps:cNvSpPr>
                        <wps:spPr bwMode="auto">
                          <a:xfrm>
                            <a:off x="1779270" y="1316355"/>
                            <a:ext cx="2943225" cy="1200150"/>
                          </a:xfrm>
                          <a:custGeom>
                            <a:avLst/>
                            <a:gdLst>
                              <a:gd name="T0" fmla="*/ 0 w 4635"/>
                              <a:gd name="T1" fmla="*/ 0 h 1890"/>
                              <a:gd name="T2" fmla="*/ 330 w 4635"/>
                              <a:gd name="T3" fmla="*/ 0 h 1890"/>
                              <a:gd name="T4" fmla="*/ 323 w 4635"/>
                              <a:gd name="T5" fmla="*/ 1890 h 1890"/>
                              <a:gd name="T6" fmla="*/ 4620 w 4635"/>
                              <a:gd name="T7" fmla="*/ 1883 h 1890"/>
                              <a:gd name="T8" fmla="*/ 4620 w 4635"/>
                              <a:gd name="T9" fmla="*/ 1865 h 1890"/>
                              <a:gd name="T10" fmla="*/ 4635 w 4635"/>
                              <a:gd name="T11" fmla="*/ 1268 h 1890"/>
                              <a:gd name="T12" fmla="*/ 3615 w 4635"/>
                              <a:gd name="T13" fmla="*/ 1268 h 1890"/>
                              <a:gd name="T14" fmla="*/ 3620 w 4635"/>
                              <a:gd name="T15" fmla="*/ 1275 h 189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635" h="1890">
                                <a:moveTo>
                                  <a:pt x="0" y="0"/>
                                </a:moveTo>
                                <a:lnTo>
                                  <a:pt x="330" y="0"/>
                                </a:lnTo>
                                <a:lnTo>
                                  <a:pt x="323" y="1890"/>
                                </a:lnTo>
                                <a:lnTo>
                                  <a:pt x="4620" y="1883"/>
                                </a:lnTo>
                                <a:lnTo>
                                  <a:pt x="4620" y="1865"/>
                                </a:lnTo>
                                <a:lnTo>
                                  <a:pt x="4635" y="1268"/>
                                </a:lnTo>
                                <a:lnTo>
                                  <a:pt x="3615" y="1268"/>
                                </a:lnTo>
                                <a:lnTo>
                                  <a:pt x="3620" y="1275"/>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155"/>
                        <wps:cNvSpPr>
                          <a:spLocks/>
                        </wps:cNvSpPr>
                        <wps:spPr bwMode="auto">
                          <a:xfrm>
                            <a:off x="1779270" y="544830"/>
                            <a:ext cx="1033780" cy="514350"/>
                          </a:xfrm>
                          <a:custGeom>
                            <a:avLst/>
                            <a:gdLst>
                              <a:gd name="T0" fmla="*/ 0 w 1628"/>
                              <a:gd name="T1" fmla="*/ 810 h 810"/>
                              <a:gd name="T2" fmla="*/ 345 w 1628"/>
                              <a:gd name="T3" fmla="*/ 810 h 810"/>
                              <a:gd name="T4" fmla="*/ 345 w 1628"/>
                              <a:gd name="T5" fmla="*/ 8 h 810"/>
                              <a:gd name="T6" fmla="*/ 1628 w 1628"/>
                              <a:gd name="T7" fmla="*/ 0 h 810"/>
                            </a:gdLst>
                            <a:ahLst/>
                            <a:cxnLst>
                              <a:cxn ang="0">
                                <a:pos x="T0" y="T1"/>
                              </a:cxn>
                              <a:cxn ang="0">
                                <a:pos x="T2" y="T3"/>
                              </a:cxn>
                              <a:cxn ang="0">
                                <a:pos x="T4" y="T5"/>
                              </a:cxn>
                              <a:cxn ang="0">
                                <a:pos x="T6" y="T7"/>
                              </a:cxn>
                            </a:cxnLst>
                            <a:rect l="0" t="0" r="r" b="b"/>
                            <a:pathLst>
                              <a:path w="1628" h="810">
                                <a:moveTo>
                                  <a:pt x="0" y="810"/>
                                </a:moveTo>
                                <a:lnTo>
                                  <a:pt x="345" y="810"/>
                                </a:lnTo>
                                <a:lnTo>
                                  <a:pt x="345" y="8"/>
                                </a:lnTo>
                                <a:lnTo>
                                  <a:pt x="1628"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156"/>
                        <wps:cNvSpPr>
                          <a:spLocks/>
                        </wps:cNvSpPr>
                        <wps:spPr bwMode="auto">
                          <a:xfrm>
                            <a:off x="269875" y="1216660"/>
                            <a:ext cx="2543175" cy="1028700"/>
                          </a:xfrm>
                          <a:custGeom>
                            <a:avLst/>
                            <a:gdLst>
                              <a:gd name="T0" fmla="*/ 4005 w 4005"/>
                              <a:gd name="T1" fmla="*/ 1612 h 1620"/>
                              <a:gd name="T2" fmla="*/ 2827 w 4005"/>
                              <a:gd name="T3" fmla="*/ 1612 h 1620"/>
                              <a:gd name="T4" fmla="*/ 2767 w 4005"/>
                              <a:gd name="T5" fmla="*/ 1507 h 1620"/>
                              <a:gd name="T6" fmla="*/ 2595 w 4005"/>
                              <a:gd name="T7" fmla="*/ 1507 h 1620"/>
                              <a:gd name="T8" fmla="*/ 2542 w 4005"/>
                              <a:gd name="T9" fmla="*/ 1620 h 1620"/>
                              <a:gd name="T10" fmla="*/ 0 w 4005"/>
                              <a:gd name="T11" fmla="*/ 1620 h 1620"/>
                              <a:gd name="T12" fmla="*/ 0 w 4005"/>
                              <a:gd name="T13" fmla="*/ 0 h 1620"/>
                              <a:gd name="T14" fmla="*/ 390 w 4005"/>
                              <a:gd name="T15" fmla="*/ 0 h 162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005" h="1620">
                                <a:moveTo>
                                  <a:pt x="4005" y="1612"/>
                                </a:moveTo>
                                <a:lnTo>
                                  <a:pt x="2827" y="1612"/>
                                </a:lnTo>
                                <a:lnTo>
                                  <a:pt x="2767" y="1507"/>
                                </a:lnTo>
                                <a:lnTo>
                                  <a:pt x="2595" y="1507"/>
                                </a:lnTo>
                                <a:lnTo>
                                  <a:pt x="2542" y="1620"/>
                                </a:lnTo>
                                <a:lnTo>
                                  <a:pt x="0" y="1620"/>
                                </a:lnTo>
                                <a:lnTo>
                                  <a:pt x="0" y="0"/>
                                </a:lnTo>
                                <a:lnTo>
                                  <a:pt x="390" y="0"/>
                                </a:lnTo>
                              </a:path>
                            </a:pathLst>
                          </a:custGeom>
                          <a:noFill/>
                          <a:ln w="19050" cmpd="sng">
                            <a:solidFill>
                              <a:srgbClr val="000000"/>
                            </a:solidFill>
                            <a:round/>
                            <a:headEnd type="none" w="med" len="med"/>
                            <a:tailEnd type="triangl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157"/>
                        <wps:cNvSpPr>
                          <a:spLocks/>
                        </wps:cNvSpPr>
                        <wps:spPr bwMode="auto">
                          <a:xfrm>
                            <a:off x="517525" y="1216660"/>
                            <a:ext cx="1266825" cy="95250"/>
                          </a:xfrm>
                          <a:custGeom>
                            <a:avLst/>
                            <a:gdLst>
                              <a:gd name="T0" fmla="*/ 0 w 1995"/>
                              <a:gd name="T1" fmla="*/ 0 h 150"/>
                              <a:gd name="T2" fmla="*/ 885 w 1995"/>
                              <a:gd name="T3" fmla="*/ 0 h 150"/>
                              <a:gd name="T4" fmla="*/ 885 w 1995"/>
                              <a:gd name="T5" fmla="*/ 150 h 150"/>
                              <a:gd name="T6" fmla="*/ 1995 w 1995"/>
                              <a:gd name="T7" fmla="*/ 150 h 150"/>
                            </a:gdLst>
                            <a:ahLst/>
                            <a:cxnLst>
                              <a:cxn ang="0">
                                <a:pos x="T0" y="T1"/>
                              </a:cxn>
                              <a:cxn ang="0">
                                <a:pos x="T2" y="T3"/>
                              </a:cxn>
                              <a:cxn ang="0">
                                <a:pos x="T4" y="T5"/>
                              </a:cxn>
                              <a:cxn ang="0">
                                <a:pos x="T6" y="T7"/>
                              </a:cxn>
                            </a:cxnLst>
                            <a:rect l="0" t="0" r="r" b="b"/>
                            <a:pathLst>
                              <a:path w="1995" h="150">
                                <a:moveTo>
                                  <a:pt x="0" y="0"/>
                                </a:moveTo>
                                <a:lnTo>
                                  <a:pt x="885" y="0"/>
                                </a:lnTo>
                                <a:lnTo>
                                  <a:pt x="885" y="150"/>
                                </a:lnTo>
                                <a:lnTo>
                                  <a:pt x="1995" y="15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59"/>
                        <wps:cNvSpPr>
                          <a:spLocks/>
                        </wps:cNvSpPr>
                        <wps:spPr bwMode="auto">
                          <a:xfrm>
                            <a:off x="2813050" y="544830"/>
                            <a:ext cx="1276350" cy="109855"/>
                          </a:xfrm>
                          <a:custGeom>
                            <a:avLst/>
                            <a:gdLst>
                              <a:gd name="T0" fmla="*/ 0 w 2010"/>
                              <a:gd name="T1" fmla="*/ 0 h 173"/>
                              <a:gd name="T2" fmla="*/ 915 w 2010"/>
                              <a:gd name="T3" fmla="*/ 0 h 173"/>
                              <a:gd name="T4" fmla="*/ 915 w 2010"/>
                              <a:gd name="T5" fmla="*/ 173 h 173"/>
                              <a:gd name="T6" fmla="*/ 2010 w 2010"/>
                              <a:gd name="T7" fmla="*/ 173 h 173"/>
                            </a:gdLst>
                            <a:ahLst/>
                            <a:cxnLst>
                              <a:cxn ang="0">
                                <a:pos x="T0" y="T1"/>
                              </a:cxn>
                              <a:cxn ang="0">
                                <a:pos x="T2" y="T3"/>
                              </a:cxn>
                              <a:cxn ang="0">
                                <a:pos x="T4" y="T5"/>
                              </a:cxn>
                              <a:cxn ang="0">
                                <a:pos x="T6" y="T7"/>
                              </a:cxn>
                            </a:cxnLst>
                            <a:rect l="0" t="0" r="r" b="b"/>
                            <a:pathLst>
                              <a:path w="2010" h="173">
                                <a:moveTo>
                                  <a:pt x="0" y="0"/>
                                </a:moveTo>
                                <a:lnTo>
                                  <a:pt x="915" y="0"/>
                                </a:lnTo>
                                <a:lnTo>
                                  <a:pt x="915" y="173"/>
                                </a:lnTo>
                                <a:lnTo>
                                  <a:pt x="2010" y="173"/>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60"/>
                        <wps:cNvSpPr>
                          <a:spLocks/>
                        </wps:cNvSpPr>
                        <wps:spPr bwMode="auto">
                          <a:xfrm>
                            <a:off x="2813050" y="654685"/>
                            <a:ext cx="575945" cy="213995"/>
                          </a:xfrm>
                          <a:custGeom>
                            <a:avLst/>
                            <a:gdLst>
                              <a:gd name="T0" fmla="*/ 0 w 907"/>
                              <a:gd name="T1" fmla="*/ 337 h 337"/>
                              <a:gd name="T2" fmla="*/ 900 w 907"/>
                              <a:gd name="T3" fmla="*/ 337 h 337"/>
                              <a:gd name="T4" fmla="*/ 907 w 907"/>
                              <a:gd name="T5" fmla="*/ 0 h 337"/>
                            </a:gdLst>
                            <a:ahLst/>
                            <a:cxnLst>
                              <a:cxn ang="0">
                                <a:pos x="T0" y="T1"/>
                              </a:cxn>
                              <a:cxn ang="0">
                                <a:pos x="T2" y="T3"/>
                              </a:cxn>
                              <a:cxn ang="0">
                                <a:pos x="T4" y="T5"/>
                              </a:cxn>
                            </a:cxnLst>
                            <a:rect l="0" t="0" r="r" b="b"/>
                            <a:pathLst>
                              <a:path w="907" h="337">
                                <a:moveTo>
                                  <a:pt x="0" y="337"/>
                                </a:moveTo>
                                <a:lnTo>
                                  <a:pt x="900" y="337"/>
                                </a:lnTo>
                                <a:lnTo>
                                  <a:pt x="907"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62"/>
                        <wps:cNvSpPr>
                          <a:spLocks/>
                        </wps:cNvSpPr>
                        <wps:spPr bwMode="auto">
                          <a:xfrm>
                            <a:off x="2813050" y="1945005"/>
                            <a:ext cx="1271270" cy="186055"/>
                          </a:xfrm>
                          <a:custGeom>
                            <a:avLst/>
                            <a:gdLst>
                              <a:gd name="T0" fmla="*/ 2002 w 2002"/>
                              <a:gd name="T1" fmla="*/ 285 h 293"/>
                              <a:gd name="T2" fmla="*/ 802 w 2002"/>
                              <a:gd name="T3" fmla="*/ 293 h 293"/>
                              <a:gd name="T4" fmla="*/ 802 w 2002"/>
                              <a:gd name="T5" fmla="*/ 0 h 293"/>
                              <a:gd name="T6" fmla="*/ 0 w 2002"/>
                              <a:gd name="T7" fmla="*/ 0 h 293"/>
                            </a:gdLst>
                            <a:ahLst/>
                            <a:cxnLst>
                              <a:cxn ang="0">
                                <a:pos x="T0" y="T1"/>
                              </a:cxn>
                              <a:cxn ang="0">
                                <a:pos x="T2" y="T3"/>
                              </a:cxn>
                              <a:cxn ang="0">
                                <a:pos x="T4" y="T5"/>
                              </a:cxn>
                              <a:cxn ang="0">
                                <a:pos x="T6" y="T7"/>
                              </a:cxn>
                            </a:cxnLst>
                            <a:rect l="0" t="0" r="r" b="b"/>
                            <a:pathLst>
                              <a:path w="2002" h="293">
                                <a:moveTo>
                                  <a:pt x="2002" y="285"/>
                                </a:moveTo>
                                <a:lnTo>
                                  <a:pt x="802" y="293"/>
                                </a:lnTo>
                                <a:lnTo>
                                  <a:pt x="802" y="0"/>
                                </a:lnTo>
                                <a:lnTo>
                                  <a:pt x="0"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6"/>
                        <wps:cNvSpPr>
                          <a:spLocks/>
                        </wps:cNvSpPr>
                        <wps:spPr bwMode="auto">
                          <a:xfrm>
                            <a:off x="2817495" y="2116455"/>
                            <a:ext cx="504825" cy="119380"/>
                          </a:xfrm>
                          <a:custGeom>
                            <a:avLst/>
                            <a:gdLst>
                              <a:gd name="T0" fmla="*/ 795 w 795"/>
                              <a:gd name="T1" fmla="*/ 0 h 188"/>
                              <a:gd name="T2" fmla="*/ 795 w 795"/>
                              <a:gd name="T3" fmla="*/ 188 h 188"/>
                              <a:gd name="T4" fmla="*/ 0 w 795"/>
                              <a:gd name="T5" fmla="*/ 188 h 188"/>
                            </a:gdLst>
                            <a:ahLst/>
                            <a:cxnLst>
                              <a:cxn ang="0">
                                <a:pos x="T0" y="T1"/>
                              </a:cxn>
                              <a:cxn ang="0">
                                <a:pos x="T2" y="T3"/>
                              </a:cxn>
                              <a:cxn ang="0">
                                <a:pos x="T4" y="T5"/>
                              </a:cxn>
                            </a:cxnLst>
                            <a:rect l="0" t="0" r="r" b="b"/>
                            <a:pathLst>
                              <a:path w="795" h="188">
                                <a:moveTo>
                                  <a:pt x="795" y="0"/>
                                </a:moveTo>
                                <a:lnTo>
                                  <a:pt x="795" y="188"/>
                                </a:lnTo>
                                <a:lnTo>
                                  <a:pt x="0" y="188"/>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Text Box 167"/>
                        <wps:cNvSpPr txBox="1">
                          <a:spLocks noChangeArrowheads="1"/>
                        </wps:cNvSpPr>
                        <wps:spPr bwMode="auto">
                          <a:xfrm>
                            <a:off x="3446145" y="209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F7FC3" w14:textId="77777777" w:rsidR="0091186F" w:rsidRPr="00F435CB" w:rsidRDefault="0091186F">
                              <w:pPr>
                                <w:rPr>
                                  <w:b/>
                                  <w:sz w:val="24"/>
                                  <w:lang w:val="de-DE"/>
                                </w:rPr>
                              </w:pPr>
                              <w:r w:rsidRPr="00F435CB">
                                <w:rPr>
                                  <w:b/>
                                  <w:sz w:val="24"/>
                                  <w:lang w:val="de-DE"/>
                                </w:rPr>
                                <w:t>A</w:t>
                              </w:r>
                            </w:p>
                          </w:txbxContent>
                        </wps:txbx>
                        <wps:bodyPr rot="0" vert="horz" wrap="none" lIns="0" tIns="0" rIns="0" bIns="0" anchor="t" anchorCtr="0" upright="1">
                          <a:noAutofit/>
                        </wps:bodyPr>
                      </wps:wsp>
                      <wps:wsp>
                        <wps:cNvPr id="18" name="Text Box 168"/>
                        <wps:cNvSpPr txBox="1">
                          <a:spLocks noChangeArrowheads="1"/>
                        </wps:cNvSpPr>
                        <wps:spPr bwMode="auto">
                          <a:xfrm>
                            <a:off x="3460750" y="14687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CBC4B" w14:textId="77777777" w:rsidR="0091186F" w:rsidRPr="00F435CB" w:rsidRDefault="0091186F" w:rsidP="00F435CB">
                              <w:pPr>
                                <w:jc w:val="both"/>
                                <w:rPr>
                                  <w:b/>
                                  <w:sz w:val="24"/>
                                  <w:lang w:val="de-DE"/>
                                </w:rPr>
                              </w:pPr>
                              <w:r>
                                <w:rPr>
                                  <w:b/>
                                  <w:sz w:val="24"/>
                                  <w:lang w:val="de-DE"/>
                                </w:rPr>
                                <w:t>B</w:t>
                              </w:r>
                            </w:p>
                          </w:txbxContent>
                        </wps:txbx>
                        <wps:bodyPr rot="0" vert="horz" wrap="none" lIns="0" tIns="0" rIns="0" bIns="0" anchor="t" anchorCtr="0" upright="1">
                          <a:noAutofit/>
                        </wps:bodyPr>
                      </wps:wsp>
                      <wps:wsp>
                        <wps:cNvPr id="37" name="Text Box 169"/>
                        <wps:cNvSpPr txBox="1">
                          <a:spLocks noChangeArrowheads="1"/>
                        </wps:cNvSpPr>
                        <wps:spPr bwMode="auto">
                          <a:xfrm>
                            <a:off x="1169670" y="554355"/>
                            <a:ext cx="110490"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F7B87" w14:textId="77777777" w:rsidR="0091186F" w:rsidRPr="00F435CB" w:rsidRDefault="0091186F">
                              <w:pPr>
                                <w:rPr>
                                  <w:b/>
                                  <w:sz w:val="24"/>
                                  <w:lang w:val="de-DE"/>
                                </w:rPr>
                              </w:pPr>
                              <w:r>
                                <w:rPr>
                                  <w:b/>
                                  <w:sz w:val="24"/>
                                  <w:lang w:val="de-DE"/>
                                </w:rPr>
                                <w:t>C</w:t>
                              </w:r>
                            </w:p>
                          </w:txbxContent>
                        </wps:txbx>
                        <wps:bodyPr rot="0" vert="horz" wrap="none" lIns="0" tIns="0" rIns="0" bIns="0" anchor="t" anchorCtr="0" upright="1">
                          <a:noAutofit/>
                        </wps:bodyPr>
                      </wps:wsp>
                      <wps:wsp>
                        <wps:cNvPr id="38" name="Text Box 170"/>
                        <wps:cNvSpPr txBox="1">
                          <a:spLocks noChangeArrowheads="1"/>
                        </wps:cNvSpPr>
                        <wps:spPr bwMode="auto">
                          <a:xfrm>
                            <a:off x="4203700" y="44958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5F8A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39" name="Text Box 171"/>
                        <wps:cNvSpPr txBox="1">
                          <a:spLocks noChangeArrowheads="1"/>
                        </wps:cNvSpPr>
                        <wps:spPr bwMode="auto">
                          <a:xfrm>
                            <a:off x="2588895" y="172593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74EA9"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40" name="Text Box 172"/>
                        <wps:cNvSpPr txBox="1">
                          <a:spLocks noChangeArrowheads="1"/>
                        </wps:cNvSpPr>
                        <wps:spPr bwMode="auto">
                          <a:xfrm>
                            <a:off x="2050415" y="945515"/>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C8B55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wps:txbx>
                        <wps:bodyPr rot="0" vert="horz" wrap="none" lIns="0" tIns="0" rIns="0" bIns="0" anchor="t" anchorCtr="0" upright="1">
                          <a:noAutofit/>
                        </wps:bodyPr>
                      </wps:wsp>
                      <wps:wsp>
                        <wps:cNvPr id="41" name="Text Box 173"/>
                        <wps:cNvSpPr txBox="1">
                          <a:spLocks noChangeArrowheads="1"/>
                        </wps:cNvSpPr>
                        <wps:spPr bwMode="auto">
                          <a:xfrm>
                            <a:off x="2584450" y="204978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6B8E7"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wps:txbx>
                        <wps:bodyPr rot="0" vert="horz" wrap="none" lIns="0" tIns="0" rIns="0" bIns="0" anchor="t" anchorCtr="0" upright="1">
                          <a:noAutofit/>
                        </wps:bodyPr>
                      </wps:wsp>
                      <wps:wsp>
                        <wps:cNvPr id="42" name="Text Box 174"/>
                        <wps:cNvSpPr txBox="1">
                          <a:spLocks noChangeArrowheads="1"/>
                        </wps:cNvSpPr>
                        <wps:spPr bwMode="auto">
                          <a:xfrm>
                            <a:off x="2051050" y="1230630"/>
                            <a:ext cx="13271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6C3DE5"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wps:txbx>
                        <wps:bodyPr rot="0" vert="horz" wrap="none" lIns="0" tIns="0" rIns="0" bIns="0" anchor="t" anchorCtr="0" upright="1">
                          <a:noAutofit/>
                        </wps:bodyPr>
                      </wps:wsp>
                      <wps:wsp>
                        <wps:cNvPr id="43" name="Text Box 175"/>
                        <wps:cNvSpPr txBox="1">
                          <a:spLocks noChangeArrowheads="1"/>
                        </wps:cNvSpPr>
                        <wps:spPr bwMode="auto">
                          <a:xfrm>
                            <a:off x="2580005" y="873125"/>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64FB79"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wps:txbx>
                        <wps:bodyPr rot="0" vert="horz" wrap="none" lIns="0" tIns="0" rIns="0" bIns="0" anchor="t" anchorCtr="0" upright="1">
                          <a:noAutofit/>
                        </wps:bodyPr>
                      </wps:wsp>
                      <wps:wsp>
                        <wps:cNvPr id="44" name="Text Box 176"/>
                        <wps:cNvSpPr txBox="1">
                          <a:spLocks noChangeArrowheads="1"/>
                        </wps:cNvSpPr>
                        <wps:spPr bwMode="auto">
                          <a:xfrm>
                            <a:off x="2583815" y="34544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34DC9"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5" name="Text Box 177"/>
                        <wps:cNvSpPr txBox="1">
                          <a:spLocks noChangeArrowheads="1"/>
                        </wps:cNvSpPr>
                        <wps:spPr bwMode="auto">
                          <a:xfrm>
                            <a:off x="4184015" y="171704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51962"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6" name="Text Box 178"/>
                        <wps:cNvSpPr txBox="1">
                          <a:spLocks noChangeArrowheads="1"/>
                        </wps:cNvSpPr>
                        <wps:spPr bwMode="auto">
                          <a:xfrm>
                            <a:off x="276860" y="997585"/>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08E5B"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wps:txbx>
                        <wps:bodyPr rot="0" vert="horz" wrap="none" lIns="0" tIns="0" rIns="0" bIns="0" anchor="t" anchorCtr="0" upright="1">
                          <a:noAutofit/>
                        </wps:bodyPr>
                      </wps:wsp>
                      <wps:wsp>
                        <wps:cNvPr id="47" name="Text Box 179"/>
                        <wps:cNvSpPr txBox="1">
                          <a:spLocks noChangeArrowheads="1"/>
                        </wps:cNvSpPr>
                        <wps:spPr bwMode="auto">
                          <a:xfrm>
                            <a:off x="4208780" y="2125980"/>
                            <a:ext cx="141605" cy="158115"/>
                          </a:xfrm>
                          <a:prstGeom prst="rect">
                            <a:avLst/>
                          </a:prstGeom>
                          <a:noFill/>
                          <a:ln>
                            <a:noFill/>
                          </a:ln>
                          <a:extLst>
                            <a:ext uri="{909E8E84-426E-40DD-AFC4-6F175D3DCCD1}">
                              <a14:hiddenFill xmlns:a14="http://schemas.microsoft.com/office/drawing/2010/main">
                                <a:solidFill>
                                  <a:srgbClr val="C0C0C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C1FD8"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wps:txbx>
                        <wps:bodyPr rot="0" vert="horz" wrap="none" lIns="0" tIns="0" rIns="0" bIns="0" anchor="t" anchorCtr="0" upright="1">
                          <a:noAutofit/>
                        </wps:bodyPr>
                      </wps:wsp>
                      <wps:wsp>
                        <wps:cNvPr id="48" name="Freeform 180"/>
                        <wps:cNvSpPr>
                          <a:spLocks/>
                        </wps:cNvSpPr>
                        <wps:spPr bwMode="auto">
                          <a:xfrm>
                            <a:off x="1074420" y="1054735"/>
                            <a:ext cx="709930" cy="156845"/>
                          </a:xfrm>
                          <a:custGeom>
                            <a:avLst/>
                            <a:gdLst>
                              <a:gd name="T0" fmla="*/ 8 w 1118"/>
                              <a:gd name="T1" fmla="*/ 247 h 247"/>
                              <a:gd name="T2" fmla="*/ 0 w 1118"/>
                              <a:gd name="T3" fmla="*/ 0 h 247"/>
                              <a:gd name="T4" fmla="*/ 1118 w 1118"/>
                              <a:gd name="T5" fmla="*/ 0 h 247"/>
                            </a:gdLst>
                            <a:ahLst/>
                            <a:cxnLst>
                              <a:cxn ang="0">
                                <a:pos x="T0" y="T1"/>
                              </a:cxn>
                              <a:cxn ang="0">
                                <a:pos x="T2" y="T3"/>
                              </a:cxn>
                              <a:cxn ang="0">
                                <a:pos x="T4" y="T5"/>
                              </a:cxn>
                            </a:cxnLst>
                            <a:rect l="0" t="0" r="r" b="b"/>
                            <a:pathLst>
                              <a:path w="1118" h="247">
                                <a:moveTo>
                                  <a:pt x="8" y="247"/>
                                </a:moveTo>
                                <a:lnTo>
                                  <a:pt x="0" y="0"/>
                                </a:lnTo>
                                <a:lnTo>
                                  <a:pt x="1118" y="0"/>
                                </a:lnTo>
                              </a:path>
                            </a:pathLst>
                          </a:custGeom>
                          <a:noFill/>
                          <a:ln w="19050" cap="flat" cmpd="sng">
                            <a:solidFill>
                              <a:srgbClr val="80808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3EE799F0" id="Zeichenbereich 112" o:spid="_x0000_s1113" editas="canvas" style="width:435.3pt;height:200.15pt;mso-position-horizontal-relative:char;mso-position-vertical-relative:line" coordsize="55283,25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">
                <v:shape id="_x0000_s1114" type="#_x0000_t75" style="position:absolute;width:55283;height:25419;visibility:visible;mso-wrap-style:square">
                  <v:fill o:detectmouseclick="t"/>
                  <v:path o:connecttype="none"/>
                </v:shape>
                <v:shapetype id="_x0000_t109" coordsize="21600,21600" o:spt="109" path="m,l,21600r21600,l21600,xe">
                  <v:stroke joinstyle="miter"/>
                  <v:path gradientshapeok="t" o:connecttype="rect"/>
                </v:shapetype>
                <v:shape id="AutoShape 140" o:spid="_x0000_s1115" type="#_x0000_t109" style="position:absolute;left:28174;top:3829;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vP6sMA&#10;AADaAAAADwAAAGRycy9kb3ducmV2LnhtbESP0WoCMRRE3wv+Q7hCX0rNVkTKahSRVnypoO0HXDfX&#10;zermZptk3e3fN4Lg4zAzZ5j5sre1uJIPlWMFb6MMBHHhdMWlgp/vz9d3ECEia6wdk4I/CrBcDJ7m&#10;mGvX8Z6uh1iKBOGQowITY5NLGQpDFsPINcTJOzlvMSbpS6k9dgluaznOsqm0WHFaMNjQ2lBxObRW&#10;wa78+v1YTVzbnrp2e3wxx/Nu45V6HvarGYhIfXyE7+2tVjCB25V0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VvP6sMAAADaAAAADwAAAAAAAAAAAAAAAACYAgAAZHJzL2Rv&#10;d25yZXYueG1sUEsFBgAAAAAEAAQA9QAAAIgDAAAAAA==&#10;">
                  <o:extrusion v:ext="view" color="white" on="t"/>
                </v:shape>
                <v:shape id="AutoShape 142" o:spid="_x0000_s1116" type="#_x0000_t109" style="position:absolute;left:5219;top:8972;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qccQA&#10;AADaAAAADwAAAGRycy9kb3ducmV2LnhtbESP0WoCMRRE3wX/IVyhL6VmLVrK1igibfFFQdsPuG6u&#10;m203N9sk665/b4SCj8PMnGHmy97W4kw+VI4VTMYZCOLC6YpLBd9fH0+vIEJE1lg7JgUXCrBcDAdz&#10;zLXreE/nQyxFgnDIUYGJscmlDIUhi2HsGuLknZy3GJP0pdQeuwS3tXzOshdpseK0YLChtaHi99Ba&#10;Bbty+/e+mrq2PXXt5vhojj+7T6/Uw6hfvYGI1Md7+L+90QpmcLuSboB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XanHEAAAA2gAAAA8AAAAAAAAAAAAAAAAAmAIAAGRycy9k&#10;b3ducmV2LnhtbFBLBQYAAAAABAAEAPUAAACJAwAAAAA=&#10;">
                  <o:extrusion v:ext="view" color="white" on="t"/>
                </v:shape>
                <v:shape id="AutoShape 143" o:spid="_x0000_s1117" type="#_x0000_t109" style="position:absolute;left:28174;top:18021;width:11716;height:6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X0BsMA&#10;AADaAAAADwAAAGRycy9kb3ducmV2LnhtbESP0WoCMRRE3wv+Q7iCL6VmW4rIahSRtvhSQe0HXDfX&#10;zermZptk3fXvm4Lg4zAzZ5j5sre1uJIPlWMFr+MMBHHhdMWlgp/D58sURIjIGmvHpOBGAZaLwdMc&#10;c+063tF1H0uRIBxyVGBibHIpQ2HIYhi7hjh5J+ctxiR9KbXHLsFtLd+ybCItVpwWDDa0NlRc9q1V&#10;sC2/fz9W765tT127OT6b43n75ZUaDfvVDESkPj7C9/ZGK5jA/5V0A+Ti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sX0BsMAAADaAAAADwAAAAAAAAAAAAAAAACYAgAAZHJzL2Rv&#10;d25yZXYueG1sUEsFBgAAAAAEAAQA9QAAAIgDAAAAAA==&#10;">
                  <o:extrusion v:ext="view" color="white" on="t"/>
                </v:shape>
                <v:shape id="Freeform 150" o:spid="_x0000_s1118" style="position:absolute;left:40703;top:6591;width:6521;height:12573;visibility:visible;mso-wrap-style:square;v-text-anchor:top" coordsize="1027,19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DYEcIA&#10;AADaAAAADwAAAGRycy9kb3ducmV2LnhtbESPT4vCMBTE7wt+h/AEL4umetC1GkVEwdtq3Yu3Z/P6&#10;B5uX0kTbfvuNsLDHYWZ+w6y3nanEixpXWlYwnUQgiFOrS84V/FyP4y8QziNrrCyTgp4cbDeDjzXG&#10;2rZ8oVficxEg7GJUUHhfx1K6tCCDbmJr4uBltjHog2xyqRtsA9xUchZFc2mw5LBQYE37gtJH8jQK&#10;surT2LNul9n1fL/1LffH70Oi1GjY7VYgPHX+P/zXPmkFC3hfCTdAb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ENgRwgAAANoAAAAPAAAAAAAAAAAAAAAAAJgCAABkcnMvZG93&#10;bnJldi54bWxQSwUGAAAAAAQABAD1AAAAhwMAAAAA&#10;" path="m22,c357,,692,,1027,r,1980l,1980e" filled="f" strokeweight="1.5pt">
                  <v:stroke endarrow="block"/>
                  <v:path arrowok="t" o:connecttype="custom" o:connectlocs="13970,0;652145,0;652145,1257300;0,1257300" o:connectangles="0,0,0,0"/>
                </v:shape>
                <v:shape id="Freeform 153" o:spid="_x0000_s1119" style="position:absolute;left:24364;top:8686;width:3906;height:10764;visibility:visible;mso-wrap-style:square;v-text-anchor:top" coordsize="615,1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A6o8AA&#10;AADaAAAADwAAAGRycy9kb3ducmV2LnhtbERPz2vCMBS+C/sfwhvsZtN5GNIZZUwEoQfR6mG3R/PW&#10;lDUvWZNq9a83B8Hjx/d7sRptJ87Uh9axgvcsB0FcO91yo+BYbaZzECEia+wck4IrBVgtXyYLLLS7&#10;8J7Oh9iIFMKhQAUmRl9IGWpDFkPmPHHifl1vMSbYN1L3eEnhtpOzPP+QFltODQY9fRuq/w6DVVCi&#10;78rhfzBDW952lV+vx59TpdTb6/j1CSLSGJ/ih3urFaSt6Uq6AXJ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wA6o8AAAADaAAAADwAAAAAAAAAAAAAAAACYAgAAZHJzL2Rvd25y&#10;ZXYueG1sUEsFBgAAAAAEAAQA9QAAAIUDAAAAAA==&#10;" path="m600,1695l,1695,,,615,e" filled="f" strokeweight="1.5pt">
                  <v:stroke endarrow="block"/>
                  <v:path arrowok="t" o:connecttype="custom" o:connectlocs="381000,1076325;0,1076325;0,0;390525,0" o:connectangles="0,0,0,0"/>
                </v:shape>
                <v:shape id="Freeform 154" o:spid="_x0000_s1120" style="position:absolute;left:17792;top:13163;width:29432;height:12002;visibility:visible;mso-wrap-style:square;v-text-anchor:top" coordsize="4635,1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TqVsEA&#10;AADaAAAADwAAAGRycy9kb3ducmV2LnhtbESPX2vCMBTF3wd+h3AHe5vpFGTWpjIUYfggWGXs8dJc&#10;m7LmpjbR1m9vBGGPh/Pnx8mWg23ElTpfO1bwMU5AEJdO11wpOB42758gfEDW2DgmBTfysMxHLxmm&#10;2vW8p2sRKhFH2KeowITQplL60pBFP3YtcfROrrMYouwqqTvs47ht5CRJZtJizZFgsKWVofKvuFgF&#10;P79uqtfnSrqdNAcdmdvJ1Cv19jp8LUAEGsJ/+Nn+1grm8LgSb4DM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106lbBAAAA2gAAAA8AAAAAAAAAAAAAAAAAmAIAAGRycy9kb3du&#10;cmV2LnhtbFBLBQYAAAAABAAEAPUAAACGAwAAAAA=&#10;" path="m,l330,r-7,1890l4620,1883r,-18l4635,1268r-1020,l3620,1275e" filled="f" strokeweight="1.5pt">
                  <v:stroke endarrow="block"/>
                  <v:path arrowok="t" o:connecttype="custom" o:connectlocs="0,0;209550,0;205105,1200150;2933700,1195705;2933700,1184275;2943225,805180;2295525,805180;2298700,809625" o:connectangles="0,0,0,0,0,0,0,0"/>
                </v:shape>
                <v:shape id="Freeform 155" o:spid="_x0000_s1121" style="position:absolute;left:17792;top:5448;width:10338;height:5143;visibility:visible;mso-wrap-style:square;v-text-anchor:top" coordsize="1628,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czvMUA&#10;AADbAAAADwAAAGRycy9kb3ducmV2LnhtbESPQWvCQBCF74X+h2UK3uqmIqFEV7GlYqGnxlbwNmbH&#10;bDA7G7JrTP9951DobYb35r1vluvRt2qgPjaBDTxNM1DEVbAN1wa+9tvHZ1AxIVtsA5OBH4qwXt3f&#10;LbGw4cafNJSpVhLCsUADLqWu0DpWjjzGaeiIRTuH3mOSta+17fEm4b7VsyzLtceGpcFhR6+Oqkt5&#10;9QY2L+V4dG/f23k1j1k+4Mdhl5+MmTyMmwWoRGP6N/9dv1vBF3r5RQb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dzO8xQAAANsAAAAPAAAAAAAAAAAAAAAAAJgCAABkcnMv&#10;ZG93bnJldi54bWxQSwUGAAAAAAQABAD1AAAAigMAAAAA&#10;" path="m,810r345,l345,8,1628,e" filled="f" strokeweight="1.5pt">
                  <v:stroke endarrow="block"/>
                  <v:path arrowok="t" o:connecttype="custom" o:connectlocs="0,514350;219075,514350;219075,5080;1033780,0" o:connectangles="0,0,0,0"/>
                </v:shape>
                <v:shape id="Freeform 156" o:spid="_x0000_s1122" style="position:absolute;left:2698;top:12166;width:25432;height:10287;visibility:visible;mso-wrap-style:square;v-text-anchor:top" coordsize="4005,1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w0jMAA&#10;AADbAAAADwAAAGRycy9kb3ducmV2LnhtbERPS2vCQBC+F/wPywje6sYSQkizigiC16aF9jhkp3mY&#10;nY27G43++m6h0Nt8fM8pd7MZxJWc7ywr2KwTEMS11R03Cj7ej885CB+QNQ6WScGdPOy2i6cSC21v&#10;/EbXKjQihrAvUEEbwlhI6euWDPq1HYkj922dwRCha6R2eIvhZpAvSZJJgx3HhhZHOrRUn6vJKEjJ&#10;zdND59Lds3y6pF/9Z+p6pVbLef8KItAc/sV/7pOO8zfw+0s8QG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kw0jMAAAADbAAAADwAAAAAAAAAAAAAAAACYAgAAZHJzL2Rvd25y&#10;ZXYueG1sUEsFBgAAAAAEAAQA9QAAAIUDAAAAAA==&#10;" path="m4005,1612r-1178,l2767,1507r-172,l2542,1620,,1620,,,390,e" filled="f" strokeweight="1.5pt">
                  <v:stroke endarrow="block"/>
                  <v:path arrowok="t" o:connecttype="custom" o:connectlocs="2543175,1023620;1795145,1023620;1757045,956945;1647825,956945;1614170,1028700;0,1028700;0,0;247650,0" o:connectangles="0,0,0,0,0,0,0,0"/>
                </v:shape>
                <v:shape id="Freeform 157" o:spid="_x0000_s1123" style="position:absolute;left:5175;top:12166;width:12668;height:953;visibility:visible;mso-wrap-style:square;v-text-anchor:top" coordsize="199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QY68AA&#10;AADbAAAADwAAAGRycy9kb3ducmV2LnhtbERPS2sCMRC+C/0PYQpepCYuWsrWKMUH7FUt7XW6GXeX&#10;biZLEnX990YQvM3H95z5sretOJMPjWMNk7ECQVw603Cl4fuwffsAESKywdYxabhSgOXiZTDH3LgL&#10;7+i8j5VIIRxy1FDH2OVShrImi2HsOuLEHZ23GBP0lTQeLynctjJT6l1abDg11NjRqqbyf3+yGjz/&#10;qf6Iax5N1ea3GBVdmf3MtB6+9l+fICL18Sl+uAuT5mdw/yUdIBc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hQY68AAAADbAAAADwAAAAAAAAAAAAAAAACYAgAAZHJzL2Rvd25y&#10;ZXYueG1sUEsFBgAAAAAEAAQA9QAAAIUDAAAAAA==&#10;" path="m,l885,r,150l1995,150e" filled="f" strokecolor="gray" strokeweight="1.5pt">
                  <v:stroke dashstyle="1 1"/>
                  <v:path arrowok="t" o:connecttype="custom" o:connectlocs="0,0;561975,0;561975,95250;1266825,95250" o:connectangles="0,0,0,0"/>
                </v:shape>
                <v:shape id="Freeform 159" o:spid="_x0000_s1124" style="position:absolute;left:28130;top:5448;width:12764;height:1098;visibility:visible;mso-wrap-style:square;v-text-anchor:top" coordsize="2010,1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xn+sMA&#10;AADbAAAADwAAAGRycy9kb3ducmV2LnhtbERPTWvCQBC9F/wPywje6kaF0kZXEbVQegg0ycXbmB2z&#10;wexsyG5j2l/fLRR6m8f7nM1utK0YqPeNYwWLeQKCuHK64VpBWbw+PoPwAVlj65gUfJGH3XbysMFU&#10;uzt/0JCHWsQQ9ikqMCF0qZS+MmTRz11HHLmr6y2GCPta6h7vMdy2cpkkT9Jiw7HBYEcHQ9Ut/7QK&#10;vl8W2XC+nI5obvv3Uoejy06FUrPpuF+DCDSGf/Gf+03H+Sv4/SUe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xn+sMAAADbAAAADwAAAAAAAAAAAAAAAACYAgAAZHJzL2Rv&#10;d25yZXYueG1sUEsFBgAAAAAEAAQA9QAAAIgDAAAAAA==&#10;" path="m,l915,r,173l2010,173e" filled="f" strokecolor="gray" strokeweight="1.5pt">
                  <v:stroke dashstyle="1 1"/>
                  <v:path arrowok="t" o:connecttype="custom" o:connectlocs="0,0;581025,0;581025,109855;1276350,109855" o:connectangles="0,0,0,0"/>
                </v:shape>
                <v:shape id="Freeform 160" o:spid="_x0000_s1125" style="position:absolute;left:28130;top:6546;width:5759;height:2140;visibility:visible;mso-wrap-style:square;v-text-anchor:top" coordsize="907,3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cc5cIA&#10;AADbAAAADwAAAGRycy9kb3ducmV2LnhtbERP32vCMBB+H/g/hBP2MmbqkE06o4go+CBIuzH2eDS3&#10;pltzKUm09b83wsC3+/h+3mI12FacyYfGsYLpJANBXDndcK3g82P3PAcRIrLG1jEpuFCA1XL0sMBc&#10;u54LOpexFimEQ44KTIxdLmWoDFkME9cRJ+7HeYsxQV9L7bFP4baVL1n2Ki02nBoMdrQxVP2VJ6vg&#10;8Fs+FRcfzFf4tm+7edEft9taqcfxsH4HEWmId/G/e6/T/BncfkkHyO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FxzlwgAAANsAAAAPAAAAAAAAAAAAAAAAAJgCAABkcnMvZG93&#10;bnJldi54bWxQSwUGAAAAAAQABAD1AAAAhwMAAAAA&#10;" path="m,337r900,l907,e" filled="f" strokecolor="gray" strokeweight="1.5pt">
                  <v:stroke dashstyle="1 1"/>
                  <v:path arrowok="t" o:connecttype="custom" o:connectlocs="0,213995;571500,213995;575945,0" o:connectangles="0,0,0"/>
                </v:shape>
                <v:shape id="Freeform 162" o:spid="_x0000_s1126" style="position:absolute;left:28130;top:19450;width:12713;height:1860;visibility:visible;mso-wrap-style:square;v-text-anchor:top" coordsize="2002,2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lcVcEA&#10;AADbAAAADwAAAGRycy9kb3ducmV2LnhtbERPS4vCMBC+C/6HMAt7EU0V1KVrlFJZWPHkY/E6NLNN&#10;2WZSmmi7/94Igrf5+J6z2vS2FjdqfeVYwXSSgCAunK64VHA+fY0/QPiArLF2TAr+ycNmPRysMNWu&#10;4wPdjqEUMYR9igpMCE0qpS8MWfQT1xBH7te1FkOEbSl1i10Mt7WcJclCWqw4NhhsKDdU/B2vVkE+&#10;MhUelrvtNJ/tfvaXfda5babU+1uffYII1IeX+On+1nH+HB6/xAP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pJXFXBAAAA2wAAAA8AAAAAAAAAAAAAAAAAmAIAAGRycy9kb3du&#10;cmV2LnhtbFBLBQYAAAAABAAEAPUAAACGAwAAAAA=&#10;" path="m2002,285l802,293,802,,,e" filled="f" strokecolor="gray" strokeweight="1.5pt">
                  <v:stroke dashstyle="1 1"/>
                  <v:path arrowok="t" o:connecttype="custom" o:connectlocs="1271270,180975;509270,186055;509270,0;0,0" o:connectangles="0,0,0,0"/>
                </v:shape>
                <v:shape id="Freeform 166" o:spid="_x0000_s1127" style="position:absolute;left:28174;top:21164;width:5049;height:1194;visibility:visible;mso-wrap-style:square;v-text-anchor:top" coordsize="795,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DqcEA&#10;AADbAAAADwAAAGRycy9kb3ducmV2LnhtbERP32vCMBB+H/g/hBN8m+mGLVKNMgRBhMHW7cHHo7k1&#10;Zc2lJpmt++uXgeDbfXw/b70dbScu5EPrWMHTPANBXDvdcqPg82P/uAQRIrLGzjEpuFKA7WbysMZS&#10;u4Hf6VLFRqQQDiUqMDH2pZShNmQxzF1PnLgv5y3GBH0jtcchhdtOPmdZIS22nBoM9rQzVH9XP1bB&#10;Ijf6Fc/d8cT+bfdra9fkh5NSs+n4sgIRaYx38c190Gl+Af+/pAPk5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A6nBAAAA2wAAAA8AAAAAAAAAAAAAAAAAmAIAAGRycy9kb3du&#10;cmV2LnhtbFBLBQYAAAAABAAEAPUAAACGAwAAAAA=&#10;" path="m795,r,188l,188e" filled="f" strokecolor="gray" strokeweight="1.5pt">
                  <v:stroke dashstyle="1 1"/>
                  <v:path arrowok="t" o:connecttype="custom" o:connectlocs="504825,0;504825,119380;0,119380" o:connectangles="0,0,0"/>
                </v:shape>
                <v:shape id="Text Box 167" o:spid="_x0000_s1128" type="#_x0000_t202" style="position:absolute;left:34461;top:209;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co8MA&#10;AADbAAAADwAAAGRycy9kb3ducmV2LnhtbERPPW/CMBDdkfofrKvUDZxmoDTFIFQFCbUTaZdu1/hI&#10;AvE5sk0S+PW4UiW2e3qft1yPphU9Od9YVvA8S0AQl1Y3XCn4/tpOFyB8QNbYWiYFF/KwXj1Mlphp&#10;O/Ce+iJUIoawz1BBHUKXSenLmgz6me2II3ewzmCI0FVSOxxiuGllmiRzabDh2FBjR+81lafibBTs&#10;fpuf7au85hrz4vRxPHxe0qtT6ulx3LyBCDSGu/jfvdNx/gv8/RIPkK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pco8MAAADbAAAADwAAAAAAAAAAAAAAAACYAgAAZHJzL2Rv&#10;d25yZXYueG1sUEsFBgAAAAAEAAQA9QAAAIgDAAAAAA==&#10;" filled="f" fillcolor="silver" stroked="f">
                  <v:textbox inset="0,0,0,0">
                    <w:txbxContent>
                      <w:p w14:paraId="7BFF7FC3" w14:textId="77777777" w:rsidR="0091186F" w:rsidRPr="00F435CB" w:rsidRDefault="0091186F">
                        <w:pPr>
                          <w:rPr>
                            <w:b/>
                            <w:sz w:val="24"/>
                            <w:lang w:val="de-DE"/>
                          </w:rPr>
                        </w:pPr>
                        <w:r w:rsidRPr="00F435CB">
                          <w:rPr>
                            <w:b/>
                            <w:sz w:val="24"/>
                            <w:lang w:val="de-DE"/>
                          </w:rPr>
                          <w:t>A</w:t>
                        </w:r>
                      </w:p>
                    </w:txbxContent>
                  </v:textbox>
                </v:shape>
                <v:shape id="Text Box 168" o:spid="_x0000_s1129" type="#_x0000_t202" style="position:absolute;left:34607;top:14687;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XI0cQA&#10;AADbAAAADwAAAGRycy9kb3ducmV2LnhtbESPQW/CMAyF75P4D5GRuI0UDmgrBDQhkBA7rdtlN9OY&#10;tqNxqiRA4dfPByRutt7ze58Xq9616kIhNp4NTMYZKOLS24YrAz/f29c3UDEhW2w9k4EbRVgtBy8L&#10;zK2/8hddilQpCeGYo4E6pS7XOpY1OYxj3xGLdvTBYZI1VNoGvEq4a/U0y2baYcPSUGNH65rKU3F2&#10;BnaH5nf7ru8bi5vitP87ft6m92DMaNh/zEEl6tPT/LjeWcEXWPlFBt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lyNHEAAAA2wAAAA8AAAAAAAAAAAAAAAAAmAIAAGRycy9k&#10;b3ducmV2LnhtbFBLBQYAAAAABAAEAPUAAACJAwAAAAA=&#10;" filled="f" fillcolor="silver" stroked="f">
                  <v:textbox inset="0,0,0,0">
                    <w:txbxContent>
                      <w:p w14:paraId="7BDCBC4B" w14:textId="77777777" w:rsidR="0091186F" w:rsidRPr="00F435CB" w:rsidRDefault="0091186F" w:rsidP="00F435CB">
                        <w:pPr>
                          <w:jc w:val="both"/>
                          <w:rPr>
                            <w:b/>
                            <w:sz w:val="24"/>
                            <w:lang w:val="de-DE"/>
                          </w:rPr>
                        </w:pPr>
                        <w:r>
                          <w:rPr>
                            <w:b/>
                            <w:sz w:val="24"/>
                            <w:lang w:val="de-DE"/>
                          </w:rPr>
                          <w:t>B</w:t>
                        </w:r>
                      </w:p>
                    </w:txbxContent>
                  </v:textbox>
                </v:shape>
                <v:shape id="Text Box 169" o:spid="_x0000_s1130" type="#_x0000_t202" style="position:absolute;left:11696;top:5543;width:1105;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8Aw8QA&#10;AADbAAAADwAAAGRycy9kb3ducmV2LnhtbESPQWvCQBSE7wX/w/IEb3WjgrUxG5GiIPbU2Etvr9ln&#10;Es2+Dbtbjf76bqHgcZiZb5hs1ZtWXMj5xrKCyTgBQVxa3XCl4POwfV6A8AFZY2uZFNzIwyofPGWY&#10;anvlD7oUoRIRwj5FBXUIXSqlL2sy6Me2I47e0TqDIUpXSe3wGuGmldMkmUuDDceFGjt6q6k8Fz9G&#10;we67+dq+yvtG46Y470/H99v07pQaDfv1EkSgPjzC/+2dVjB7gb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PAMPEAAAA2wAAAA8AAAAAAAAAAAAAAAAAmAIAAGRycy9k&#10;b3ducmV2LnhtbFBLBQYAAAAABAAEAPUAAACJAwAAAAA=&#10;" filled="f" fillcolor="silver" stroked="f">
                  <v:textbox inset="0,0,0,0">
                    <w:txbxContent>
                      <w:p w14:paraId="064F7B87" w14:textId="77777777" w:rsidR="0091186F" w:rsidRPr="00F435CB" w:rsidRDefault="0091186F">
                        <w:pPr>
                          <w:rPr>
                            <w:b/>
                            <w:sz w:val="24"/>
                            <w:lang w:val="de-DE"/>
                          </w:rPr>
                        </w:pPr>
                        <w:r>
                          <w:rPr>
                            <w:b/>
                            <w:sz w:val="24"/>
                            <w:lang w:val="de-DE"/>
                          </w:rPr>
                          <w:t>C</w:t>
                        </w:r>
                      </w:p>
                    </w:txbxContent>
                  </v:textbox>
                </v:shape>
                <v:shape id="Text Box 170" o:spid="_x0000_s1131" type="#_x0000_t202" style="position:absolute;left:42037;top:4495;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CUscIA&#10;AADbAAAADwAAAGRycy9kb3ducmV2LnhtbERPy2rCQBTdF/yH4Qrd1YkWSo2OIqIQ2lWjm+5uM9ck&#10;mrkTZsY8/PrOotDl4bzX28E0oiPna8sK5rMEBHFhdc2lgvPp+PIOwgdkjY1lUjCSh+1m8rTGVNue&#10;v6jLQyliCPsUFVQhtKmUvqjIoJ/ZljhyF+sMhghdKbXDPoabRi6S5E0arDk2VNjSvqLilt+Nguyn&#10;/j4u5eOg8ZDfPq6Xz3HxcEo9T4fdCkSgIfyL/9yZVvAax8Y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EJSxwgAAANsAAAAPAAAAAAAAAAAAAAAAAJgCAABkcnMvZG93&#10;bnJldi54bWxQSwUGAAAAAAQABAD1AAAAhwMAAAAA&#10;" filled="f" fillcolor="silver" stroked="f">
                  <v:textbox inset="0,0,0,0">
                    <w:txbxContent>
                      <w:p w14:paraId="3F45F8A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1" o:spid="_x0000_s1132" type="#_x0000_t202" style="position:absolute;left:25888;top:17259;width:1328;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wxKsMA&#10;AADbAAAADwAAAGRycy9kb3ducmV2LnhtbESPQYvCMBSE78L+h/AWvGm6CotWo8iiIO7Jupe9PZtn&#10;W21eShK1+uuNIHgcZuYbZjpvTS0u5HxlWcFXPwFBnFtdcaHgb7fqjUD4gKyxtkwKbuRhPvvoTDHV&#10;9spbumShEBHCPkUFZQhNKqXPSzLo+7Yhjt7BOoMhSldI7fAa4aaWgyT5lgYrjgslNvRTUn7KzkbB&#10;el/9r8byvtS4zE6b4+H3Nrg7pbqf7WICIlAb3uFXe60VDMfw/BJ/gJ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FwxKsMAAADbAAAADwAAAAAAAAAAAAAAAACYAgAAZHJzL2Rv&#10;d25yZXYueG1sUEsFBgAAAAAEAAQA9QAAAIgDAAAAAA==&#10;" filled="f" fillcolor="silver" stroked="f">
                  <v:textbox inset="0,0,0,0">
                    <w:txbxContent>
                      <w:p w14:paraId="5E174EA9"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2" o:spid="_x0000_s1133" type="#_x0000_t202" style="position:absolute;left:20504;top:9455;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rysIA&#10;AADbAAAADwAAAGRycy9kb3ducmV2LnhtbERPy2rCQBTdF/yH4Qrd1YlSSo2OIqIQ2lWjm+5uM9ck&#10;mrkTZsY8/PrOotDl4bzX28E0oiPna8sK5rMEBHFhdc2lgvPp+PIOwgdkjY1lUjCSh+1m8rTGVNue&#10;v6jLQyliCPsUFVQhtKmUvqjIoJ/ZljhyF+sMhghdKbXDPoabRi6S5E0arDk2VNjSvqLilt+Nguyn&#10;/j4u5eOg8ZDfPq6Xz3HxcEo9T4fdCkSgIfyL/9yZVvAa18cv8Q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OvKwgAAANsAAAAPAAAAAAAAAAAAAAAAAJgCAABkcnMvZG93&#10;bnJldi54bWxQSwUGAAAAAAQABAD1AAAAhwMAAAAA&#10;" filled="f" fillcolor="silver" stroked="f">
                  <v:textbox inset="0,0,0,0">
                    <w:txbxContent>
                      <w:p w14:paraId="6DC8B553" w14:textId="77777777" w:rsidR="0091186F" w:rsidRPr="00F435CB" w:rsidRDefault="0091186F" w:rsidP="00F435CB">
                        <w:pPr>
                          <w:jc w:val="both"/>
                          <w:rPr>
                            <w:sz w:val="24"/>
                            <w:lang w:val="de-DE"/>
                          </w:rPr>
                        </w:pPr>
                        <w:r w:rsidRPr="00F435CB">
                          <w:rPr>
                            <w:sz w:val="24"/>
                            <w:lang w:val="de-DE"/>
                          </w:rPr>
                          <w:t>y</w:t>
                        </w:r>
                        <w:r w:rsidRPr="00F435CB">
                          <w:rPr>
                            <w:sz w:val="24"/>
                            <w:vertAlign w:val="subscript"/>
                            <w:lang w:val="de-DE"/>
                          </w:rPr>
                          <w:t>1</w:t>
                        </w:r>
                      </w:p>
                    </w:txbxContent>
                  </v:textbox>
                </v:shape>
                <v:shape id="Text Box 173" o:spid="_x0000_s1134" type="#_x0000_t202" style="position:absolute;left:25844;top:20497;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OUcUA&#10;AADbAAAADwAAAGRycy9kb3ducmV2LnhtbESPQWvCQBSE7wX/w/KE3pqNUkpNs4qIgrSnRi/entln&#10;kpp9G3a3JvHXdwuFHoeZ+YbJV4NpxY2cbywrmCUpCOLS6oYrBcfD7ukVhA/IGlvLpGAkD6vl5CHH&#10;TNueP+lWhEpECPsMFdQhdJmUvqzJoE9sRxy9i3UGQ5SuktphH+GmlfM0fZEGG44LNXa0qam8Ft9G&#10;wf7cnHYLed9q3BbX96/Lxzi/O6Uep8P6DUSgIfyH/9p7reB5Br9f4g+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LE5RxQAAANsAAAAPAAAAAAAAAAAAAAAAAJgCAABkcnMv&#10;ZG93bnJldi54bWxQSwUGAAAAAAQABAD1AAAAigMAAAAA&#10;" filled="f" fillcolor="silver" stroked="f">
                  <v:textbox inset="0,0,0,0">
                    <w:txbxContent>
                      <w:p w14:paraId="2066B8E7"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v:textbox>
                </v:shape>
                <v:shape id="Text Box 174" o:spid="_x0000_s1135" type="#_x0000_t202" style="position:absolute;left:20510;top:12306;width:1327;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7QJsQA&#10;AADbAAAADwAAAGRycy9kb3ducmV2LnhtbESPQWvCQBSE74L/YXlCb83GIFJTVymiIPXUtBdvr9ln&#10;kpp9G3ZXjf76riB4HGbmG2a+7E0rzuR8Y1nBOElBEJdWN1wp+PnevL6B8AFZY2uZFFzJw3IxHMwx&#10;1/bCX3QuQiUihH2OCuoQulxKX9Zk0Ce2I47ewTqDIUpXSe3wEuGmlVmaTqXBhuNCjR2taiqPxcko&#10;2P42+81M3tYa18Xx8++wu2Y3p9TLqP94BxGoD8/wo73VCiYZ3L/EHy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0CbEAAAA2wAAAA8AAAAAAAAAAAAAAAAAmAIAAGRycy9k&#10;b3ducmV2LnhtbFBLBQYAAAAABAAEAPUAAACJAwAAAAA=&#10;" filled="f" fillcolor="silver" stroked="f">
                  <v:textbox inset="0,0,0,0">
                    <w:txbxContent>
                      <w:p w14:paraId="0F6C3DE5" w14:textId="77777777" w:rsidR="0091186F" w:rsidRPr="00F435CB" w:rsidRDefault="0091186F" w:rsidP="00F435CB">
                        <w:pPr>
                          <w:jc w:val="both"/>
                          <w:rPr>
                            <w:sz w:val="24"/>
                            <w:lang w:val="de-DE"/>
                          </w:rPr>
                        </w:pPr>
                        <w:r w:rsidRPr="00F435CB">
                          <w:rPr>
                            <w:sz w:val="24"/>
                            <w:lang w:val="de-DE"/>
                          </w:rPr>
                          <w:t>y</w:t>
                        </w:r>
                        <w:r>
                          <w:rPr>
                            <w:sz w:val="24"/>
                            <w:vertAlign w:val="subscript"/>
                            <w:lang w:val="de-DE"/>
                          </w:rPr>
                          <w:t>2</w:t>
                        </w:r>
                      </w:p>
                    </w:txbxContent>
                  </v:textbox>
                </v:shape>
                <v:shape id="Text Box 175" o:spid="_x0000_s1136" type="#_x0000_t202" style="position:absolute;left:25800;top:8731;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J1vcUA&#10;AADbAAAADwAAAGRycy9kb3ducmV2LnhtbESPT2vCQBTE7wW/w/IEb3XjH4qN2YgUBbGnxl56e80+&#10;k2j2bdjdavTTdwsFj8PM/IbJVr1pxYWcbywrmIwTEMSl1Q1XCj4P2+cFCB+QNbaWScGNPKzywVOG&#10;qbZX/qBLESoRIexTVFCH0KVS+rImg35sO+LoHa0zGKJ0ldQOrxFuWjlNkhdpsOG4UGNHbzWV5+LH&#10;KNh9N1/bV3nfaNwU5/3p+H6b3p1So2G/XoII1IdH+L+90wrmM/j7En+AzH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snW9xQAAANsAAAAPAAAAAAAAAAAAAAAAAJgCAABkcnMv&#10;ZG93bnJldi54bWxQSwUGAAAAAAQABAD1AAAAigMAAAAA&#10;" filled="f" fillcolor="silver" stroked="f">
                  <v:textbox inset="0,0,0,0">
                    <w:txbxContent>
                      <w:p w14:paraId="7C64FB79"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v:textbox>
                </v:shape>
                <v:shape id="Text Box 176" o:spid="_x0000_s1137" type="#_x0000_t202" style="position:absolute;left:25838;top:3454;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vtycUA&#10;AADbAAAADwAAAGRycy9kb3ducmV2LnhtbESPQWvCQBSE74X+h+UVvNVNRUpNXaWIgWBPjV68PbPP&#10;JDX7NuyuJvHXdwuFHoeZ+YZZrgfTihs531hW8DJNQBCXVjdcKTjss+c3ED4ga2wtk4KRPKxXjw9L&#10;TLXt+YtuRahEhLBPUUEdQpdK6cuaDPqp7Yijd7bOYIjSVVI77CPctHKWJK/SYMNxocaONjWVl+Jq&#10;FOSn5pgt5H2rcVtcdt/nz3F2d0pNnoaPdxCBhvAf/mvnWsF8Dr9f4g+Qq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W+3JxQAAANsAAAAPAAAAAAAAAAAAAAAAAJgCAABkcnMv&#10;ZG93bnJldi54bWxQSwUGAAAAAAQABAD1AAAAigMAAAAA&#10;" filled="f" fillcolor="silver" stroked="f">
                  <v:textbox inset="0,0,0,0">
                    <w:txbxContent>
                      <w:p w14:paraId="11234DC9"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7" o:spid="_x0000_s1138" type="#_x0000_t202" style="position:absolute;left:41840;top:17170;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dIUsQA&#10;AADbAAAADwAAAGRycy9kb3ducmV2LnhtbESPQWvCQBSE7wX/w/IEb3WjaLExG5GiIPbU2Etvr9ln&#10;Es2+Dbtbjf76bqHgcZiZb5hs1ZtWXMj5xrKCyTgBQVxa3XCl4POwfV6A8AFZY2uZFNzIwyofPGWY&#10;anvlD7oUoRIRwj5FBXUIXSqlL2sy6Me2I47e0TqDIUpXSe3wGuGmldMkeZEGG44LNXb0VlN5Ln6M&#10;gt1387V9lfeNxk1x3p+O77fp3Sk1GvbrJYhAfXiE/9s7rWA2h7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XSFLEAAAA2wAAAA8AAAAAAAAAAAAAAAAAmAIAAGRycy9k&#10;b3ducmV2LnhtbFBLBQYAAAAABAAEAPUAAACJAwAAAAA=&#10;" filled="f" fillcolor="silver" stroked="f">
                  <v:textbox inset="0,0,0,0">
                    <w:txbxContent>
                      <w:p w14:paraId="4F251962"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8" o:spid="_x0000_s1139" type="#_x0000_t202" style="position:absolute;left:2768;top:9975;width:1416;height:158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WJcUA&#10;AADbAAAADwAAAGRycy9kb3ducmV2LnhtbESPQWvCQBSE7wX/w/KE3urGUKRNXYOUCNKeGnvx9sw+&#10;kzTZt2F3q9Ff3xWEHoeZ+YZZ5qPpxYmcby0rmM8SEMSV1S3XCr53m6cXED4ga+wtk4ILechXk4cl&#10;Ztqe+YtOZahFhLDPUEETwpBJ6auGDPqZHYijd7TOYIjS1VI7PEe46WWaJAtpsOW40OBA7w1VXflr&#10;FGwP7X7zKq+FxqLsPn6On5f06pR6nI7rNxCBxvAfvre3WsHzAm5f4g+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xdYlxQAAANsAAAAPAAAAAAAAAAAAAAAAAJgCAABkcnMv&#10;ZG93bnJldi54bWxQSwUGAAAAAAQABAD1AAAAigMAAAAA&#10;" filled="f" fillcolor="silver" stroked="f">
                  <v:textbox inset="0,0,0,0">
                    <w:txbxContent>
                      <w:p w14:paraId="38608E5B" w14:textId="77777777" w:rsidR="0091186F" w:rsidRPr="00F435CB" w:rsidRDefault="0091186F" w:rsidP="00F435CB">
                        <w:pPr>
                          <w:jc w:val="both"/>
                          <w:rPr>
                            <w:sz w:val="24"/>
                            <w:lang w:val="de-DE"/>
                          </w:rPr>
                        </w:pPr>
                        <w:r>
                          <w:rPr>
                            <w:sz w:val="24"/>
                            <w:lang w:val="de-DE"/>
                          </w:rPr>
                          <w:t>u</w:t>
                        </w:r>
                        <w:r w:rsidRPr="00F435CB">
                          <w:rPr>
                            <w:sz w:val="24"/>
                            <w:vertAlign w:val="subscript"/>
                            <w:lang w:val="de-DE"/>
                          </w:rPr>
                          <w:t>1</w:t>
                        </w:r>
                      </w:p>
                    </w:txbxContent>
                  </v:textbox>
                </v:shape>
                <v:shape id="Text Box 179" o:spid="_x0000_s1140" type="#_x0000_t202" style="position:absolute;left:42087;top:21259;width:1416;height:158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lzvsQA&#10;AADbAAAADwAAAGRycy9kb3ducmV2LnhtbESPQWvCQBSE7wX/w/IEb3WjiLUxG5GiIPbU2Etvr9ln&#10;Es2+Dbtbjf76bqHgcZiZb5hs1ZtWXMj5xrKCyTgBQVxa3XCl4POwfV6A8AFZY2uZFNzIwyofPGWY&#10;anvlD7oUoRIRwj5FBXUIXSqlL2sy6Me2I47e0TqDIUpXSe3wGuGmldMkmUuDDceFGjt6q6k8Fz9G&#10;we67+dq+yvtG46Y470/H99v07pQaDfv1EkSgPjzC/+2dVjB7gb8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Jc77EAAAA2wAAAA8AAAAAAAAAAAAAAAAAmAIAAGRycy9k&#10;b3ducmV2LnhtbFBLBQYAAAAABAAEAPUAAACJAwAAAAA=&#10;" filled="f" fillcolor="silver" stroked="f">
                  <v:textbox inset="0,0,0,0">
                    <w:txbxContent>
                      <w:p w14:paraId="5CFC1FD8" w14:textId="77777777" w:rsidR="0091186F" w:rsidRPr="00F435CB" w:rsidRDefault="0091186F" w:rsidP="00F435CB">
                        <w:pPr>
                          <w:jc w:val="both"/>
                          <w:rPr>
                            <w:sz w:val="24"/>
                            <w:lang w:val="de-DE"/>
                          </w:rPr>
                        </w:pPr>
                        <w:r>
                          <w:rPr>
                            <w:sz w:val="24"/>
                            <w:lang w:val="de-DE"/>
                          </w:rPr>
                          <w:t>u</w:t>
                        </w:r>
                        <w:r>
                          <w:rPr>
                            <w:sz w:val="24"/>
                            <w:vertAlign w:val="subscript"/>
                            <w:lang w:val="de-DE"/>
                          </w:rPr>
                          <w:t>2</w:t>
                        </w:r>
                      </w:p>
                    </w:txbxContent>
                  </v:textbox>
                </v:shape>
                <v:shape id="Freeform 180" o:spid="_x0000_s1141" style="position:absolute;left:10744;top:10547;width:7099;height:1568;visibility:visible;mso-wrap-style:square;v-text-anchor:top" coordsize="1118,24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TtFsAA&#10;AADbAAAADwAAAGRycy9kb3ducmV2LnhtbERPTYvCMBC9C/6HMMLeNFWkSNcoriIuLAhWhT0OzdiU&#10;bSa1idr99+YgeHy87/mys7W4U+srxwrGowQEceF0xaWC03E7nIHwAVlj7ZgU/JOH5aLfm2Om3YMP&#10;dM9DKWII+wwVmBCaTEpfGLLoR64hjtzFtRZDhG0pdYuPGG5rOUmSVFqsODYYbGhtqPjLb1YByfT8&#10;5S/n0qTp/ve62h3pZ7NR6mPQrT5BBOrCW/xyf2sF0zg2fok/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TtFsAAAADbAAAADwAAAAAAAAAAAAAAAACYAgAAZHJzL2Rvd25y&#10;ZXYueG1sUEsFBgAAAAAEAAQA9QAAAIUDAAAAAA==&#10;" path="m8,247l,,1118,e" filled="f" strokecolor="gray" strokeweight="1.5pt">
                  <v:stroke dashstyle="1 1"/>
                  <v:path arrowok="t" o:connecttype="custom" o:connectlocs="5080,156845;0,0;709930,0" o:connectangles="0,0,0"/>
                </v:shape>
                <w10:anchorlock/>
              </v:group>
            </w:pict>
          </mc:Fallback>
        </mc:AlternateContent>
      </w:r>
    </w:p>
    <w:p w14:paraId="5D062C08" w14:textId="77777777" w:rsidR="00DE0F9D" w:rsidRPr="00DE0F9D" w:rsidRDefault="00DE0F9D" w:rsidP="00DE0F9D">
      <w:pPr>
        <w:pStyle w:val="Textkrper"/>
        <w:jc w:val="center"/>
        <w:rPr>
          <w:b/>
        </w:rPr>
      </w:pPr>
      <w:bookmarkStart w:id="248" w:name="_Ref249423003"/>
      <w:r w:rsidRPr="00DE0F9D">
        <w:rPr>
          <w:b/>
        </w:rPr>
        <w:t xml:space="preserve">Figure </w:t>
      </w:r>
      <w:r w:rsidRPr="00DE0F9D">
        <w:rPr>
          <w:b/>
        </w:rPr>
        <w:fldChar w:fldCharType="begin"/>
      </w:r>
      <w:r w:rsidRPr="00DE0F9D">
        <w:rPr>
          <w:b/>
        </w:rPr>
        <w:instrText xml:space="preserve"> SEQ Figure \* ARABIC </w:instrText>
      </w:r>
      <w:r w:rsidRPr="00DE0F9D">
        <w:rPr>
          <w:b/>
        </w:rPr>
        <w:fldChar w:fldCharType="separate"/>
      </w:r>
      <w:r w:rsidR="0059498C">
        <w:rPr>
          <w:b/>
          <w:noProof/>
        </w:rPr>
        <w:t>7</w:t>
      </w:r>
      <w:r w:rsidRPr="00DE0F9D">
        <w:rPr>
          <w:b/>
        </w:rPr>
        <w:fldChar w:fldCharType="end"/>
      </w:r>
      <w:bookmarkEnd w:id="248"/>
      <w:r w:rsidRPr="001359D6">
        <w:rPr>
          <w:rStyle w:val="Formatvorlagecaption-text105pt"/>
        </w:rPr>
        <w:t xml:space="preserve">: </w:t>
      </w:r>
      <w:r w:rsidRPr="00DE0F9D">
        <w:rPr>
          <w:rStyle w:val="Formatvorlagecaption-text105ptNichtFett"/>
          <w:b w:val="0"/>
        </w:rPr>
        <w:t>E</w:t>
      </w:r>
      <w:r w:rsidR="001A3979">
        <w:rPr>
          <w:rStyle w:val="Formatvorlagecaption-text105ptNichtFett"/>
          <w:b w:val="0"/>
        </w:rPr>
        <w:t xml:space="preserve">xample of three </w:t>
      </w:r>
      <w:r w:rsidRPr="00DE0F9D">
        <w:rPr>
          <w:rStyle w:val="Formatvorlagecaption-text105ptNichtFett"/>
          <w:b w:val="0"/>
        </w:rPr>
        <w:t>connected FMU</w:t>
      </w:r>
      <w:r w:rsidR="001A3979">
        <w:rPr>
          <w:rStyle w:val="Formatvorlagecaption-text105ptNichtFett"/>
          <w:b w:val="0"/>
        </w:rPr>
        <w:t xml:space="preserve"> instance</w:t>
      </w:r>
      <w:r w:rsidRPr="00DE0F9D">
        <w:rPr>
          <w:rStyle w:val="Formatvorlagecaption-text105ptNichtFett"/>
          <w:b w:val="0"/>
        </w:rPr>
        <w:t>s.</w:t>
      </w:r>
    </w:p>
    <w:p w14:paraId="50D41170" w14:textId="77777777" w:rsidR="00997898" w:rsidRDefault="00F17855" w:rsidP="00C00BE1">
      <w:pPr>
        <w:pStyle w:val="Textkrper"/>
      </w:pPr>
      <w:r>
        <w:t xml:space="preserve">In order that the model equations of the connected FMUs can be constructed efficiently, element “directDependency” in “ScalarVariable” (see section </w:t>
      </w:r>
      <w:r>
        <w:fldChar w:fldCharType="begin"/>
      </w:r>
      <w:r>
        <w:instrText xml:space="preserve"> REF _Ref249423326 \r \h </w:instrText>
      </w:r>
      <w:r>
        <w:fldChar w:fldCharType="separate"/>
      </w:r>
      <w:r w:rsidR="0059498C">
        <w:t>3.3</w:t>
      </w:r>
      <w:r>
        <w:fldChar w:fldCharType="end"/>
      </w:r>
      <w:r>
        <w:t>) defines the direct dependency of every output variable from its input variables. In many cases, models of physical systems do not have a direct dependency from their inputs and then connected FMUs do not lead to additional algebraic equation systems.</w:t>
      </w:r>
      <w:r w:rsidR="00997898">
        <w:t xml:space="preserve"> Still, it is </w:t>
      </w:r>
      <w:r w:rsidR="002E45B5">
        <w:t>often</w:t>
      </w:r>
      <w:r w:rsidR="00997898">
        <w:t xml:space="preserve"> non-trivial to determine the correct evaluation sequence of </w:t>
      </w:r>
      <w:r w:rsidR="00997898" w:rsidRPr="00997898">
        <w:rPr>
          <w:rStyle w:val="CODE"/>
        </w:rPr>
        <w:t>fmiSetXXX</w:t>
      </w:r>
      <w:r w:rsidR="00997898">
        <w:t xml:space="preserve"> and </w:t>
      </w:r>
      <w:r w:rsidR="00997898" w:rsidRPr="00997898">
        <w:rPr>
          <w:rStyle w:val="CODE"/>
        </w:rPr>
        <w:t>fmiGetXXX</w:t>
      </w:r>
      <w:r w:rsidR="00997898">
        <w:t xml:space="preserve"> function calls. If algebraic equations</w:t>
      </w:r>
      <w:r w:rsidR="002E45B5">
        <w:t xml:space="preserve"> occur</w:t>
      </w:r>
      <w:r w:rsidR="007A12E7">
        <w:t xml:space="preserve"> it is most simple to utilize</w:t>
      </w:r>
      <w:r w:rsidR="00997898">
        <w:t xml:space="preserve"> a DAE (Differential-Algebraic-Equation) integrator. Otherwise, also an ODE (Ordinary-Differential-Equation) integrator can be used, provided an additional algebraic equation solver is used to compute the unknowns of the algebraic equation systems.</w:t>
      </w:r>
    </w:p>
    <w:p w14:paraId="72ADCA0E" w14:textId="77777777" w:rsidR="00DE0F9D" w:rsidRDefault="00997898" w:rsidP="00997898">
      <w:pPr>
        <w:pStyle w:val="Textkrper-Zeileneinzug"/>
      </w:pPr>
      <w:r>
        <w:t xml:space="preserve">The different variants are sketched at hand of the example from </w:t>
      </w:r>
      <w:r w:rsidRPr="00997898">
        <w:rPr>
          <w:b/>
        </w:rPr>
        <w:fldChar w:fldCharType="begin"/>
      </w:r>
      <w:r w:rsidRPr="00997898">
        <w:rPr>
          <w:b/>
        </w:rPr>
        <w:instrText xml:space="preserve"> REF _Ref249423003 \h </w:instrText>
      </w:r>
      <w:r>
        <w:rPr>
          <w:b/>
        </w:rPr>
        <w:instrText xml:space="preserve"> \* MERGEFORMAT </w:instrText>
      </w:r>
      <w:r w:rsidRPr="00997898">
        <w:rPr>
          <w:b/>
        </w:rPr>
      </w:r>
      <w:r w:rsidRPr="00997898">
        <w:rPr>
          <w:b/>
        </w:rPr>
        <w:fldChar w:fldCharType="separate"/>
      </w:r>
      <w:r w:rsidR="0059498C" w:rsidRPr="0059498C">
        <w:t xml:space="preserve">Figure </w:t>
      </w:r>
      <w:r w:rsidR="0059498C" w:rsidRPr="0059498C">
        <w:rPr>
          <w:noProof/>
        </w:rPr>
        <w:t>7</w:t>
      </w:r>
      <w:r w:rsidRPr="00997898">
        <w:rPr>
          <w:b/>
        </w:rPr>
        <w:fldChar w:fldCharType="end"/>
      </w:r>
      <w:r w:rsidRPr="00997898">
        <w:t xml:space="preserve">. </w:t>
      </w:r>
      <w:r>
        <w:t xml:space="preserve">For all variants, first the </w:t>
      </w:r>
      <w:r w:rsidRPr="00997898">
        <w:rPr>
          <w:u w:val="single"/>
        </w:rPr>
        <w:t>structure</w:t>
      </w:r>
      <w:r>
        <w:t xml:space="preserve"> of the equations have to be formulated that describe the connection structure, using the information from “directDependency” in “ScalarVariable”. </w:t>
      </w:r>
      <w:r w:rsidR="006738B9">
        <w:t xml:space="preserve">This is a special case of the technique of object-oriented modelling, see, e.g., </w:t>
      </w:r>
      <w:r w:rsidR="006738B9" w:rsidRPr="002E45B5">
        <w:rPr>
          <w:i/>
        </w:rPr>
        <w:t>Elmqvist (1978)</w:t>
      </w:r>
      <w:r w:rsidR="006738B9">
        <w:t xml:space="preserve">, or </w:t>
      </w:r>
      <w:r w:rsidR="006738B9" w:rsidRPr="002E45B5">
        <w:rPr>
          <w:i/>
        </w:rPr>
        <w:t>Otter (1999)</w:t>
      </w:r>
      <w:r w:rsidR="006738B9">
        <w:rPr>
          <w:i/>
        </w:rPr>
        <w:t xml:space="preserve">. </w:t>
      </w:r>
      <w:r>
        <w:t xml:space="preserve">For the example from </w:t>
      </w:r>
      <w:r w:rsidRPr="00997898">
        <w:rPr>
          <w:b/>
        </w:rPr>
        <w:fldChar w:fldCharType="begin"/>
      </w:r>
      <w:r w:rsidRPr="00997898">
        <w:rPr>
          <w:b/>
        </w:rPr>
        <w:instrText xml:space="preserve"> REF _Ref249423003 \h </w:instrText>
      </w:r>
      <w:r>
        <w:rPr>
          <w:b/>
        </w:rPr>
        <w:instrText xml:space="preserve"> \* MERGEFORMAT </w:instrText>
      </w:r>
      <w:r w:rsidRPr="00997898">
        <w:rPr>
          <w:b/>
        </w:rPr>
      </w:r>
      <w:r w:rsidRPr="00997898">
        <w:rPr>
          <w:b/>
        </w:rPr>
        <w:fldChar w:fldCharType="separate"/>
      </w:r>
      <w:r w:rsidR="0059498C" w:rsidRPr="0059498C">
        <w:t xml:space="preserve">Figure </w:t>
      </w:r>
      <w:r w:rsidR="0059498C" w:rsidRPr="0059498C">
        <w:rPr>
          <w:noProof/>
        </w:rPr>
        <w:t>7</w:t>
      </w:r>
      <w:r w:rsidRPr="00997898">
        <w:rPr>
          <w:b/>
        </w:rPr>
        <w:fldChar w:fldCharType="end"/>
      </w:r>
      <w:r>
        <w:rPr>
          <w:b/>
        </w:rPr>
        <w:t>,</w:t>
      </w:r>
      <w:r>
        <w:t xml:space="preserve"> the equation structure can be defined as (e.g. the first equation states, that the output y1 of A can be computed from the inputs u1 and u2 from A, and from the states of A. The latter information is not explicitly visible, since it is irrelevant for the sorting procedure):</w:t>
      </w:r>
    </w:p>
    <w:p w14:paraId="102D6929" w14:textId="77777777" w:rsidR="00F435CB" w:rsidRDefault="00F435CB" w:rsidP="00F435CB">
      <w:pPr>
        <w:pStyle w:val="CODEF"/>
        <w:ind w:left="720"/>
      </w:pPr>
      <w:r>
        <w:t>// Component equations</w:t>
      </w:r>
    </w:p>
    <w:p w14:paraId="3927F6ED" w14:textId="77777777" w:rsidR="00F435CB" w:rsidRDefault="00F435CB" w:rsidP="00F435CB">
      <w:pPr>
        <w:pStyle w:val="CODE1"/>
        <w:ind w:left="720"/>
      </w:pPr>
      <w:r>
        <w:t>A.y1 = fA1(A.u1, A.u2)</w:t>
      </w:r>
    </w:p>
    <w:p w14:paraId="4D38C24E" w14:textId="77777777" w:rsidR="00F435CB" w:rsidRDefault="001D5DEF" w:rsidP="00F435CB">
      <w:pPr>
        <w:pStyle w:val="CODE1"/>
        <w:ind w:left="720"/>
      </w:pPr>
      <w:r>
        <w:t>B.y1 = fB1(B.u2</w:t>
      </w:r>
      <w:r w:rsidR="00F435CB">
        <w:t>)</w:t>
      </w:r>
    </w:p>
    <w:p w14:paraId="15830CDF" w14:textId="77777777" w:rsidR="00F435CB" w:rsidRDefault="00F435CB" w:rsidP="00F435CB">
      <w:pPr>
        <w:pStyle w:val="CODE1"/>
        <w:ind w:left="720"/>
      </w:pPr>
      <w:r>
        <w:t>B.y2 = fB2(B.u2)</w:t>
      </w:r>
    </w:p>
    <w:p w14:paraId="5F917504" w14:textId="77777777" w:rsidR="00F435CB" w:rsidRDefault="00F435CB" w:rsidP="00F435CB">
      <w:pPr>
        <w:pStyle w:val="CODE1"/>
        <w:ind w:left="720"/>
      </w:pPr>
      <w:r>
        <w:t>C.y1 = fC1(</w:t>
      </w:r>
      <w:r w:rsidR="001D5DEF">
        <w:t>C.u1</w:t>
      </w:r>
      <w:r>
        <w:t>)</w:t>
      </w:r>
    </w:p>
    <w:p w14:paraId="6A430885" w14:textId="77777777" w:rsidR="00F435CB" w:rsidRDefault="00F435CB" w:rsidP="00F435CB">
      <w:pPr>
        <w:pStyle w:val="CODE1"/>
        <w:ind w:left="720"/>
      </w:pPr>
      <w:r>
        <w:t>C.y2 = fC2(C.u1)</w:t>
      </w:r>
    </w:p>
    <w:p w14:paraId="28AAD000" w14:textId="77777777" w:rsidR="00F435CB" w:rsidRDefault="00F435CB" w:rsidP="00F435CB">
      <w:pPr>
        <w:pStyle w:val="CODE1"/>
        <w:ind w:left="720"/>
      </w:pPr>
    </w:p>
    <w:p w14:paraId="3BFA693D" w14:textId="77777777" w:rsidR="00F435CB" w:rsidRDefault="00F435CB" w:rsidP="00F435CB">
      <w:pPr>
        <w:pStyle w:val="CODE1"/>
        <w:ind w:left="720"/>
      </w:pPr>
      <w:r>
        <w:t>// Connection equations</w:t>
      </w:r>
    </w:p>
    <w:p w14:paraId="10A42FD1" w14:textId="77777777" w:rsidR="00F435CB" w:rsidRDefault="00F37E1E" w:rsidP="00F435CB">
      <w:pPr>
        <w:pStyle w:val="CODE1"/>
        <w:ind w:left="720"/>
      </w:pPr>
      <w:r>
        <w:t>A</w:t>
      </w:r>
      <w:r w:rsidR="00F435CB">
        <w:t xml:space="preserve">.u1 = </w:t>
      </w:r>
      <w:r>
        <w:t>C.y1</w:t>
      </w:r>
    </w:p>
    <w:p w14:paraId="05CB1290" w14:textId="77777777" w:rsidR="00F37E1E" w:rsidRDefault="00F37E1E" w:rsidP="00F435CB">
      <w:pPr>
        <w:pStyle w:val="CODE1"/>
        <w:ind w:left="720"/>
      </w:pPr>
      <w:r>
        <w:t>A.u2 = B.y1</w:t>
      </w:r>
    </w:p>
    <w:p w14:paraId="5A93C32D" w14:textId="77777777" w:rsidR="00F37E1E" w:rsidRDefault="00F37E1E" w:rsidP="00F435CB">
      <w:pPr>
        <w:pStyle w:val="CODE1"/>
        <w:ind w:left="720"/>
      </w:pPr>
      <w:r>
        <w:t>B.u1 = A.y1</w:t>
      </w:r>
    </w:p>
    <w:p w14:paraId="71B37D45" w14:textId="77777777" w:rsidR="00F37E1E" w:rsidRDefault="00F37E1E" w:rsidP="00F435CB">
      <w:pPr>
        <w:pStyle w:val="CODE1"/>
        <w:ind w:left="720"/>
      </w:pPr>
      <w:r>
        <w:t>B.u2 = C.y2</w:t>
      </w:r>
    </w:p>
    <w:p w14:paraId="0DD9BDCD" w14:textId="77777777" w:rsidR="00F37E1E" w:rsidRDefault="00F37E1E" w:rsidP="00F435CB">
      <w:pPr>
        <w:pStyle w:val="CODE1"/>
        <w:ind w:left="720"/>
      </w:pPr>
      <w:r>
        <w:t>C.u1 = B.y2</w:t>
      </w:r>
    </w:p>
    <w:p w14:paraId="75530D27" w14:textId="77777777" w:rsidR="00FE2B64" w:rsidRDefault="00FE2B64" w:rsidP="00C00BE1">
      <w:pPr>
        <w:pStyle w:val="Textkrper"/>
      </w:pPr>
      <w:r>
        <w:t xml:space="preserve">This set of equations can be directly formulated as </w:t>
      </w:r>
      <w:r w:rsidR="00F17855">
        <w:t xml:space="preserve">a </w:t>
      </w:r>
      <w:r>
        <w:t xml:space="preserve">DAE consisting of the state derivative equations of A, B, C and </w:t>
      </w:r>
      <w:r w:rsidR="00F17855">
        <w:t xml:space="preserve">of </w:t>
      </w:r>
      <w:r w:rsidR="00F17855" w:rsidRPr="00F17855">
        <w:rPr>
          <w:u w:val="single"/>
        </w:rPr>
        <w:t>five</w:t>
      </w:r>
      <w:r>
        <w:t xml:space="preserve"> additional algebraic equations (= connection equations formulated in residue form, such as “</w:t>
      </w:r>
      <w:r w:rsidRPr="00FE2B64">
        <w:rPr>
          <w:rStyle w:val="CODE"/>
        </w:rPr>
        <w:t>residue1 = A.u1 – C.y1</w:t>
      </w:r>
      <w:r>
        <w:t>” and using all inputs as algebraic unknowns of the DAE).</w:t>
      </w:r>
    </w:p>
    <w:p w14:paraId="0E2C8D67" w14:textId="77777777" w:rsidR="00F17855" w:rsidRDefault="00F17855" w:rsidP="00F17855">
      <w:pPr>
        <w:pStyle w:val="Textkrper-Zeileneinzug"/>
      </w:pPr>
      <w:r>
        <w:t>It is also possible to reduce the dimension of the algebraic equation system</w:t>
      </w:r>
      <w:r w:rsidR="00997898">
        <w:t xml:space="preserve"> to arrive at a DAE of a smaller dimension, or to u</w:t>
      </w:r>
      <w:r>
        <w:t xml:space="preserve">se an ODE solver. This requires to sort the </w:t>
      </w:r>
      <w:r w:rsidR="00997898">
        <w:t xml:space="preserve">structural equations above. This can be </w:t>
      </w:r>
      <w:r w:rsidR="00997898">
        <w:lastRenderedPageBreak/>
        <w:t>performed with the algorithms as used in object-oriented modelling. Especially,</w:t>
      </w:r>
      <w:r w:rsidR="007A12E7">
        <w:t xml:space="preserve"> “BLT” (Block-Lower-</w:t>
      </w:r>
      <w:r w:rsidR="006738B9">
        <w:t xml:space="preserve">Triangular) transformation can be </w:t>
      </w:r>
      <w:r w:rsidR="007A12E7">
        <w:t>used to sort t</w:t>
      </w:r>
      <w:r w:rsidR="006738B9">
        <w:t>he equations and “Tearing” can be</w:t>
      </w:r>
      <w:r w:rsidR="007A12E7">
        <w:t xml:space="preserve"> used to reduce the dimensions of the remaining algebraic equation systems. The details of t</w:t>
      </w:r>
      <w:r w:rsidR="002E45B5">
        <w:t xml:space="preserve">hese algorithms can be found, e.g., in </w:t>
      </w:r>
      <w:r w:rsidR="002E45B5" w:rsidRPr="002E45B5">
        <w:rPr>
          <w:i/>
        </w:rPr>
        <w:t>Elmqvist (1978)</w:t>
      </w:r>
      <w:r w:rsidR="002E45B5">
        <w:t xml:space="preserve">, section 5.2, or </w:t>
      </w:r>
      <w:r w:rsidR="002E45B5" w:rsidRPr="002E45B5">
        <w:rPr>
          <w:i/>
        </w:rPr>
        <w:t>Otter (1999)</w:t>
      </w:r>
      <w:r w:rsidR="002E45B5">
        <w:t>. A third alternative is to not support algebraic equations of connected FMUs and use a pure ODE solver. In the latter case it is sufficient to use the “strongConnect” algorithm of Tarjan</w:t>
      </w:r>
      <w:r w:rsidR="002E45B5">
        <w:rPr>
          <w:rStyle w:val="Funotenzeichen"/>
        </w:rPr>
        <w:footnoteReference w:id="7"/>
      </w:r>
      <w:r w:rsidR="002E45B5">
        <w:t xml:space="preserve">, see </w:t>
      </w:r>
      <w:r w:rsidR="002E45B5" w:rsidRPr="002E45B5">
        <w:rPr>
          <w:i/>
        </w:rPr>
        <w:t>Tarjan (1972)</w:t>
      </w:r>
      <w:r w:rsidR="002E45B5">
        <w:t xml:space="preserve"> or </w:t>
      </w:r>
      <w:r w:rsidR="002E45B5" w:rsidRPr="002E45B5">
        <w:rPr>
          <w:i/>
        </w:rPr>
        <w:t>Elmqvist (1978)</w:t>
      </w:r>
      <w:r w:rsidR="002E45B5">
        <w:t>. Using BLT on the example above results in:</w:t>
      </w:r>
    </w:p>
    <w:p w14:paraId="5E396230" w14:textId="77777777" w:rsidR="001D5DEF" w:rsidRPr="001D5DEF" w:rsidRDefault="001D5DEF" w:rsidP="001D5DEF">
      <w:pPr>
        <w:pStyle w:val="CODEF"/>
        <w:ind w:left="720"/>
      </w:pPr>
      <w:r>
        <w:t>// Algebraic system of equations (unknowns: B.u2, C.u1)</w:t>
      </w:r>
    </w:p>
    <w:p w14:paraId="5A78A700" w14:textId="77777777" w:rsidR="001D5DEF" w:rsidRDefault="001D5DEF" w:rsidP="00F37E1E">
      <w:pPr>
        <w:pStyle w:val="CODE1"/>
        <w:ind w:left="720"/>
      </w:pPr>
      <w:r>
        <w:t xml:space="preserve">B.y2 </w:t>
      </w:r>
      <w:r w:rsidR="00F17855">
        <w:t>:</w:t>
      </w:r>
      <w:r>
        <w:t>= fB2(B.u2)</w:t>
      </w:r>
    </w:p>
    <w:p w14:paraId="61AB837D" w14:textId="77777777" w:rsidR="00F37E1E" w:rsidRDefault="001D5DEF" w:rsidP="00F37E1E">
      <w:pPr>
        <w:pStyle w:val="CODE1"/>
        <w:ind w:left="720"/>
      </w:pPr>
      <w:r>
        <w:t xml:space="preserve">C.y2 </w:t>
      </w:r>
      <w:r w:rsidR="00F17855">
        <w:t>:</w:t>
      </w:r>
      <w:r>
        <w:t>= fC2(C.u1)</w:t>
      </w:r>
    </w:p>
    <w:p w14:paraId="0BE0401C" w14:textId="77777777" w:rsidR="001D5DEF" w:rsidRPr="00A57824" w:rsidRDefault="00F17855" w:rsidP="00F37E1E">
      <w:pPr>
        <w:pStyle w:val="CODE1"/>
        <w:ind w:left="720"/>
        <w:rPr>
          <w:lang w:val="fr-FR"/>
        </w:rPr>
      </w:pPr>
      <w:r w:rsidRPr="00A57824">
        <w:rPr>
          <w:lang w:val="fr-FR"/>
        </w:rPr>
        <w:t>residue1 = B.u2 -</w:t>
      </w:r>
      <w:r w:rsidR="001D5DEF" w:rsidRPr="00A57824">
        <w:rPr>
          <w:lang w:val="fr-FR"/>
        </w:rPr>
        <w:t xml:space="preserve"> C.y2</w:t>
      </w:r>
    </w:p>
    <w:p w14:paraId="350822A7" w14:textId="77777777" w:rsidR="00F17855" w:rsidRPr="00A57824" w:rsidRDefault="00F17855" w:rsidP="00F37E1E">
      <w:pPr>
        <w:pStyle w:val="CODE1"/>
        <w:ind w:left="720"/>
        <w:rPr>
          <w:lang w:val="fr-FR"/>
        </w:rPr>
      </w:pPr>
      <w:r w:rsidRPr="00A57824">
        <w:rPr>
          <w:lang w:val="fr-FR"/>
        </w:rPr>
        <w:t>residue2 = C.u1 - B_y2</w:t>
      </w:r>
    </w:p>
    <w:p w14:paraId="14262827" w14:textId="77777777" w:rsidR="001D5DEF" w:rsidRPr="00A57824" w:rsidRDefault="001D5DEF" w:rsidP="00F37E1E">
      <w:pPr>
        <w:pStyle w:val="CODE1"/>
        <w:ind w:left="720"/>
        <w:rPr>
          <w:lang w:val="fr-FR"/>
        </w:rPr>
      </w:pPr>
    </w:p>
    <w:p w14:paraId="16DF1E96" w14:textId="77777777" w:rsidR="001D5DEF" w:rsidRDefault="001D5DEF" w:rsidP="00F37E1E">
      <w:pPr>
        <w:pStyle w:val="CODE1"/>
        <w:ind w:left="720"/>
      </w:pPr>
      <w:r>
        <w:t xml:space="preserve">// </w:t>
      </w:r>
      <w:r w:rsidR="00F17855">
        <w:t>S</w:t>
      </w:r>
      <w:r>
        <w:t>equence of equations</w:t>
      </w:r>
    </w:p>
    <w:p w14:paraId="08A51FBC" w14:textId="77777777" w:rsidR="001D5DEF" w:rsidRDefault="001D5DEF" w:rsidP="001D5DEF">
      <w:pPr>
        <w:pStyle w:val="CODE1"/>
        <w:ind w:left="720"/>
      </w:pPr>
      <w:r>
        <w:t>B.u2 := C.y2</w:t>
      </w:r>
    </w:p>
    <w:p w14:paraId="41BF2E76" w14:textId="77777777" w:rsidR="001D5DEF" w:rsidRDefault="001D5DEF" w:rsidP="001D5DEF">
      <w:pPr>
        <w:pStyle w:val="CODE1"/>
        <w:ind w:left="720"/>
      </w:pPr>
      <w:r>
        <w:t>B.y1 := fB1(B.u2)</w:t>
      </w:r>
    </w:p>
    <w:p w14:paraId="5E66436D" w14:textId="77777777" w:rsidR="001D5DEF" w:rsidRDefault="001D5DEF" w:rsidP="00F37E1E">
      <w:pPr>
        <w:pStyle w:val="CODE1"/>
        <w:ind w:left="720"/>
      </w:pPr>
      <w:r>
        <w:t>C.y1 := fC1(C.u1)</w:t>
      </w:r>
    </w:p>
    <w:p w14:paraId="14358F48" w14:textId="77777777" w:rsidR="001D5DEF" w:rsidRDefault="001D5DEF" w:rsidP="00F37E1E">
      <w:pPr>
        <w:pStyle w:val="CODE1"/>
        <w:ind w:left="720"/>
      </w:pPr>
      <w:r>
        <w:t>A.u1 := C.y1</w:t>
      </w:r>
    </w:p>
    <w:p w14:paraId="65C67919" w14:textId="77777777" w:rsidR="001D5DEF" w:rsidRDefault="001D5DEF" w:rsidP="00F37E1E">
      <w:pPr>
        <w:pStyle w:val="CODE1"/>
        <w:ind w:left="720"/>
      </w:pPr>
      <w:r>
        <w:t>A.u2 := B.y1</w:t>
      </w:r>
    </w:p>
    <w:p w14:paraId="0A2099EA" w14:textId="77777777" w:rsidR="001D5DEF" w:rsidRDefault="001D5DEF" w:rsidP="00F37E1E">
      <w:pPr>
        <w:pStyle w:val="CODE1"/>
        <w:ind w:left="720"/>
      </w:pPr>
      <w:r>
        <w:t>A.y1 := fA1(A.u1, A.u2);</w:t>
      </w:r>
    </w:p>
    <w:p w14:paraId="1FBD53B7" w14:textId="77777777" w:rsidR="001D5DEF" w:rsidRDefault="001D5DEF" w:rsidP="001D5DEF">
      <w:pPr>
        <w:pStyle w:val="Textkrper"/>
      </w:pPr>
      <w:r>
        <w:t>The size of the algebraic system can be further reduced by tearing leading to:</w:t>
      </w:r>
    </w:p>
    <w:p w14:paraId="3D4165AD" w14:textId="77777777" w:rsidR="001D5DEF" w:rsidRPr="001D5DEF" w:rsidRDefault="001D5DEF" w:rsidP="001D5DEF">
      <w:pPr>
        <w:pStyle w:val="CODEF"/>
        <w:ind w:left="720"/>
      </w:pPr>
      <w:r>
        <w:t>// Teared algebraic system of equations (unknowns: B.u2)</w:t>
      </w:r>
    </w:p>
    <w:p w14:paraId="10E681A8" w14:textId="77777777" w:rsidR="001D5DEF" w:rsidRDefault="001D5DEF" w:rsidP="001D5DEF">
      <w:pPr>
        <w:pStyle w:val="CODE1"/>
        <w:ind w:left="720"/>
      </w:pPr>
      <w:r>
        <w:t>B.y2 := fB2(B.u2)</w:t>
      </w:r>
    </w:p>
    <w:p w14:paraId="7608BB68" w14:textId="77777777" w:rsidR="001D5DEF" w:rsidRDefault="001D5DEF" w:rsidP="001D5DEF">
      <w:pPr>
        <w:pStyle w:val="CODE1"/>
        <w:ind w:left="720"/>
      </w:pPr>
      <w:r>
        <w:t>C.u1 :</w:t>
      </w:r>
      <w:r w:rsidR="00FE2B64">
        <w:t>= B.</w:t>
      </w:r>
      <w:r>
        <w:t>y2</w:t>
      </w:r>
    </w:p>
    <w:p w14:paraId="480A7985" w14:textId="77777777" w:rsidR="001D5DEF" w:rsidRDefault="001D5DEF" w:rsidP="001D5DEF">
      <w:pPr>
        <w:pStyle w:val="CODE1"/>
        <w:ind w:left="720"/>
      </w:pPr>
      <w:r>
        <w:t>C.y2 := fC2(C.u1)</w:t>
      </w:r>
    </w:p>
    <w:p w14:paraId="54E4BD28" w14:textId="77777777" w:rsidR="001D5DEF" w:rsidRDefault="00F17855" w:rsidP="001D5DEF">
      <w:pPr>
        <w:pStyle w:val="CODE1"/>
        <w:ind w:left="720"/>
      </w:pPr>
      <w:r>
        <w:t>residue1</w:t>
      </w:r>
      <w:r w:rsidR="001D5DEF">
        <w:t xml:space="preserve"> = B.u2 – C.y2</w:t>
      </w:r>
    </w:p>
    <w:p w14:paraId="66397933" w14:textId="77777777" w:rsidR="00F17855" w:rsidRDefault="00FE2B64" w:rsidP="001D5DEF">
      <w:pPr>
        <w:pStyle w:val="Textkrper"/>
      </w:pPr>
      <w:r>
        <w:t xml:space="preserve">As a result, </w:t>
      </w:r>
      <w:r w:rsidR="00F17855">
        <w:t xml:space="preserve">this example can be formulated as a DAE consisting of the state derivative equations of A, B, C and of </w:t>
      </w:r>
      <w:r w:rsidR="00F17855" w:rsidRPr="00F17855">
        <w:rPr>
          <w:u w:val="single"/>
        </w:rPr>
        <w:t>one</w:t>
      </w:r>
      <w:r w:rsidR="00F17855">
        <w:t xml:space="preserve"> additional algebraic equation. Alternatively, an ODE integrator can be used to solve the equations. This requires to solve an algebraic equation system with a non-linear algebraic equation solver whenever the derivatives have to be computed. The latter approach can be implemented in the following way (the integrator provides all states and the model has to compute the state derivatives):</w:t>
      </w:r>
    </w:p>
    <w:p w14:paraId="45EB9948" w14:textId="77777777" w:rsidR="00FE2B64" w:rsidRDefault="00FE2B64" w:rsidP="00FE2B64">
      <w:pPr>
        <w:pStyle w:val="CODEF"/>
        <w:ind w:left="720"/>
      </w:pPr>
      <w:r>
        <w:t>// Set actual time instant</w:t>
      </w:r>
    </w:p>
    <w:p w14:paraId="7A642D61" w14:textId="77777777" w:rsidR="00FE2B64" w:rsidRDefault="00FE2B64" w:rsidP="00FE2B64">
      <w:pPr>
        <w:pStyle w:val="CODE1"/>
        <w:ind w:left="720"/>
      </w:pPr>
      <w:r>
        <w:t>fmiSetTime(</w:t>
      </w:r>
      <w:r w:rsidR="002E45B5">
        <w:t xml:space="preserve"> &lt; of A &gt; </w:t>
      </w:r>
      <w:r>
        <w:t>);</w:t>
      </w:r>
    </w:p>
    <w:p w14:paraId="702DD45A" w14:textId="77777777" w:rsidR="002E45B5" w:rsidRDefault="002E45B5" w:rsidP="00FE2B64">
      <w:pPr>
        <w:pStyle w:val="CODE1"/>
        <w:ind w:left="720"/>
      </w:pPr>
      <w:r>
        <w:t>fmiSetTime( &lt; of B &gt; );</w:t>
      </w:r>
    </w:p>
    <w:p w14:paraId="2938731D" w14:textId="77777777" w:rsidR="002E45B5" w:rsidRDefault="002E45B5" w:rsidP="00FE2B64">
      <w:pPr>
        <w:pStyle w:val="CODE1"/>
        <w:ind w:left="720"/>
      </w:pPr>
      <w:r>
        <w:t>fmiSetTime( &lt; of C &gt; );</w:t>
      </w:r>
    </w:p>
    <w:p w14:paraId="75A4E118" w14:textId="77777777" w:rsidR="00FE2B64" w:rsidRDefault="00FE2B64" w:rsidP="00FE2B64">
      <w:pPr>
        <w:pStyle w:val="CODE1"/>
        <w:ind w:left="720"/>
      </w:pPr>
    </w:p>
    <w:p w14:paraId="515C5373" w14:textId="77777777" w:rsidR="00FE2B64" w:rsidRDefault="00FE2B64" w:rsidP="00FE2B64">
      <w:pPr>
        <w:pStyle w:val="CODE1"/>
        <w:ind w:left="720"/>
      </w:pPr>
      <w:r>
        <w:t>// Set continuous states of all components</w:t>
      </w:r>
      <w:r w:rsidR="00F17855">
        <w:t xml:space="preserve"> (provided by integrator)</w:t>
      </w:r>
    </w:p>
    <w:p w14:paraId="5DFA34D3" w14:textId="77777777" w:rsidR="00FE2B64" w:rsidRDefault="00FE2B64" w:rsidP="00FE2B64">
      <w:pPr>
        <w:pStyle w:val="CODE1"/>
        <w:ind w:left="720"/>
      </w:pPr>
      <w:r>
        <w:t>fmiSetContinuousStates( &lt; of A &gt; );</w:t>
      </w:r>
    </w:p>
    <w:p w14:paraId="62C95885" w14:textId="77777777" w:rsidR="00FE2B64" w:rsidRDefault="00FE2B64" w:rsidP="00FE2B64">
      <w:pPr>
        <w:pStyle w:val="CODE1"/>
        <w:ind w:left="720"/>
      </w:pPr>
      <w:r>
        <w:t>fmiSetContinuousStates( &lt; of B &gt; );</w:t>
      </w:r>
    </w:p>
    <w:p w14:paraId="6155C64C" w14:textId="77777777" w:rsidR="00FE2B64" w:rsidRDefault="00F17855" w:rsidP="00FE2B64">
      <w:pPr>
        <w:pStyle w:val="CODE1"/>
        <w:ind w:left="720"/>
      </w:pPr>
      <w:r>
        <w:t>fmiSetContinuousSta</w:t>
      </w:r>
      <w:r w:rsidR="00FE2B64">
        <w:t>t</w:t>
      </w:r>
      <w:r>
        <w:t>e</w:t>
      </w:r>
      <w:r w:rsidR="00FE2B64">
        <w:t>s( &lt; of C &gt; );</w:t>
      </w:r>
    </w:p>
    <w:p w14:paraId="32A54599" w14:textId="77777777" w:rsidR="00FE2B64" w:rsidRDefault="00FE2B64" w:rsidP="00FE2B64">
      <w:pPr>
        <w:pStyle w:val="CODE1"/>
        <w:ind w:left="720"/>
      </w:pPr>
    </w:p>
    <w:p w14:paraId="096BDF51" w14:textId="77777777" w:rsidR="00FE2B64" w:rsidRDefault="00FE2B64" w:rsidP="00FE2B64">
      <w:pPr>
        <w:pStyle w:val="CODE1"/>
        <w:ind w:left="720"/>
      </w:pPr>
      <w:r>
        <w:t xml:space="preserve">// </w:t>
      </w:r>
      <w:r w:rsidR="00F17855">
        <w:t>Solve algebraic system of equations</w:t>
      </w:r>
    </w:p>
    <w:p w14:paraId="0A62ED03" w14:textId="77777777" w:rsidR="00F17855" w:rsidRDefault="00F17855" w:rsidP="00FE2B64">
      <w:pPr>
        <w:pStyle w:val="CODE1"/>
        <w:ind w:left="720"/>
      </w:pPr>
      <w:r>
        <w:t>// input: B.u2, output: residue1</w:t>
      </w:r>
    </w:p>
    <w:p w14:paraId="102B439D" w14:textId="77777777" w:rsidR="00F17855" w:rsidRDefault="00F17855" w:rsidP="00FE2B64">
      <w:pPr>
        <w:pStyle w:val="CODE1"/>
        <w:ind w:left="720"/>
      </w:pPr>
      <w:r>
        <w:t>&lt; start of non-linear algebraic solver &gt;</w:t>
      </w:r>
    </w:p>
    <w:p w14:paraId="66CDA85D" w14:textId="77777777" w:rsidR="00FE2B64" w:rsidRDefault="00F17855" w:rsidP="00FE2B64">
      <w:pPr>
        <w:pStyle w:val="CODE1"/>
        <w:ind w:left="720"/>
      </w:pPr>
      <w:r>
        <w:t xml:space="preserve">  </w:t>
      </w:r>
      <w:r w:rsidR="00FE2B64">
        <w:t>fmiSetReal( &lt; B.u2 &gt; )</w:t>
      </w:r>
    </w:p>
    <w:p w14:paraId="7AC0D8D0" w14:textId="77777777" w:rsidR="00FE2B64" w:rsidRDefault="00F17855" w:rsidP="00FE2B64">
      <w:pPr>
        <w:pStyle w:val="CODE1"/>
        <w:ind w:left="720"/>
      </w:pPr>
      <w:r>
        <w:t xml:space="preserve">  </w:t>
      </w:r>
      <w:r w:rsidR="00FE2B64">
        <w:t>fmiGetReal( &lt; B.y2 &gt; )</w:t>
      </w:r>
    </w:p>
    <w:p w14:paraId="534AAC61" w14:textId="77777777" w:rsidR="00FE2B64" w:rsidRDefault="00F17855" w:rsidP="00FE2B64">
      <w:pPr>
        <w:pStyle w:val="CODE1"/>
        <w:ind w:left="720"/>
      </w:pPr>
      <w:r>
        <w:t xml:space="preserve">  </w:t>
      </w:r>
      <w:r w:rsidR="00FE2B64">
        <w:t>fmiSetReal( &lt; C.u1 = B.y2 &gt; )</w:t>
      </w:r>
    </w:p>
    <w:p w14:paraId="72C3F926" w14:textId="77777777" w:rsidR="00FE2B64" w:rsidRDefault="00F17855" w:rsidP="00FE2B64">
      <w:pPr>
        <w:pStyle w:val="CODE1"/>
        <w:ind w:left="720"/>
      </w:pPr>
      <w:r>
        <w:t xml:space="preserve">  </w:t>
      </w:r>
      <w:r w:rsidR="00FE2B64">
        <w:t>fmiGetReal( &lt; C.y2 &gt; )</w:t>
      </w:r>
    </w:p>
    <w:p w14:paraId="633A26EE" w14:textId="77777777" w:rsidR="00F17855" w:rsidRDefault="00F17855" w:rsidP="00FE2B64">
      <w:pPr>
        <w:pStyle w:val="CODE1"/>
        <w:ind w:left="720"/>
      </w:pPr>
      <w:r>
        <w:lastRenderedPageBreak/>
        <w:t xml:space="preserve">  residue1 = B.u2 – C.y2</w:t>
      </w:r>
    </w:p>
    <w:p w14:paraId="48F469AD" w14:textId="77777777" w:rsidR="00F17855" w:rsidRDefault="00F17855" w:rsidP="00FE2B64">
      <w:pPr>
        <w:pStyle w:val="CODE1"/>
        <w:ind w:left="720"/>
      </w:pPr>
      <w:r>
        <w:t>&lt; end of non-linear algebraic solver &gt;</w:t>
      </w:r>
    </w:p>
    <w:p w14:paraId="6386FD4B" w14:textId="77777777" w:rsidR="00F17855" w:rsidRDefault="00F17855" w:rsidP="00FE2B64">
      <w:pPr>
        <w:pStyle w:val="CODE1"/>
        <w:ind w:left="720"/>
      </w:pPr>
    </w:p>
    <w:p w14:paraId="4CB01238" w14:textId="77777777" w:rsidR="00F17855" w:rsidRDefault="00F17855" w:rsidP="00FE2B64">
      <w:pPr>
        <w:pStyle w:val="CODE1"/>
        <w:ind w:left="720"/>
      </w:pPr>
      <w:r>
        <w:t>// Compute the remaining inputs and outputs of all components</w:t>
      </w:r>
    </w:p>
    <w:p w14:paraId="19B7BE5F" w14:textId="77777777" w:rsidR="00FE2B64" w:rsidRDefault="00FE2B64" w:rsidP="00FE2B64">
      <w:pPr>
        <w:pStyle w:val="CODE1"/>
        <w:ind w:left="720"/>
      </w:pPr>
      <w:r>
        <w:t>fmiGetReal( &lt; B.y1 &gt; )</w:t>
      </w:r>
    </w:p>
    <w:p w14:paraId="390EF5B0" w14:textId="77777777" w:rsidR="00FE2B64" w:rsidRDefault="00FE2B64" w:rsidP="00FE2B64">
      <w:pPr>
        <w:pStyle w:val="CODE1"/>
        <w:ind w:left="720"/>
      </w:pPr>
      <w:r>
        <w:t>fmiGetReal( &lt; C.y1 &gt; )</w:t>
      </w:r>
    </w:p>
    <w:p w14:paraId="0DF43D1A" w14:textId="77777777" w:rsidR="00FE2B64" w:rsidRDefault="00FE2B64" w:rsidP="00FE2B64">
      <w:pPr>
        <w:pStyle w:val="CODE1"/>
        <w:ind w:left="720"/>
      </w:pPr>
      <w:r>
        <w:t>fmiSetReal( &lt; A.u1 = C.y1 &gt; )</w:t>
      </w:r>
    </w:p>
    <w:p w14:paraId="6DD8D1F4" w14:textId="77777777" w:rsidR="00FE2B64" w:rsidRDefault="00FE2B64" w:rsidP="00FE2B64">
      <w:pPr>
        <w:pStyle w:val="CODE1"/>
        <w:ind w:left="720"/>
      </w:pPr>
      <w:r>
        <w:t>fmiSetReal( &lt; A.u2 = B.y1 &gt; )</w:t>
      </w:r>
    </w:p>
    <w:p w14:paraId="31FB70BB" w14:textId="77777777" w:rsidR="00FE2B64" w:rsidRDefault="00FE2B64" w:rsidP="00FE2B64">
      <w:pPr>
        <w:pStyle w:val="CODE1"/>
        <w:ind w:left="720"/>
      </w:pPr>
      <w:r>
        <w:t>fmiGetReal( &lt; A.y1 &gt; )</w:t>
      </w:r>
    </w:p>
    <w:p w14:paraId="16208FC7" w14:textId="77777777" w:rsidR="00FE2B64" w:rsidRDefault="00FE2B64" w:rsidP="00FE2B64">
      <w:pPr>
        <w:pStyle w:val="CODE1"/>
        <w:ind w:left="720"/>
      </w:pPr>
    </w:p>
    <w:p w14:paraId="7A387099" w14:textId="77777777" w:rsidR="00FE2B64" w:rsidRDefault="00FE2B64" w:rsidP="00FE2B64">
      <w:pPr>
        <w:pStyle w:val="CODE1"/>
        <w:ind w:left="720"/>
      </w:pPr>
      <w:r>
        <w:t>// Compute the state derivatives of all components</w:t>
      </w:r>
      <w:r w:rsidR="00F17855">
        <w:t xml:space="preserve"> (provide to integrator)</w:t>
      </w:r>
    </w:p>
    <w:p w14:paraId="62449D55" w14:textId="77777777" w:rsidR="00FE2B64" w:rsidRDefault="00FE2B64" w:rsidP="00FE2B64">
      <w:pPr>
        <w:pStyle w:val="CODE1"/>
        <w:ind w:left="720"/>
      </w:pPr>
      <w:r>
        <w:t>fmiGetDerivatives( &lt; of A &gt; )</w:t>
      </w:r>
    </w:p>
    <w:p w14:paraId="7D54BA8A" w14:textId="77777777" w:rsidR="00FE2B64" w:rsidRDefault="00FE2B64" w:rsidP="00FE2B64">
      <w:pPr>
        <w:pStyle w:val="CODE1"/>
        <w:ind w:left="720"/>
      </w:pPr>
      <w:r>
        <w:t>fmiGetDerivatives( &lt; of B &gt; )</w:t>
      </w:r>
    </w:p>
    <w:p w14:paraId="36853938" w14:textId="77777777" w:rsidR="00FE2B64" w:rsidRDefault="00FE2B64" w:rsidP="00FE2B64">
      <w:pPr>
        <w:pStyle w:val="CODE1"/>
        <w:ind w:left="720"/>
      </w:pPr>
      <w:r>
        <w:t>fmiGetDerivatives( &lt; of C &gt; )</w:t>
      </w:r>
    </w:p>
    <w:p w14:paraId="2FF0E134" w14:textId="77777777" w:rsidR="002E45B5" w:rsidRDefault="002E45B5" w:rsidP="002E45B5">
      <w:pPr>
        <w:pStyle w:val="Textkrper"/>
        <w:spacing w:before="240"/>
      </w:pPr>
      <w:r>
        <w:t xml:space="preserve">It is of course also possible to connect FMUs together with acausal components and not only to input/output blocks. The above scheme does not change in this case. An important application is to import an FMU in to a Modelica model, see </w:t>
      </w:r>
      <w:r w:rsidRPr="002E45B5">
        <w:rPr>
          <w:i/>
        </w:rPr>
        <w:t>Modelica (2009)</w:t>
      </w:r>
      <w:r>
        <w:t>. Since a Modelica simulation environment has all necessary algorithms for connecting acausal and causal components together, the FMUs must only be appropriately interfaced. One simple way is to generate a Modelica wrapper model using the information available in the xml-file of the corresponding FMU (note, this technique can be generally applied for most simulation environments).</w:t>
      </w:r>
    </w:p>
    <w:p w14:paraId="46FC42C9" w14:textId="77777777" w:rsidR="00990EFE" w:rsidRPr="00432F04" w:rsidRDefault="00990EFE" w:rsidP="00990EFE">
      <w:pPr>
        <w:pStyle w:val="Appendix1"/>
      </w:pPr>
      <w:bookmarkStart w:id="249" w:name="_Toc240646386"/>
      <w:bookmarkStart w:id="250" w:name="_Toc247884563"/>
      <w:bookmarkStart w:id="251" w:name="_Toc252111386"/>
      <w:r w:rsidRPr="00432F04">
        <w:lastRenderedPageBreak/>
        <w:t>Features for Future Versions</w:t>
      </w:r>
      <w:bookmarkEnd w:id="249"/>
      <w:bookmarkEnd w:id="250"/>
      <w:bookmarkEnd w:id="251"/>
    </w:p>
    <w:p w14:paraId="569AEA04" w14:textId="77777777" w:rsidR="00990EFE" w:rsidRDefault="00990EFE" w:rsidP="00990EFE">
      <w:pPr>
        <w:pStyle w:val="Textkrper"/>
        <w:rPr>
          <w:lang w:eastAsia="sv-SE"/>
        </w:rPr>
      </w:pPr>
      <w:r w:rsidRPr="00432F04">
        <w:rPr>
          <w:lang w:eastAsia="sv-SE"/>
        </w:rPr>
        <w:t xml:space="preserve">In this appendix, features are summarized that are already known to be missing and </w:t>
      </w:r>
      <w:r w:rsidR="004A6BEC">
        <w:rPr>
          <w:lang w:eastAsia="sv-SE"/>
        </w:rPr>
        <w:t xml:space="preserve">might </w:t>
      </w:r>
      <w:r w:rsidRPr="00432F04">
        <w:rPr>
          <w:lang w:eastAsia="sv-SE"/>
        </w:rPr>
        <w:t>be added in a future release</w:t>
      </w:r>
      <w:r w:rsidR="00C12C1B">
        <w:rPr>
          <w:lang w:eastAsia="sv-SE"/>
        </w:rPr>
        <w:t>.</w:t>
      </w:r>
    </w:p>
    <w:p w14:paraId="101082DB" w14:textId="77777777" w:rsidR="004D7A01" w:rsidRDefault="004D7A01" w:rsidP="00C12C1B">
      <w:pPr>
        <w:pStyle w:val="Textkrper"/>
        <w:rPr>
          <w:b/>
          <w:lang w:eastAsia="sv-SE"/>
        </w:rPr>
      </w:pPr>
    </w:p>
    <w:p w14:paraId="6478D882" w14:textId="77777777" w:rsidR="00C12C1B" w:rsidRPr="00C12C1B" w:rsidRDefault="00C12C1B" w:rsidP="00C12C1B">
      <w:pPr>
        <w:pStyle w:val="Textkrper"/>
        <w:rPr>
          <w:b/>
          <w:lang w:eastAsia="sv-SE"/>
        </w:rPr>
      </w:pPr>
      <w:r w:rsidRPr="00C12C1B">
        <w:rPr>
          <w:b/>
          <w:lang w:eastAsia="sv-SE"/>
        </w:rPr>
        <w:t>Improved initialization</w:t>
      </w:r>
    </w:p>
    <w:p w14:paraId="0B16E1F9" w14:textId="77777777" w:rsidR="00C12C1B" w:rsidRDefault="00C12C1B" w:rsidP="00C12C1B">
      <w:pPr>
        <w:pStyle w:val="Textkrper"/>
        <w:rPr>
          <w:b/>
          <w:lang w:eastAsia="sv-SE"/>
        </w:rPr>
      </w:pPr>
      <w:r w:rsidRPr="00C12C1B">
        <w:rPr>
          <w:lang w:eastAsia="sv-SE"/>
        </w:rPr>
        <w:t>The</w:t>
      </w:r>
      <w:r w:rsidRPr="004D7A01">
        <w:rPr>
          <w:rStyle w:val="CODE"/>
        </w:rPr>
        <w:t xml:space="preserve"> </w:t>
      </w:r>
      <w:r w:rsidR="009236DE" w:rsidRPr="004D7A01">
        <w:rPr>
          <w:rStyle w:val="CODE"/>
        </w:rPr>
        <w:t>fmiInitialize</w:t>
      </w:r>
      <w:r w:rsidRPr="00C12C1B">
        <w:rPr>
          <w:lang w:eastAsia="sv-SE"/>
        </w:rPr>
        <w:t xml:space="preserve"> function can currently only be called once for one instance. </w:t>
      </w:r>
      <w:r w:rsidR="00BF6AC3">
        <w:rPr>
          <w:lang w:eastAsia="sv-SE"/>
        </w:rPr>
        <w:t xml:space="preserve">It might be necessary to improve this, in order to better handle </w:t>
      </w:r>
      <w:r w:rsidRPr="00C12C1B">
        <w:rPr>
          <w:lang w:eastAsia="sv-SE"/>
        </w:rPr>
        <w:t>algebraic loop</w:t>
      </w:r>
      <w:r w:rsidR="00BF6AC3">
        <w:rPr>
          <w:lang w:eastAsia="sv-SE"/>
        </w:rPr>
        <w:t>s between connected FMUs</w:t>
      </w:r>
      <w:r w:rsidRPr="00C12C1B">
        <w:rPr>
          <w:lang w:eastAsia="sv-SE"/>
        </w:rPr>
        <w:t>.</w:t>
      </w:r>
      <w:r w:rsidR="00BF6AC3">
        <w:rPr>
          <w:lang w:eastAsia="sv-SE"/>
        </w:rPr>
        <w:t xml:space="preserve"> Note, even if </w:t>
      </w:r>
      <w:r w:rsidR="004D7A01" w:rsidRPr="004D7A01">
        <w:rPr>
          <w:rStyle w:val="CODE"/>
        </w:rPr>
        <w:t>fmiInitialize</w:t>
      </w:r>
      <w:r w:rsidR="00BF6AC3">
        <w:rPr>
          <w:lang w:eastAsia="sv-SE"/>
        </w:rPr>
        <w:t xml:space="preserve"> can only be called once, an event can be triggered and then event iteration via </w:t>
      </w:r>
      <w:r w:rsidR="009236DE" w:rsidRPr="004D7A01">
        <w:rPr>
          <w:rStyle w:val="CODE"/>
        </w:rPr>
        <w:t>fmiEventUpdate</w:t>
      </w:r>
      <w:r w:rsidR="00BF6AC3">
        <w:rPr>
          <w:lang w:eastAsia="sv-SE"/>
        </w:rPr>
        <w:t xml:space="preserve"> is possible at the initial time.</w:t>
      </w:r>
      <w:r>
        <w:rPr>
          <w:lang w:eastAsia="sv-SE"/>
        </w:rPr>
        <w:br/>
      </w:r>
    </w:p>
    <w:p w14:paraId="07E7D2C5" w14:textId="77777777" w:rsidR="00990EFE" w:rsidRPr="00432F04" w:rsidRDefault="00990EFE" w:rsidP="00990EFE">
      <w:pPr>
        <w:pStyle w:val="Textkrper"/>
        <w:rPr>
          <w:b/>
          <w:lang w:eastAsia="sv-SE"/>
        </w:rPr>
      </w:pPr>
      <w:r w:rsidRPr="00432F04">
        <w:rPr>
          <w:b/>
          <w:lang w:eastAsia="sv-SE"/>
        </w:rPr>
        <w:t>Better handling of time events</w:t>
      </w:r>
    </w:p>
    <w:p w14:paraId="638D83B7" w14:textId="77777777" w:rsidR="00990EFE" w:rsidRPr="00432F04" w:rsidRDefault="00990EFE" w:rsidP="00990EFE">
      <w:pPr>
        <w:pStyle w:val="Textkrper"/>
        <w:rPr>
          <w:lang w:eastAsia="sv-SE"/>
        </w:rPr>
      </w:pPr>
      <w:r w:rsidRPr="00432F04">
        <w:rPr>
          <w:lang w:eastAsia="sv-SE"/>
        </w:rPr>
        <w:t xml:space="preserve">Time events should </w:t>
      </w:r>
      <w:r w:rsidR="004D7A01">
        <w:rPr>
          <w:lang w:eastAsia="sv-SE"/>
        </w:rPr>
        <w:t>be defined with an absolute prec</w:t>
      </w:r>
      <w:r w:rsidRPr="00432F04">
        <w:rPr>
          <w:lang w:eastAsia="sv-SE"/>
        </w:rPr>
        <w:t>ision. This requires to introduce “time” as integer variable. The (absolute) time resolution for a simulation model is specified globally. Time can only advance in steps of the time resolution.</w:t>
      </w:r>
      <w:r w:rsidR="004D7A01">
        <w:rPr>
          <w:lang w:eastAsia="sv-SE"/>
        </w:rPr>
        <w:t xml:space="preserve"> </w:t>
      </w:r>
      <w:r w:rsidRPr="00432F04">
        <w:rPr>
          <w:lang w:eastAsia="sv-SE"/>
        </w:rPr>
        <w:t>A submodel may have a different (absolute) time resolution (e.g. a controller running on a particular micro-processor).</w:t>
      </w:r>
      <w:r w:rsidR="004D7A01">
        <w:rPr>
          <w:lang w:eastAsia="sv-SE"/>
        </w:rPr>
        <w:t xml:space="preserve"> Furtherore, i</w:t>
      </w:r>
      <w:r w:rsidRPr="00432F04">
        <w:rPr>
          <w:lang w:eastAsia="sv-SE"/>
        </w:rPr>
        <w:t>mproved support for periodically sampled systems</w:t>
      </w:r>
      <w:r w:rsidR="004D7A01">
        <w:rPr>
          <w:lang w:eastAsia="sv-SE"/>
        </w:rPr>
        <w:t xml:space="preserve"> is needed</w:t>
      </w:r>
      <w:r w:rsidRPr="00432F04">
        <w:rPr>
          <w:lang w:eastAsia="sv-SE"/>
        </w:rPr>
        <w:t xml:space="preserve"> to enhance efficiency.</w:t>
      </w:r>
    </w:p>
    <w:p w14:paraId="4702ED81" w14:textId="77777777" w:rsidR="00990EFE" w:rsidRPr="00432F04" w:rsidRDefault="00990EFE" w:rsidP="00990EFE">
      <w:pPr>
        <w:pStyle w:val="Textkrper"/>
        <w:rPr>
          <w:b/>
          <w:lang w:eastAsia="sv-SE"/>
        </w:rPr>
      </w:pPr>
      <w:r w:rsidRPr="00432F04">
        <w:rPr>
          <w:lang w:eastAsia="sv-SE"/>
        </w:rPr>
        <w:br/>
      </w:r>
      <w:r w:rsidRPr="00432F04">
        <w:rPr>
          <w:b/>
          <w:lang w:eastAsia="sv-SE"/>
        </w:rPr>
        <w:t>Dense and sparse Jacobian</w:t>
      </w:r>
    </w:p>
    <w:p w14:paraId="565E4887" w14:textId="77777777" w:rsidR="00990EFE" w:rsidRPr="00432F04" w:rsidRDefault="00990EFE" w:rsidP="00990EFE">
      <w:pPr>
        <w:pStyle w:val="Textkrper-Zeileneinzug"/>
        <w:rPr>
          <w:lang w:eastAsia="sv-SE"/>
        </w:rPr>
      </w:pPr>
      <w:r w:rsidRPr="00432F04">
        <w:rPr>
          <w:lang w:eastAsia="sv-SE"/>
        </w:rPr>
        <w:t>An analytic or approximate analytic Jacobian might be directly computed with a new function. Dense and sparse Jacobians must be supported. Optionally, also only the structure of the Jacobian might be reported (and the simulation environment computes the Jacobian numerically, but taking into account the zero/non-zero pattern).</w:t>
      </w:r>
    </w:p>
    <w:p w14:paraId="7A1134A3" w14:textId="77777777" w:rsidR="00990EFE" w:rsidRPr="00432F04" w:rsidRDefault="00990EFE" w:rsidP="00990EFE">
      <w:pPr>
        <w:pStyle w:val="Textkrper"/>
        <w:rPr>
          <w:b/>
          <w:lang w:eastAsia="sv-SE"/>
        </w:rPr>
      </w:pPr>
      <w:r w:rsidRPr="00432F04">
        <w:rPr>
          <w:lang w:eastAsia="sv-SE"/>
        </w:rPr>
        <w:br/>
      </w:r>
      <w:r w:rsidRPr="00432F04">
        <w:rPr>
          <w:b/>
          <w:lang w:eastAsia="sv-SE"/>
        </w:rPr>
        <w:t>Saving and restoring a model state</w:t>
      </w:r>
    </w:p>
    <w:p w14:paraId="011D4A01" w14:textId="77777777" w:rsidR="00990EFE" w:rsidRPr="00432F04" w:rsidRDefault="00990EFE" w:rsidP="00990EFE">
      <w:pPr>
        <w:pStyle w:val="Textkrper"/>
        <w:rPr>
          <w:lang w:eastAsia="sv-SE"/>
        </w:rPr>
      </w:pPr>
      <w:r w:rsidRPr="00432F04">
        <w:rPr>
          <w:lang w:eastAsia="sv-SE"/>
        </w:rPr>
        <w:t>It should be possible to stop a simulation, safe the model state and restart the simulation exactly at the place where the simulation was stopped. The interface could be defined in the following way:</w:t>
      </w:r>
    </w:p>
    <w:p w14:paraId="5BACB458" w14:textId="77777777" w:rsidR="00990EFE" w:rsidRPr="00432F04" w:rsidRDefault="00990EFE" w:rsidP="00990EFE">
      <w:pPr>
        <w:pStyle w:val="Textkrper"/>
        <w:rPr>
          <w:lang w:eastAsia="sv-SE"/>
        </w:rPr>
      </w:pPr>
      <w:r w:rsidRPr="00432F04">
        <w:rPr>
          <w:lang w:eastAsia="sv-SE"/>
        </w:rPr>
        <w:t xml:space="preserve">Additions to </w:t>
      </w:r>
      <w:r w:rsidR="009A2A5E" w:rsidRPr="00832103">
        <w:rPr>
          <w:rStyle w:val="CODE"/>
        </w:rPr>
        <w:t>fmiModel</w:t>
      </w:r>
      <w:r w:rsidR="00832103">
        <w:rPr>
          <w:rStyle w:val="CODE"/>
        </w:rPr>
        <w:t>Types</w:t>
      </w:r>
      <w:r w:rsidRPr="00832103">
        <w:rPr>
          <w:rStyle w:val="CODE"/>
        </w:rPr>
        <w:t>.h</w:t>
      </w:r>
      <w:r w:rsidRPr="00432F04">
        <w:rPr>
          <w:lang w:eastAsia="sv-SE"/>
        </w:rPr>
        <w:t>:</w:t>
      </w:r>
    </w:p>
    <w:p w14:paraId="0B8F85B7" w14:textId="77777777" w:rsidR="00990EFE" w:rsidRPr="00432F04" w:rsidRDefault="00990EFE" w:rsidP="00832103">
      <w:pPr>
        <w:pStyle w:val="CODEF"/>
      </w:pPr>
      <w:r w:rsidRPr="00432F04">
        <w:rPr>
          <w:b/>
        </w:rPr>
        <w:t>typedef char</w:t>
      </w:r>
      <w:r w:rsidR="00832103">
        <w:t xml:space="preserve"> fmi</w:t>
      </w:r>
      <w:r w:rsidRPr="00432F04">
        <w:t>Byte;   // byte data type</w:t>
      </w:r>
    </w:p>
    <w:p w14:paraId="1C097215" w14:textId="77777777" w:rsidR="00990EFE" w:rsidRPr="00432F04" w:rsidRDefault="00990EFE" w:rsidP="00990EFE">
      <w:pPr>
        <w:pStyle w:val="Textkrper"/>
        <w:rPr>
          <w:lang w:eastAsia="sv-SE"/>
        </w:rPr>
      </w:pPr>
      <w:r w:rsidRPr="00432F04">
        <w:rPr>
          <w:lang w:eastAsia="sv-SE"/>
        </w:rPr>
        <w:t xml:space="preserve">Additions to </w:t>
      </w:r>
      <w:r w:rsidR="00832103" w:rsidRPr="00832103">
        <w:rPr>
          <w:rStyle w:val="CODE"/>
        </w:rPr>
        <w:t>fmiModel</w:t>
      </w:r>
      <w:r w:rsidR="00832103">
        <w:rPr>
          <w:rStyle w:val="CODE"/>
        </w:rPr>
        <w:t>Functions</w:t>
      </w:r>
      <w:r w:rsidR="00832103" w:rsidRPr="00832103">
        <w:rPr>
          <w:rStyle w:val="CODE"/>
        </w:rPr>
        <w:t>.h</w:t>
      </w:r>
      <w:r w:rsidR="00832103" w:rsidRPr="00432F04">
        <w:rPr>
          <w:lang w:eastAsia="sv-SE"/>
        </w:rPr>
        <w:t>:</w:t>
      </w:r>
    </w:p>
    <w:p w14:paraId="316A56BD" w14:textId="77777777" w:rsidR="00990EFE" w:rsidRPr="00432F04" w:rsidRDefault="009236DE" w:rsidP="00990EFE">
      <w:pPr>
        <w:pStyle w:val="CODEF"/>
        <w:rPr>
          <w:lang w:eastAsia="sv-SE"/>
        </w:rPr>
      </w:pPr>
      <w:r>
        <w:rPr>
          <w:lang w:eastAsia="sv-SE"/>
        </w:rPr>
        <w:t>fmiStatus</w:t>
      </w:r>
      <w:r w:rsidR="00990EFE" w:rsidRPr="00432F04">
        <w:rPr>
          <w:lang w:eastAsia="sv-SE"/>
        </w:rPr>
        <w:t xml:space="preserve"> = </w:t>
      </w:r>
      <w:r>
        <w:rPr>
          <w:lang w:eastAsia="sv-SE"/>
        </w:rPr>
        <w:t>fmiGet</w:t>
      </w:r>
      <w:r w:rsidR="00990EFE" w:rsidRPr="00432F04">
        <w:rPr>
          <w:lang w:eastAsia="sv-SE"/>
        </w:rPr>
        <w:t>ModelStateDimension(</w:t>
      </w:r>
      <w:r w:rsidR="001D30BC">
        <w:rPr>
          <w:lang w:eastAsia="sv-SE"/>
        </w:rPr>
        <w:t>fmiComponent c</w:t>
      </w:r>
      <w:r w:rsidR="00990EFE" w:rsidRPr="00432F04">
        <w:rPr>
          <w:lang w:eastAsia="sv-SE"/>
        </w:rPr>
        <w:t>, size_t *nModelState);</w:t>
      </w:r>
    </w:p>
    <w:p w14:paraId="578E5299" w14:textId="77777777" w:rsidR="00990EFE" w:rsidRPr="00432F04" w:rsidRDefault="009236DE" w:rsidP="00990EFE">
      <w:pPr>
        <w:pStyle w:val="CODE1"/>
        <w:rPr>
          <w:lang w:eastAsia="sv-SE"/>
        </w:rPr>
      </w:pPr>
      <w:r>
        <w:rPr>
          <w:lang w:eastAsia="sv-SE"/>
        </w:rPr>
        <w:t>fmiStatus</w:t>
      </w:r>
      <w:r w:rsidR="00990EFE" w:rsidRPr="00432F04">
        <w:rPr>
          <w:lang w:eastAsia="sv-SE"/>
        </w:rPr>
        <w:t xml:space="preserve"> = </w:t>
      </w:r>
      <w:r>
        <w:rPr>
          <w:lang w:eastAsia="sv-SE"/>
        </w:rPr>
        <w:t>fmiGet</w:t>
      </w:r>
      <w:r w:rsidR="00990EFE" w:rsidRPr="00432F04">
        <w:rPr>
          <w:lang w:eastAsia="sv-SE"/>
        </w:rPr>
        <w:t>ModelState(</w:t>
      </w:r>
      <w:r w:rsidR="001D30BC">
        <w:rPr>
          <w:lang w:eastAsia="sv-SE"/>
        </w:rPr>
        <w:t>fmiComponent c</w:t>
      </w:r>
      <w:r w:rsidR="00832103">
        <w:rPr>
          <w:lang w:eastAsia="sv-SE"/>
        </w:rPr>
        <w:t>, fmi</w:t>
      </w:r>
      <w:r w:rsidR="00990EFE" w:rsidRPr="00432F04">
        <w:rPr>
          <w:lang w:eastAsia="sv-SE"/>
        </w:rPr>
        <w:t>Byte modelState[], size_t nModelState);</w:t>
      </w:r>
    </w:p>
    <w:p w14:paraId="0A038B6E" w14:textId="77777777" w:rsidR="00990EFE" w:rsidRPr="00432F04" w:rsidRDefault="009236DE" w:rsidP="00990EFE">
      <w:pPr>
        <w:pStyle w:val="Textkrper"/>
        <w:rPr>
          <w:lang w:eastAsia="sv-SE"/>
        </w:rPr>
      </w:pPr>
      <w:r w:rsidRPr="00832103">
        <w:rPr>
          <w:rStyle w:val="CODE"/>
        </w:rPr>
        <w:t>fmiGet</w:t>
      </w:r>
      <w:r w:rsidR="00990EFE" w:rsidRPr="00832103">
        <w:rPr>
          <w:rStyle w:val="CODE"/>
        </w:rPr>
        <w:t>ModelState</w:t>
      </w:r>
      <w:r w:rsidR="00990EFE" w:rsidRPr="00432F04">
        <w:rPr>
          <w:lang w:eastAsia="sv-SE"/>
        </w:rPr>
        <w:t xml:space="preserve"> returns the complete state of model "</w:t>
      </w:r>
      <w:r w:rsidR="00832103" w:rsidRPr="00125265">
        <w:rPr>
          <w:rStyle w:val="CODE"/>
        </w:rPr>
        <w:t>c</w:t>
      </w:r>
      <w:r w:rsidR="00990EFE" w:rsidRPr="00432F04">
        <w:rPr>
          <w:lang w:eastAsia="sv-SE"/>
        </w:rPr>
        <w:t>", in order that the complete internal data structure of "</w:t>
      </w:r>
      <w:r w:rsidR="00832103" w:rsidRPr="00125265">
        <w:rPr>
          <w:rStyle w:val="CODE"/>
        </w:rPr>
        <w:t>c</w:t>
      </w:r>
      <w:r w:rsidR="00990EFE" w:rsidRPr="00432F04">
        <w:rPr>
          <w:lang w:eastAsia="sv-SE"/>
        </w:rPr>
        <w:t>" can be reconstructed. "</w:t>
      </w:r>
      <w:r w:rsidR="00990EFE" w:rsidRPr="00832103">
        <w:rPr>
          <w:rStyle w:val="CODE"/>
        </w:rPr>
        <w:t>modelState</w:t>
      </w:r>
      <w:r w:rsidR="00990EFE" w:rsidRPr="00432F04">
        <w:rPr>
          <w:lang w:eastAsia="sv-SE"/>
        </w:rPr>
        <w:t>" is a byte vector of length "</w:t>
      </w:r>
      <w:r w:rsidR="00990EFE" w:rsidRPr="00832103">
        <w:rPr>
          <w:rStyle w:val="CODE"/>
        </w:rPr>
        <w:t>nModelState</w:t>
      </w:r>
      <w:r w:rsidR="00990EFE" w:rsidRPr="00432F04">
        <w:rPr>
          <w:lang w:eastAsia="sv-SE"/>
        </w:rPr>
        <w:t xml:space="preserve">". This vector must be allocated by the calling environment before </w:t>
      </w:r>
      <w:r w:rsidRPr="00832103">
        <w:rPr>
          <w:rStyle w:val="CODE"/>
        </w:rPr>
        <w:t>fmiGet</w:t>
      </w:r>
      <w:r w:rsidR="00990EFE" w:rsidRPr="00832103">
        <w:rPr>
          <w:rStyle w:val="CODE"/>
        </w:rPr>
        <w:t>ModelState</w:t>
      </w:r>
      <w:r w:rsidR="00990EFE" w:rsidRPr="00432F04">
        <w:rPr>
          <w:lang w:eastAsia="sv-SE"/>
        </w:rPr>
        <w:t xml:space="preserve"> is called. In order that this is possible </w:t>
      </w:r>
      <w:r w:rsidRPr="00832103">
        <w:rPr>
          <w:rStyle w:val="CODE"/>
        </w:rPr>
        <w:t>fmiGet</w:t>
      </w:r>
      <w:r w:rsidR="00990EFE" w:rsidRPr="00832103">
        <w:rPr>
          <w:rStyle w:val="CODE"/>
        </w:rPr>
        <w:t>ModelStateDimension</w:t>
      </w:r>
      <w:r w:rsidR="00990EFE" w:rsidRPr="00432F04">
        <w:rPr>
          <w:lang w:eastAsia="sv-SE"/>
        </w:rPr>
        <w:t xml:space="preserve"> returns the needed length of the vector.</w:t>
      </w:r>
    </w:p>
    <w:p w14:paraId="4508B841" w14:textId="77777777" w:rsidR="00990EFE" w:rsidRPr="00CA5D72" w:rsidRDefault="009236DE" w:rsidP="00990EFE">
      <w:pPr>
        <w:pStyle w:val="CODEF"/>
        <w:rPr>
          <w:lang w:val="sv-SE" w:eastAsia="sv-SE"/>
          <w:rPrChange w:id="252" w:author="WERNERSSON Karl" w:date="2017-05-16T19:03:00Z">
            <w:rPr>
              <w:lang w:eastAsia="sv-SE"/>
            </w:rPr>
          </w:rPrChange>
        </w:rPr>
      </w:pPr>
      <w:r w:rsidRPr="00CA5D72">
        <w:rPr>
          <w:lang w:val="sv-SE" w:eastAsia="sv-SE"/>
          <w:rPrChange w:id="253" w:author="WERNERSSON Karl" w:date="2017-05-16T19:03:00Z">
            <w:rPr>
              <w:lang w:eastAsia="sv-SE"/>
            </w:rPr>
          </w:rPrChange>
        </w:rPr>
        <w:t>fmiStatus</w:t>
      </w:r>
      <w:r w:rsidR="00990EFE" w:rsidRPr="00CA5D72">
        <w:rPr>
          <w:lang w:val="sv-SE" w:eastAsia="sv-SE"/>
          <w:rPrChange w:id="254" w:author="WERNERSSON Karl" w:date="2017-05-16T19:03:00Z">
            <w:rPr>
              <w:lang w:eastAsia="sv-SE"/>
            </w:rPr>
          </w:rPrChange>
        </w:rPr>
        <w:t xml:space="preserve"> = </w:t>
      </w:r>
      <w:r w:rsidRPr="00CA5D72">
        <w:rPr>
          <w:lang w:val="sv-SE" w:eastAsia="sv-SE"/>
          <w:rPrChange w:id="255" w:author="WERNERSSON Karl" w:date="2017-05-16T19:03:00Z">
            <w:rPr>
              <w:lang w:eastAsia="sv-SE"/>
            </w:rPr>
          </w:rPrChange>
        </w:rPr>
        <w:t>fmiSet</w:t>
      </w:r>
      <w:r w:rsidR="00990EFE" w:rsidRPr="00CA5D72">
        <w:rPr>
          <w:lang w:val="sv-SE" w:eastAsia="sv-SE"/>
          <w:rPrChange w:id="256" w:author="WERNERSSON Karl" w:date="2017-05-16T19:03:00Z">
            <w:rPr>
              <w:lang w:eastAsia="sv-SE"/>
            </w:rPr>
          </w:rPrChange>
        </w:rPr>
        <w:t>ModelState(</w:t>
      </w:r>
      <w:r w:rsidR="001D30BC" w:rsidRPr="00CA5D72">
        <w:rPr>
          <w:lang w:val="sv-SE" w:eastAsia="sv-SE"/>
          <w:rPrChange w:id="257" w:author="WERNERSSON Karl" w:date="2017-05-16T19:03:00Z">
            <w:rPr>
              <w:lang w:eastAsia="sv-SE"/>
            </w:rPr>
          </w:rPrChange>
        </w:rPr>
        <w:t>fmiComponent c</w:t>
      </w:r>
      <w:r w:rsidR="00832103" w:rsidRPr="00CA5D72">
        <w:rPr>
          <w:lang w:val="sv-SE" w:eastAsia="sv-SE"/>
          <w:rPrChange w:id="258" w:author="WERNERSSON Karl" w:date="2017-05-16T19:03:00Z">
            <w:rPr>
              <w:lang w:eastAsia="sv-SE"/>
            </w:rPr>
          </w:rPrChange>
        </w:rPr>
        <w:t>, fmi</w:t>
      </w:r>
      <w:r w:rsidR="00990EFE" w:rsidRPr="00CA5D72">
        <w:rPr>
          <w:lang w:val="sv-SE" w:eastAsia="sv-SE"/>
          <w:rPrChange w:id="259" w:author="WERNERSSON Karl" w:date="2017-05-16T19:03:00Z">
            <w:rPr>
              <w:lang w:eastAsia="sv-SE"/>
            </w:rPr>
          </w:rPrChange>
        </w:rPr>
        <w:t>Byte modelState[], nModelState);</w:t>
      </w:r>
    </w:p>
    <w:p w14:paraId="7A915F6A" w14:textId="77777777" w:rsidR="00990EFE" w:rsidRPr="00432F04" w:rsidRDefault="00990EFE" w:rsidP="00990EFE">
      <w:pPr>
        <w:pStyle w:val="Textkrper"/>
        <w:rPr>
          <w:lang w:eastAsia="sv-SE"/>
        </w:rPr>
      </w:pPr>
      <w:r w:rsidRPr="00432F04">
        <w:rPr>
          <w:lang w:eastAsia="sv-SE"/>
        </w:rPr>
        <w:t>The current model "</w:t>
      </w:r>
      <w:r w:rsidR="00832103" w:rsidRPr="00125265">
        <w:rPr>
          <w:rStyle w:val="CODE"/>
        </w:rPr>
        <w:t>c</w:t>
      </w:r>
      <w:r w:rsidRPr="00432F04">
        <w:rPr>
          <w:lang w:eastAsia="sv-SE"/>
        </w:rPr>
        <w:t>" is replaced by a previous state defined by byte vector "</w:t>
      </w:r>
      <w:r w:rsidRPr="00832103">
        <w:rPr>
          <w:rStyle w:val="CODE"/>
        </w:rPr>
        <w:t>modelState</w:t>
      </w:r>
      <w:r w:rsidRPr="00432F04">
        <w:rPr>
          <w:lang w:eastAsia="sv-SE"/>
        </w:rPr>
        <w:t>". "</w:t>
      </w:r>
      <w:r w:rsidRPr="00832103">
        <w:rPr>
          <w:rStyle w:val="CODE"/>
        </w:rPr>
        <w:t>modelState</w:t>
      </w:r>
      <w:r w:rsidRPr="00432F04">
        <w:rPr>
          <w:lang w:eastAsia="sv-SE"/>
        </w:rPr>
        <w:t xml:space="preserve">" must be the vector returned by a previous call to </w:t>
      </w:r>
      <w:r w:rsidR="009236DE" w:rsidRPr="00832103">
        <w:rPr>
          <w:rStyle w:val="CODE"/>
        </w:rPr>
        <w:t>fmiGet</w:t>
      </w:r>
      <w:r w:rsidRPr="00832103">
        <w:rPr>
          <w:rStyle w:val="CODE"/>
        </w:rPr>
        <w:t>ModelState</w:t>
      </w:r>
      <w:r w:rsidRPr="00432F04">
        <w:rPr>
          <w:lang w:eastAsia="sv-SE"/>
        </w:rPr>
        <w:t xml:space="preserve"> of exactly the same model. After calling </w:t>
      </w:r>
      <w:r w:rsidR="009236DE" w:rsidRPr="00832103">
        <w:rPr>
          <w:rStyle w:val="CODE"/>
        </w:rPr>
        <w:t>fmiSet</w:t>
      </w:r>
      <w:r w:rsidRPr="00832103">
        <w:rPr>
          <w:rStyle w:val="CODE"/>
        </w:rPr>
        <w:t>ModelState</w:t>
      </w:r>
      <w:r w:rsidRPr="00432F04">
        <w:rPr>
          <w:lang w:eastAsia="sv-SE"/>
        </w:rPr>
        <w:t>, t</w:t>
      </w:r>
      <w:r w:rsidR="00832103">
        <w:rPr>
          <w:lang w:eastAsia="sv-SE"/>
        </w:rPr>
        <w:t>he model is in state "stepAccepted"</w:t>
      </w:r>
      <w:r w:rsidRPr="00432F04">
        <w:rPr>
          <w:lang w:eastAsia="sv-SE"/>
        </w:rPr>
        <w:t>.</w:t>
      </w:r>
    </w:p>
    <w:p w14:paraId="3606627D" w14:textId="77777777" w:rsidR="00990EFE" w:rsidRPr="00432F04" w:rsidRDefault="00990EFE" w:rsidP="00832103">
      <w:pPr>
        <w:pStyle w:val="Textkrper-Zeileneinzug"/>
      </w:pPr>
      <w:r w:rsidRPr="00432F04">
        <w:t xml:space="preserve">There are open issues: </w:t>
      </w:r>
      <w:r w:rsidR="00832103" w:rsidRPr="00832103">
        <w:rPr>
          <w:rStyle w:val="CODE"/>
        </w:rPr>
        <w:t>fmiG</w:t>
      </w:r>
      <w:r w:rsidRPr="00832103">
        <w:rPr>
          <w:rStyle w:val="CODE"/>
        </w:rPr>
        <w:t>etModelState</w:t>
      </w:r>
      <w:r w:rsidRPr="00432F04">
        <w:t xml:space="preserve"> should only be callable directly after an event (it might be a step event), in order that restarting the integration is a standard operation (restart after an event). Otherwise, </w:t>
      </w:r>
      <w:r w:rsidRPr="00432F04">
        <w:lastRenderedPageBreak/>
        <w:t xml:space="preserve">the integrator might be in an inconsistent state. Most likely restrictions are needed, in order that restarting a model is possible, e.g., restarting is not possible, if a model accesses external resources, like files or communication channels. In the xml-file </w:t>
      </w:r>
      <w:r w:rsidR="00832103">
        <w:t xml:space="preserve">it </w:t>
      </w:r>
      <w:r w:rsidRPr="00432F04">
        <w:t>could be defined, whether it is allowed to “safe the model state” or whether this is not possible.</w:t>
      </w:r>
    </w:p>
    <w:p w14:paraId="2DFD2E5A" w14:textId="77777777" w:rsidR="00990EFE" w:rsidRPr="00432F04" w:rsidRDefault="00990EFE" w:rsidP="00990EFE">
      <w:pPr>
        <w:pStyle w:val="Textkrper"/>
        <w:rPr>
          <w:b/>
        </w:rPr>
      </w:pPr>
      <w:r w:rsidRPr="00432F04">
        <w:rPr>
          <w:b/>
          <w:lang w:eastAsia="sv-SE"/>
        </w:rPr>
        <w:br/>
        <w:t>Changing dimension of state vector and of event indicator vector</w:t>
      </w:r>
    </w:p>
    <w:p w14:paraId="64E7FD79" w14:textId="77777777" w:rsidR="00990EFE" w:rsidRPr="00432F04" w:rsidRDefault="00990EFE" w:rsidP="00990EFE">
      <w:pPr>
        <w:pStyle w:val="Textkrper"/>
        <w:rPr>
          <w:lang w:eastAsia="sv-SE"/>
        </w:rPr>
      </w:pPr>
      <w:r w:rsidRPr="00432F04">
        <w:rPr>
          <w:lang w:eastAsia="sv-SE"/>
        </w:rPr>
        <w:t xml:space="preserve">Submodels in a system might be enabled or disabled. To handle this efficiently, the states of the disabled components should not be integrated. This could be achieved by defining a maximum dimension of the state vector “nx_max” and of the event indicators “nz_max” in the </w:t>
      </w:r>
      <w:r w:rsidR="00553952">
        <w:rPr>
          <w:lang w:eastAsia="sv-SE"/>
        </w:rPr>
        <w:t>Model Description File</w:t>
      </w:r>
      <w:r w:rsidRPr="00432F04">
        <w:rPr>
          <w:lang w:eastAsia="sv-SE"/>
        </w:rPr>
        <w:t xml:space="preserve">. An actual dimension (nx,nz) is determined during initialization and at events (nx  &lt;= nx_max, nz &lt;= nz_max). Since the </w:t>
      </w:r>
      <w:r w:rsidR="00C71768">
        <w:rPr>
          <w:lang w:eastAsia="sv-SE"/>
        </w:rPr>
        <w:t>Model Exchange</w:t>
      </w:r>
      <w:r w:rsidRPr="00432F04">
        <w:rPr>
          <w:lang w:eastAsia="sv-SE"/>
        </w:rPr>
        <w:t xml:space="preserve"> </w:t>
      </w:r>
      <w:r w:rsidR="00832103">
        <w:rPr>
          <w:lang w:eastAsia="sv-SE"/>
        </w:rPr>
        <w:t>functions</w:t>
      </w:r>
      <w:r w:rsidRPr="00432F04">
        <w:rPr>
          <w:lang w:eastAsia="sv-SE"/>
        </w:rPr>
        <w:t xml:space="preserve"> copy the return values from its internal data structure to the interface, it is not much burden to change this copy operation ones less or more values must be copied. Therefore, two additional return arguments (nx, nz) might be provided for initialization and for eventUpdate.</w:t>
      </w:r>
    </w:p>
    <w:p w14:paraId="32F3EF70" w14:textId="77777777" w:rsidR="00990EFE" w:rsidRPr="00432F04" w:rsidRDefault="00990EFE" w:rsidP="00990EFE">
      <w:pPr>
        <w:pStyle w:val="Textkrper"/>
        <w:rPr>
          <w:b/>
          <w:lang w:eastAsia="sv-SE"/>
        </w:rPr>
      </w:pPr>
      <w:r w:rsidRPr="00432F04">
        <w:rPr>
          <w:lang w:eastAsia="sv-SE"/>
        </w:rPr>
        <w:br/>
      </w:r>
      <w:r w:rsidRPr="00432F04">
        <w:rPr>
          <w:b/>
          <w:lang w:eastAsia="sv-SE"/>
        </w:rPr>
        <w:t>Special handling of multi-body systems</w:t>
      </w:r>
    </w:p>
    <w:p w14:paraId="5335656B" w14:textId="77777777" w:rsidR="00990EFE" w:rsidRPr="00432F04" w:rsidRDefault="00990EFE" w:rsidP="00990EFE">
      <w:pPr>
        <w:pStyle w:val="Textkrper"/>
        <w:rPr>
          <w:lang w:eastAsia="sv-SE"/>
        </w:rPr>
      </w:pPr>
      <w:r w:rsidRPr="00432F04">
        <w:rPr>
          <w:lang w:eastAsia="sv-SE"/>
        </w:rPr>
        <w:t>SIMPACK has the feature that the generated code may contain both the model with integrators (using the specialized handling of large multi-body systems) and the model without integrators. The benefit is that the user can easily switch between both representation forms according to his needs.</w:t>
      </w:r>
      <w:r w:rsidR="00832103">
        <w:rPr>
          <w:lang w:eastAsia="sv-SE"/>
        </w:rPr>
        <w:br/>
        <w:t>Furthermore, multi-body programs are usually DAEs with a very special structure and this structure might be revealed in the interface to allow an efficient solution.</w:t>
      </w:r>
    </w:p>
    <w:p w14:paraId="42808985" w14:textId="77777777" w:rsidR="00990EFE" w:rsidRPr="00432F04" w:rsidRDefault="00990EFE" w:rsidP="00990EFE">
      <w:pPr>
        <w:pStyle w:val="Textkrper"/>
        <w:rPr>
          <w:b/>
          <w:lang w:eastAsia="sv-SE"/>
        </w:rPr>
      </w:pPr>
      <w:r w:rsidRPr="00432F04">
        <w:rPr>
          <w:lang w:eastAsia="sv-SE"/>
        </w:rPr>
        <w:br/>
      </w:r>
      <w:r w:rsidRPr="00432F04">
        <w:rPr>
          <w:b/>
          <w:lang w:eastAsia="sv-SE"/>
        </w:rPr>
        <w:t>Online changeable parameters for real-time training simulators</w:t>
      </w:r>
    </w:p>
    <w:p w14:paraId="58289060" w14:textId="77777777" w:rsidR="00990EFE" w:rsidRPr="00432F04" w:rsidRDefault="00990EFE" w:rsidP="00990EFE">
      <w:pPr>
        <w:pStyle w:val="Textkrper"/>
      </w:pPr>
      <w:r w:rsidRPr="00432F04">
        <w:t>Parameters are constant although, it would be useful to change them online, e.g., fo</w:t>
      </w:r>
      <w:r w:rsidR="00832103">
        <w:t>r real-time training simulators, or for quickly tuning parameters in offline simulation. From a mathematical point of view, changing a parameter has to be seen as a short-hand notation to stop the simulation and initialize a new simulation run with the previous internal model state where the desired parameters are changed.</w:t>
      </w:r>
    </w:p>
    <w:p w14:paraId="2737A3A5" w14:textId="77777777" w:rsidR="00990EFE" w:rsidRPr="00432F04" w:rsidRDefault="00990EFE" w:rsidP="00990EFE">
      <w:pPr>
        <w:pStyle w:val="Textkrper"/>
        <w:rPr>
          <w:b/>
        </w:rPr>
      </w:pPr>
      <w:r w:rsidRPr="00432F04">
        <w:br/>
      </w:r>
      <w:r w:rsidRPr="00432F04">
        <w:rPr>
          <w:b/>
        </w:rPr>
        <w:t>Map variable hierarchy to xml file</w:t>
      </w:r>
    </w:p>
    <w:p w14:paraId="1C8DB295" w14:textId="77777777" w:rsidR="00990EFE" w:rsidRPr="00432F04" w:rsidRDefault="00990EFE" w:rsidP="00990EFE">
      <w:pPr>
        <w:pStyle w:val="Textkrper"/>
      </w:pPr>
      <w:r w:rsidRPr="00432F04">
        <w:t xml:space="preserve">The current </w:t>
      </w:r>
      <w:r w:rsidR="00553952">
        <w:t>Model Description File</w:t>
      </w:r>
      <w:r w:rsidRPr="00432F04">
        <w:t xml:space="preserve"> can only handle scalar variables. This means that a lot of definitions must be repeated if</w:t>
      </w:r>
      <w:r w:rsidR="00832103">
        <w:t>, e.g.,</w:t>
      </w:r>
      <w:r w:rsidRPr="00432F04">
        <w:t xml:space="preserve"> an array is mapped to a set of scalars. The xml file should be enhanced, so that</w:t>
      </w:r>
      <w:r w:rsidR="00832103">
        <w:t>, e.g.,</w:t>
      </w:r>
      <w:r w:rsidRPr="00432F04">
        <w:t xml:space="preserve"> array and record structures are maintained. A handle of a variable might be computed from a new function, that gets the handle of the array and the desired indices. The benefit is that the xml-file becomes much smaller if large variable arrays are present.</w:t>
      </w:r>
    </w:p>
    <w:p w14:paraId="0308B61B" w14:textId="77777777" w:rsidR="00990EFE" w:rsidRPr="00432F04" w:rsidRDefault="00990EFE" w:rsidP="00990EFE">
      <w:pPr>
        <w:pStyle w:val="Textkrper"/>
        <w:rPr>
          <w:b/>
        </w:rPr>
      </w:pPr>
      <w:r w:rsidRPr="00432F04">
        <w:br/>
      </w:r>
      <w:r w:rsidRPr="00432F04">
        <w:rPr>
          <w:b/>
        </w:rPr>
        <w:t>DAE representation</w:t>
      </w:r>
    </w:p>
    <w:p w14:paraId="003ED13A" w14:textId="77777777" w:rsidR="00990EFE" w:rsidRPr="00381C66" w:rsidRDefault="00990EFE" w:rsidP="00990EFE">
      <w:pPr>
        <w:pStyle w:val="Textkrper"/>
        <w:rPr>
          <w:b/>
        </w:rPr>
      </w:pPr>
      <w:r w:rsidRPr="00432F04">
        <w:t xml:space="preserve">Models could be optionally described by DAEs with index 1 or 2. The benefit is that larger systems can be handled because systems of equations are only solved once and not twice (with an ODE description, equation systems might be solved inside the ODE description, and a stiff solver will additionally solve equation systems in the integrator), and the sparsity of the Jacobian </w:t>
      </w:r>
      <w:r w:rsidR="00832103">
        <w:t>might be larger.</w:t>
      </w:r>
      <w:r w:rsidR="00381C66">
        <w:br/>
      </w:r>
    </w:p>
    <w:p w14:paraId="04ED4005" w14:textId="77777777" w:rsidR="00381C66" w:rsidRDefault="00381C66" w:rsidP="00990EFE">
      <w:pPr>
        <w:pStyle w:val="Textkrper"/>
        <w:rPr>
          <w:rStyle w:val="termdef"/>
          <w:b/>
        </w:rPr>
      </w:pPr>
      <w:r w:rsidRPr="00381C66">
        <w:rPr>
          <w:rStyle w:val="termdef"/>
          <w:b/>
        </w:rPr>
        <w:t>Nested FMUs with several model zip-files</w:t>
      </w:r>
    </w:p>
    <w:p w14:paraId="1CBDAECB" w14:textId="77777777" w:rsidR="00381C66" w:rsidRPr="00381C66" w:rsidRDefault="00381C66" w:rsidP="00990EFE">
      <w:pPr>
        <w:pStyle w:val="Textkrper"/>
        <w:rPr>
          <w:rStyle w:val="termdef"/>
        </w:rPr>
      </w:pPr>
      <w:r w:rsidRPr="00381C66">
        <w:rPr>
          <w:rStyle w:val="termdef"/>
        </w:rPr>
        <w:t>In the current version, nested FMUs are store</w:t>
      </w:r>
      <w:r>
        <w:rPr>
          <w:rStyle w:val="termdef"/>
        </w:rPr>
        <w:t>d</w:t>
      </w:r>
      <w:r w:rsidRPr="00381C66">
        <w:rPr>
          <w:rStyle w:val="termdef"/>
        </w:rPr>
        <w:t xml:space="preserve"> in one zip-file and the hierarchical FMU structuring is not exposed. This should be improved, e.g., so that every FMU is distributed in its own model zip-file which is referenced in other FMUs.</w:t>
      </w:r>
    </w:p>
    <w:p w14:paraId="33E76711" w14:textId="77777777" w:rsidR="00990EFE" w:rsidRPr="00432F04" w:rsidRDefault="00990EFE" w:rsidP="00990EFE">
      <w:pPr>
        <w:pStyle w:val="Textkrper"/>
        <w:rPr>
          <w:rStyle w:val="termdef"/>
          <w:b/>
        </w:rPr>
      </w:pPr>
      <w:r w:rsidRPr="00432F04">
        <w:rPr>
          <w:rStyle w:val="termdef"/>
        </w:rPr>
        <w:lastRenderedPageBreak/>
        <w:br/>
      </w:r>
      <w:r w:rsidRPr="00432F04">
        <w:rPr>
          <w:rStyle w:val="termdef"/>
          <w:b/>
        </w:rPr>
        <w:t>Support for Optimization</w:t>
      </w:r>
    </w:p>
    <w:p w14:paraId="4F69BA93" w14:textId="77777777" w:rsidR="00990EFE" w:rsidRPr="00432F04" w:rsidRDefault="00990EFE" w:rsidP="00990EFE">
      <w:pPr>
        <w:pStyle w:val="Textkrper"/>
      </w:pPr>
      <w:r w:rsidRPr="00432F04">
        <w:t>In order to improve optimization (parameter as well as trajectory optimization), it is useful to get more information from a model, instead of constructing this information from the available interfaces via purely numerical methods. For example, it would be useful to provide a function to get the partial derivatives of the state derivatives with respect to selected parameters.</w:t>
      </w:r>
    </w:p>
    <w:p w14:paraId="26276EDC" w14:textId="77777777" w:rsidR="00C12C1B" w:rsidRPr="00432F04" w:rsidRDefault="00C12C1B" w:rsidP="00C12C1B">
      <w:pPr>
        <w:pStyle w:val="Appendix1"/>
      </w:pPr>
      <w:bookmarkStart w:id="260" w:name="_Toc240646383"/>
      <w:bookmarkStart w:id="261" w:name="_Toc247884564"/>
      <w:bookmarkStart w:id="262" w:name="_Toc252111387"/>
      <w:bookmarkEnd w:id="36"/>
      <w:bookmarkEnd w:id="37"/>
      <w:bookmarkEnd w:id="38"/>
      <w:bookmarkEnd w:id="39"/>
      <w:bookmarkEnd w:id="40"/>
      <w:bookmarkEnd w:id="41"/>
      <w:r w:rsidRPr="00432F04">
        <w:lastRenderedPageBreak/>
        <w:t>Glossary</w:t>
      </w:r>
      <w:bookmarkEnd w:id="260"/>
      <w:bookmarkEnd w:id="261"/>
      <w:bookmarkEnd w:id="262"/>
    </w:p>
    <w:p w14:paraId="51D4BACC" w14:textId="77777777" w:rsidR="00C12C1B" w:rsidRPr="00432F04" w:rsidRDefault="00C12C1B" w:rsidP="00C12C1B">
      <w:pPr>
        <w:pStyle w:val="Textkrper"/>
        <w:spacing w:after="120"/>
        <w:rPr>
          <w:lang w:eastAsia="sv-SE"/>
        </w:rPr>
      </w:pPr>
      <w:r w:rsidRPr="00432F04">
        <w:rPr>
          <w:lang w:eastAsia="sv-SE"/>
        </w:rPr>
        <w:t>This glossary is a subset of (</w:t>
      </w:r>
      <w:r w:rsidRPr="00432F04">
        <w:rPr>
          <w:i/>
          <w:lang w:eastAsia="sv-SE"/>
        </w:rPr>
        <w:t>MODELISAR Glossary, 2009</w:t>
      </w:r>
      <w:r w:rsidRPr="00432F04">
        <w:rPr>
          <w:lang w:eastAsia="sv-SE"/>
        </w:rPr>
        <w:t>) with some extensions specific to this document.</w:t>
      </w:r>
    </w:p>
    <w:tbl>
      <w:tblPr>
        <w:tblW w:w="4753" w:type="pct"/>
        <w:tblCellMar>
          <w:left w:w="57" w:type="dxa"/>
          <w:right w:w="57" w:type="dxa"/>
        </w:tblCellMar>
        <w:tblLook w:val="0000" w:firstRow="0" w:lastRow="0" w:firstColumn="0" w:lastColumn="0" w:noHBand="0" w:noVBand="0"/>
      </w:tblPr>
      <w:tblGrid>
        <w:gridCol w:w="1982"/>
        <w:gridCol w:w="7341"/>
      </w:tblGrid>
      <w:tr w:rsidR="00C12C1B" w:rsidRPr="00432F04" w14:paraId="3A8C4755" w14:textId="77777777" w:rsidTr="00977A1F">
        <w:trPr>
          <w:cantSplit/>
          <w:tblHeader/>
        </w:trPr>
        <w:tc>
          <w:tcPr>
            <w:tcW w:w="1063" w:type="pct"/>
            <w:tcBorders>
              <w:top w:val="single" w:sz="4" w:space="0" w:color="000000"/>
              <w:left w:val="single" w:sz="4" w:space="0" w:color="000000"/>
              <w:bottom w:val="single" w:sz="4" w:space="0" w:color="000000"/>
              <w:right w:val="single" w:sz="4" w:space="0" w:color="auto"/>
            </w:tcBorders>
            <w:shd w:val="clear" w:color="auto" w:fill="F3F3F3"/>
          </w:tcPr>
          <w:p w14:paraId="690F0BE2" w14:textId="77777777" w:rsidR="00C12C1B" w:rsidRPr="00432F04" w:rsidRDefault="00C12C1B" w:rsidP="00C12C1B">
            <w:pPr>
              <w:pStyle w:val="Textkrper-Tabelle"/>
              <w:rPr>
                <w:b/>
              </w:rPr>
            </w:pPr>
            <w:r w:rsidRPr="00432F04">
              <w:rPr>
                <w:b/>
              </w:rPr>
              <w:t>Term</w:t>
            </w:r>
          </w:p>
        </w:tc>
        <w:tc>
          <w:tcPr>
            <w:tcW w:w="3937" w:type="pct"/>
            <w:tcBorders>
              <w:top w:val="single" w:sz="4" w:space="0" w:color="auto"/>
              <w:left w:val="single" w:sz="4" w:space="0" w:color="auto"/>
              <w:bottom w:val="single" w:sz="4" w:space="0" w:color="auto"/>
              <w:right w:val="single" w:sz="4" w:space="0" w:color="auto"/>
            </w:tcBorders>
            <w:shd w:val="clear" w:color="auto" w:fill="F3F3F3"/>
          </w:tcPr>
          <w:p w14:paraId="0147CCE6" w14:textId="77777777" w:rsidR="00C12C1B" w:rsidRPr="00432F04" w:rsidRDefault="00C12C1B" w:rsidP="00C12C1B">
            <w:pPr>
              <w:pStyle w:val="Textkrper-Tabelle"/>
              <w:rPr>
                <w:b/>
              </w:rPr>
            </w:pPr>
            <w:r w:rsidRPr="00432F04">
              <w:rPr>
                <w:b/>
              </w:rPr>
              <w:t>Description</w:t>
            </w:r>
          </w:p>
        </w:tc>
      </w:tr>
      <w:tr w:rsidR="00C12C1B" w:rsidRPr="00432F04" w14:paraId="0CE9EBC9"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32994F10" w14:textId="77777777" w:rsidR="00C12C1B" w:rsidRPr="00432F04" w:rsidRDefault="00C12C1B" w:rsidP="00C12C1B">
            <w:pPr>
              <w:pStyle w:val="Textkrper-Tabelle"/>
              <w:rPr>
                <w:i/>
              </w:rPr>
            </w:pPr>
            <w:r w:rsidRPr="00432F04">
              <w:rPr>
                <w:i/>
              </w:rPr>
              <w:t>AUTOSAR</w:t>
            </w:r>
          </w:p>
        </w:tc>
        <w:tc>
          <w:tcPr>
            <w:tcW w:w="3937" w:type="pct"/>
            <w:tcBorders>
              <w:top w:val="single" w:sz="4" w:space="0" w:color="auto"/>
              <w:left w:val="single" w:sz="4" w:space="0" w:color="auto"/>
              <w:bottom w:val="single" w:sz="4" w:space="0" w:color="auto"/>
              <w:right w:val="single" w:sz="4" w:space="0" w:color="auto"/>
            </w:tcBorders>
          </w:tcPr>
          <w:p w14:paraId="3E7AED2F" w14:textId="77777777" w:rsidR="00C12C1B" w:rsidRPr="00432F04" w:rsidRDefault="00C12C1B" w:rsidP="00C12C1B">
            <w:pPr>
              <w:pStyle w:val="Textkrper-Tabelle"/>
            </w:pPr>
            <w:r w:rsidRPr="00432F04">
              <w:t>AUTomotive Open System Architecture (</w:t>
            </w:r>
            <w:hyperlink r:id="rId118" w:history="1">
              <w:r w:rsidRPr="00432F04">
                <w:rPr>
                  <w:rStyle w:val="Hyperlink"/>
                </w:rPr>
                <w:t>www.autosar.org</w:t>
              </w:r>
            </w:hyperlink>
            <w:r w:rsidRPr="00432F04">
              <w:t>).</w:t>
            </w:r>
            <w:r w:rsidRPr="00432F04">
              <w:br/>
              <w:t>Evolving standard of the automotive industry to define the implementation of embedded systems in vehicles including communication mechanisms. An important part is the standardization of C-functions and macros to communicate between software components. AUTOSAR is targeted to built on top of the real-time operating system OSEK (</w:t>
            </w:r>
            <w:hyperlink r:id="rId119" w:history="1">
              <w:r w:rsidRPr="00432F04">
                <w:rPr>
                  <w:rStyle w:val="Hyperlink"/>
                </w:rPr>
                <w:t>www.osek-vdx.org</w:t>
              </w:r>
            </w:hyperlink>
            <w:r w:rsidRPr="00432F04">
              <w:t xml:space="preserve">, </w:t>
            </w:r>
            <w:hyperlink r:id="rId120" w:history="1">
              <w:r w:rsidRPr="00432F04">
                <w:rPr>
                  <w:rStyle w:val="Hyperlink"/>
                </w:rPr>
                <w:t>de.wikipedia.org/wiki/OSEK</w:t>
              </w:r>
            </w:hyperlink>
            <w:r w:rsidRPr="00432F04">
              <w:t>). The use of the AUTOSAR standard requires AUTOSAR membership.</w:t>
            </w:r>
          </w:p>
        </w:tc>
      </w:tr>
      <w:tr w:rsidR="00C12C1B" w:rsidRPr="00432F04" w14:paraId="06D8301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072AFB" w14:textId="77777777" w:rsidR="00C12C1B" w:rsidRPr="00432F04" w:rsidRDefault="00C12C1B" w:rsidP="00C12C1B">
            <w:pPr>
              <w:pStyle w:val="Textkrper-Tabelle"/>
              <w:rPr>
                <w:i/>
              </w:rPr>
            </w:pPr>
            <w:r w:rsidRPr="00432F04">
              <w:rPr>
                <w:i/>
              </w:rPr>
              <w:t>co-simulation</w:t>
            </w:r>
          </w:p>
        </w:tc>
        <w:tc>
          <w:tcPr>
            <w:tcW w:w="3937" w:type="pct"/>
            <w:tcBorders>
              <w:top w:val="single" w:sz="4" w:space="0" w:color="auto"/>
              <w:left w:val="single" w:sz="4" w:space="0" w:color="auto"/>
              <w:bottom w:val="single" w:sz="4" w:space="0" w:color="auto"/>
              <w:right w:val="single" w:sz="4" w:space="0" w:color="auto"/>
            </w:tcBorders>
          </w:tcPr>
          <w:p w14:paraId="7F08920E" w14:textId="77777777" w:rsidR="00C12C1B" w:rsidRPr="00432F04" w:rsidRDefault="00C12C1B" w:rsidP="00C12C1B">
            <w:pPr>
              <w:pStyle w:val="Textkrper-Tabelle"/>
            </w:pPr>
            <w:r w:rsidRPr="00432F04">
              <w:t>Couple several simulation programs including their numerical solvers in order to simulate a system consisting of several subsystems.</w:t>
            </w:r>
          </w:p>
        </w:tc>
      </w:tr>
      <w:tr w:rsidR="00C12C1B" w:rsidRPr="00432F04" w14:paraId="727C227F"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2EBA2997" w14:textId="77777777" w:rsidR="00C12C1B" w:rsidRPr="00432F04" w:rsidRDefault="00C12C1B" w:rsidP="00C12C1B">
            <w:pPr>
              <w:pStyle w:val="Textkrper-Tabelle"/>
              <w:rPr>
                <w:i/>
              </w:rPr>
            </w:pPr>
            <w:r w:rsidRPr="00432F04">
              <w:rPr>
                <w:i/>
              </w:rPr>
              <w:t>ECU</w:t>
            </w:r>
          </w:p>
        </w:tc>
        <w:tc>
          <w:tcPr>
            <w:tcW w:w="3937" w:type="pct"/>
            <w:tcBorders>
              <w:top w:val="single" w:sz="4" w:space="0" w:color="auto"/>
              <w:left w:val="single" w:sz="4" w:space="0" w:color="auto"/>
              <w:bottom w:val="single" w:sz="4" w:space="0" w:color="auto"/>
              <w:right w:val="single" w:sz="4" w:space="0" w:color="auto"/>
            </w:tcBorders>
          </w:tcPr>
          <w:p w14:paraId="36DA5F05" w14:textId="77777777" w:rsidR="00C12C1B" w:rsidRPr="00432F04" w:rsidRDefault="00C12C1B" w:rsidP="00C12C1B">
            <w:pPr>
              <w:pStyle w:val="Textkrper-Tabelle"/>
            </w:pPr>
            <w:r w:rsidRPr="00432F04">
              <w:t>Electronic Control Unit (Microprocessor that is used to control a sub-system in a vehicle)</w:t>
            </w:r>
          </w:p>
        </w:tc>
      </w:tr>
      <w:tr w:rsidR="00C12C1B" w:rsidRPr="00432F04" w14:paraId="08B57AB3"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F44609E" w14:textId="77777777" w:rsidR="00C12C1B" w:rsidRPr="00432F04" w:rsidRDefault="00C12C1B" w:rsidP="00C12C1B">
            <w:pPr>
              <w:pStyle w:val="Textkrper-Tabelle"/>
              <w:rPr>
                <w:i/>
              </w:rPr>
            </w:pPr>
            <w:r w:rsidRPr="00432F04">
              <w:rPr>
                <w:i/>
              </w:rPr>
              <w:t>event</w:t>
            </w:r>
          </w:p>
        </w:tc>
        <w:tc>
          <w:tcPr>
            <w:tcW w:w="3937" w:type="pct"/>
            <w:tcBorders>
              <w:top w:val="single" w:sz="4" w:space="0" w:color="auto"/>
              <w:left w:val="single" w:sz="4" w:space="0" w:color="auto"/>
              <w:bottom w:val="single" w:sz="4" w:space="0" w:color="auto"/>
              <w:right w:val="single" w:sz="4" w:space="0" w:color="auto"/>
            </w:tcBorders>
          </w:tcPr>
          <w:p w14:paraId="1D3B5841" w14:textId="77777777" w:rsidR="00C12C1B" w:rsidRPr="00432F04" w:rsidRDefault="00C12C1B" w:rsidP="00C12C1B">
            <w:pPr>
              <w:pStyle w:val="Textkrper-Tabelle"/>
            </w:pPr>
            <w:r w:rsidRPr="00432F04">
              <w:t>The time instant at which the integration is halted and variables may change their values discontinuously. Between event instants, all variables are continuous.</w:t>
            </w:r>
          </w:p>
        </w:tc>
      </w:tr>
      <w:tr w:rsidR="00C12C1B" w:rsidRPr="00432F04" w14:paraId="74D4E0B2"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3530EAA3" w14:textId="77777777" w:rsidR="00C12C1B" w:rsidRPr="00432F04" w:rsidRDefault="00C12C1B" w:rsidP="00C12C1B">
            <w:pPr>
              <w:pStyle w:val="Textkrper-Tabelle"/>
              <w:rPr>
                <w:i/>
              </w:rPr>
            </w:pPr>
            <w:r w:rsidRPr="00432F04">
              <w:rPr>
                <w:i/>
              </w:rPr>
              <w:t>FMI</w:t>
            </w:r>
          </w:p>
        </w:tc>
        <w:tc>
          <w:tcPr>
            <w:tcW w:w="3937" w:type="pct"/>
            <w:tcBorders>
              <w:top w:val="single" w:sz="4" w:space="0" w:color="auto"/>
              <w:left w:val="single" w:sz="4" w:space="0" w:color="auto"/>
              <w:bottom w:val="single" w:sz="4" w:space="0" w:color="auto"/>
              <w:right w:val="single" w:sz="4" w:space="0" w:color="auto"/>
            </w:tcBorders>
          </w:tcPr>
          <w:p w14:paraId="30A63F3D" w14:textId="77777777" w:rsidR="00C12C1B" w:rsidRPr="00432F04" w:rsidRDefault="00C12C1B" w:rsidP="00C12C1B">
            <w:pPr>
              <w:pStyle w:val="Textkrper-Tabelle"/>
            </w:pPr>
            <w:r w:rsidRPr="00432F04">
              <w:t>Functional Mock-up Interface:</w:t>
            </w:r>
            <w:r w:rsidRPr="00432F04">
              <w:br/>
              <w:t xml:space="preserve">Interface of a functional mock-up in form of a model. In analogy to the term digital mock-up (see </w:t>
            </w:r>
            <w:r w:rsidRPr="00432F04">
              <w:rPr>
                <w:i/>
              </w:rPr>
              <w:t>mock-up</w:t>
            </w:r>
            <w:r w:rsidRPr="00432F04">
              <w:t>), functional mock-up describes a computer-based representation of the functional behavio</w:t>
            </w:r>
            <w:r w:rsidR="00812D11">
              <w:t>u</w:t>
            </w:r>
            <w:r w:rsidRPr="00432F04">
              <w:t>r of a system for all kinds of analyses.</w:t>
            </w:r>
          </w:p>
        </w:tc>
      </w:tr>
      <w:tr w:rsidR="00C12C1B" w:rsidRPr="00432F04" w14:paraId="53F21F88"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25BD0F31" w14:textId="77777777" w:rsidR="00C12C1B" w:rsidRPr="00432F04" w:rsidRDefault="00C12C1B" w:rsidP="00C12C1B">
            <w:pPr>
              <w:pStyle w:val="Textkrper-Tabelle"/>
              <w:rPr>
                <w:i/>
              </w:rPr>
            </w:pPr>
            <w:r w:rsidRPr="00432F04">
              <w:rPr>
                <w:i/>
              </w:rPr>
              <w:t>FMU</w:t>
            </w:r>
          </w:p>
        </w:tc>
        <w:tc>
          <w:tcPr>
            <w:tcW w:w="3937" w:type="pct"/>
            <w:tcBorders>
              <w:top w:val="single" w:sz="4" w:space="0" w:color="auto"/>
              <w:left w:val="single" w:sz="4" w:space="0" w:color="auto"/>
              <w:bottom w:val="single" w:sz="4" w:space="0" w:color="auto"/>
              <w:right w:val="single" w:sz="4" w:space="0" w:color="auto"/>
            </w:tcBorders>
          </w:tcPr>
          <w:p w14:paraId="60FC8E76" w14:textId="77777777" w:rsidR="00C12C1B" w:rsidRPr="00432F04" w:rsidRDefault="00C12C1B" w:rsidP="00C12C1B">
            <w:pPr>
              <w:pStyle w:val="Textkrper-Tabelle"/>
            </w:pPr>
            <w:r w:rsidRPr="00432F04">
              <w:t>Functional Mock-up Unit:</w:t>
            </w:r>
            <w:r w:rsidRPr="00432F04">
              <w:br/>
              <w:t>A “model class” from which one or more “model instances” can be build for simulation. A FMU is stored in one zip-file as defined in</w:t>
            </w:r>
            <w:r>
              <w:t xml:space="preserve"> section </w:t>
            </w:r>
            <w:r>
              <w:fldChar w:fldCharType="begin"/>
            </w:r>
            <w:r>
              <w:instrText xml:space="preserve"> REF _Ref247683536 \r \h </w:instrText>
            </w:r>
            <w:r>
              <w:fldChar w:fldCharType="separate"/>
            </w:r>
            <w:r w:rsidR="0059498C">
              <w:t>4</w:t>
            </w:r>
            <w:r>
              <w:fldChar w:fldCharType="end"/>
            </w:r>
            <w:r w:rsidRPr="00432F04">
              <w:t xml:space="preserve"> consisting basically of one xml file (see</w:t>
            </w:r>
            <w:r>
              <w:t xml:space="preserve"> section</w:t>
            </w:r>
            <w:r w:rsidRPr="00432F04">
              <w:t xml:space="preserve"> </w:t>
            </w:r>
            <w:r w:rsidRPr="00432F04">
              <w:fldChar w:fldCharType="begin"/>
            </w:r>
            <w:r w:rsidRPr="00432F04">
              <w:instrText xml:space="preserve"> REF _Ref240515641 \r \h </w:instrText>
            </w:r>
            <w:r w:rsidRPr="00432F04">
              <w:fldChar w:fldCharType="separate"/>
            </w:r>
            <w:r w:rsidR="0059498C">
              <w:t>3</w:t>
            </w:r>
            <w:r w:rsidRPr="00432F04">
              <w:fldChar w:fldCharType="end"/>
            </w:r>
            <w:r w:rsidRPr="00432F04">
              <w:t>) that defines the model variables and a set of C-functions (see</w:t>
            </w:r>
            <w:r>
              <w:t xml:space="preserve"> section</w:t>
            </w:r>
            <w:r w:rsidRPr="00432F04">
              <w:t xml:space="preserve"> </w:t>
            </w:r>
            <w:r w:rsidRPr="00432F04">
              <w:fldChar w:fldCharType="begin"/>
            </w:r>
            <w:r w:rsidRPr="00432F04">
              <w:instrText xml:space="preserve"> REF _Ref240515685 \r \h </w:instrText>
            </w:r>
            <w:r w:rsidRPr="00432F04">
              <w:fldChar w:fldCharType="separate"/>
            </w:r>
            <w:r w:rsidR="0059498C">
              <w:t>2</w:t>
            </w:r>
            <w:r w:rsidRPr="00432F04">
              <w:fldChar w:fldCharType="end"/>
            </w:r>
            <w:r w:rsidRPr="00432F04">
              <w:t>), in source or binary form, to execute the model equations.</w:t>
            </w:r>
          </w:p>
        </w:tc>
      </w:tr>
      <w:tr w:rsidR="00C12C1B" w:rsidRPr="00432F04" w14:paraId="115BAF5E"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AB07602" w14:textId="77777777" w:rsidR="00C12C1B" w:rsidRPr="00432F04" w:rsidRDefault="00C12C1B" w:rsidP="00C12C1B">
            <w:pPr>
              <w:pStyle w:val="Textkrper-Tabelle"/>
              <w:rPr>
                <w:i/>
              </w:rPr>
            </w:pPr>
            <w:r w:rsidRPr="00432F04">
              <w:rPr>
                <w:i/>
              </w:rPr>
              <w:t>mock-up</w:t>
            </w:r>
          </w:p>
        </w:tc>
        <w:tc>
          <w:tcPr>
            <w:tcW w:w="3937" w:type="pct"/>
            <w:tcBorders>
              <w:top w:val="single" w:sz="4" w:space="0" w:color="auto"/>
              <w:left w:val="single" w:sz="4" w:space="0" w:color="auto"/>
              <w:bottom w:val="single" w:sz="4" w:space="0" w:color="auto"/>
              <w:right w:val="single" w:sz="4" w:space="0" w:color="auto"/>
            </w:tcBorders>
          </w:tcPr>
          <w:p w14:paraId="2EABD6C9" w14:textId="77777777" w:rsidR="00C12C1B" w:rsidRPr="00432F04" w:rsidRDefault="00C12C1B" w:rsidP="00C12C1B">
            <w:pPr>
              <w:pStyle w:val="Textkrper-Tabelle"/>
            </w:pPr>
            <w:r w:rsidRPr="00432F04">
              <w:t>A full-sized structural, but not necessarily functional model built accurately to scale, used chiefly for study, testing, or display. In the context of computer aided design (CAD), a digital mock-up (DMU) means a computer-based representation of the product geometry with its parts, usually in 3-D, for all kinds of geometrical and mechanical analyses.</w:t>
            </w:r>
          </w:p>
        </w:tc>
      </w:tr>
      <w:tr w:rsidR="00C12C1B" w:rsidRPr="00432F04" w14:paraId="115859A0"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637488" w14:textId="77777777" w:rsidR="00C12C1B" w:rsidRPr="00432F04" w:rsidRDefault="00C12C1B" w:rsidP="00C12C1B">
            <w:pPr>
              <w:pStyle w:val="Textkrper-Tabelle"/>
              <w:rPr>
                <w:i/>
              </w:rPr>
            </w:pPr>
            <w:r w:rsidRPr="00432F04">
              <w:rPr>
                <w:i/>
              </w:rPr>
              <w:t>model</w:t>
            </w:r>
          </w:p>
        </w:tc>
        <w:tc>
          <w:tcPr>
            <w:tcW w:w="3937" w:type="pct"/>
            <w:tcBorders>
              <w:top w:val="single" w:sz="4" w:space="0" w:color="auto"/>
              <w:left w:val="single" w:sz="4" w:space="0" w:color="auto"/>
              <w:bottom w:val="single" w:sz="4" w:space="0" w:color="auto"/>
              <w:right w:val="single" w:sz="4" w:space="0" w:color="auto"/>
            </w:tcBorders>
          </w:tcPr>
          <w:p w14:paraId="537A2E8B" w14:textId="77777777" w:rsidR="00C12C1B" w:rsidRPr="00432F04" w:rsidRDefault="00C12C1B" w:rsidP="00C12C1B">
            <w:pPr>
              <w:pStyle w:val="Textkrper-Tabelle"/>
            </w:pPr>
            <w:r w:rsidRPr="00432F04">
              <w:t xml:space="preserve">A model is a mathematical or logical representation of a system of entities, phenomena, or processes. Basically a model is a simplified abstract view of the complex reality. It can be used to compute its expected </w:t>
            </w:r>
            <w:r w:rsidR="009C7BF5" w:rsidRPr="00432F04">
              <w:t>behaviour</w:t>
            </w:r>
            <w:r w:rsidRPr="00432F04">
              <w:t xml:space="preserve"> under specified conditions. In this document, “models” are described by differential, algebraic and discrete equations and are mainly used to represent physical systems and controllers.</w:t>
            </w:r>
          </w:p>
        </w:tc>
      </w:tr>
      <w:tr w:rsidR="00C12C1B" w:rsidRPr="00432F04" w14:paraId="1E8B9449"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0572FB69" w14:textId="77777777" w:rsidR="00C12C1B" w:rsidRPr="00432F04" w:rsidRDefault="00C71768" w:rsidP="00C12C1B">
            <w:pPr>
              <w:pStyle w:val="Textkrper-Tabelle"/>
              <w:rPr>
                <w:i/>
              </w:rPr>
            </w:pPr>
            <w:r>
              <w:rPr>
                <w:i/>
              </w:rPr>
              <w:t xml:space="preserve">Model </w:t>
            </w:r>
            <w:r w:rsidR="009C7BF5">
              <w:rPr>
                <w:i/>
              </w:rPr>
              <w:t>Description S</w:t>
            </w:r>
            <w:r w:rsidR="00C12C1B">
              <w:rPr>
                <w:i/>
              </w:rPr>
              <w:t>chema</w:t>
            </w:r>
          </w:p>
        </w:tc>
        <w:tc>
          <w:tcPr>
            <w:tcW w:w="3937" w:type="pct"/>
            <w:tcBorders>
              <w:top w:val="single" w:sz="4" w:space="0" w:color="auto"/>
              <w:left w:val="single" w:sz="4" w:space="0" w:color="auto"/>
              <w:bottom w:val="single" w:sz="4" w:space="0" w:color="auto"/>
              <w:right w:val="single" w:sz="4" w:space="0" w:color="auto"/>
            </w:tcBorders>
          </w:tcPr>
          <w:p w14:paraId="2723AC09" w14:textId="77777777" w:rsidR="00C12C1B" w:rsidRPr="00432F04" w:rsidRDefault="00C12C1B" w:rsidP="00C12C1B">
            <w:pPr>
              <w:pStyle w:val="Textkrper-Tabelle"/>
              <w:rPr>
                <w:i/>
              </w:rPr>
            </w:pPr>
            <w:r w:rsidRPr="00432F04">
              <w:t xml:space="preserve">An </w:t>
            </w:r>
            <w:r w:rsidRPr="00432F04">
              <w:rPr>
                <w:i/>
              </w:rPr>
              <w:t>XML</w:t>
            </w:r>
            <w:r w:rsidRPr="00432F04">
              <w:t xml:space="preserve"> schema that defines how all relevant, non-executable, information about a “model class” (</w:t>
            </w:r>
            <w:r w:rsidRPr="00432F04">
              <w:rPr>
                <w:i/>
              </w:rPr>
              <w:t>FMU)</w:t>
            </w:r>
            <w:r w:rsidRPr="00432F04">
              <w:t xml:space="preserve"> is stored in a text file in </w:t>
            </w:r>
            <w:r w:rsidRPr="00432F04">
              <w:rPr>
                <w:i/>
              </w:rPr>
              <w:t>XML</w:t>
            </w:r>
            <w:r w:rsidRPr="00432F04">
              <w:t xml:space="preserve"> format. Most important, data for every variable is defined (variable name, handle, data type, variability, unit, etc.), see</w:t>
            </w:r>
            <w:r>
              <w:t xml:space="preserve"> section</w:t>
            </w:r>
            <w:r w:rsidRPr="00432F04">
              <w:t xml:space="preserve"> </w:t>
            </w:r>
            <w:r w:rsidRPr="00432F04">
              <w:fldChar w:fldCharType="begin"/>
            </w:r>
            <w:r w:rsidRPr="00432F04">
              <w:instrText xml:space="preserve"> REF _Ref240515641 \r \h </w:instrText>
            </w:r>
            <w:r w:rsidRPr="00432F04">
              <w:fldChar w:fldCharType="separate"/>
            </w:r>
            <w:r w:rsidR="0059498C">
              <w:t>3</w:t>
            </w:r>
            <w:r w:rsidRPr="00432F04">
              <w:fldChar w:fldCharType="end"/>
            </w:r>
            <w:r w:rsidRPr="00432F04">
              <w:t>.</w:t>
            </w:r>
          </w:p>
        </w:tc>
      </w:tr>
      <w:tr w:rsidR="00C12C1B" w:rsidRPr="00432F04" w14:paraId="17115EA2"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6BC48524" w14:textId="77777777" w:rsidR="00C12C1B" w:rsidRPr="00432F04" w:rsidRDefault="00C71768" w:rsidP="00C12C1B">
            <w:pPr>
              <w:pStyle w:val="Textkrper-Tabelle"/>
              <w:rPr>
                <w:i/>
              </w:rPr>
            </w:pPr>
            <w:r>
              <w:rPr>
                <w:i/>
              </w:rPr>
              <w:t xml:space="preserve">Model </w:t>
            </w:r>
            <w:r w:rsidR="009C7BF5">
              <w:rPr>
                <w:i/>
              </w:rPr>
              <w:t>I</w:t>
            </w:r>
            <w:r w:rsidR="00C12C1B" w:rsidRPr="00432F04">
              <w:rPr>
                <w:i/>
              </w:rPr>
              <w:t>nterface</w:t>
            </w:r>
          </w:p>
        </w:tc>
        <w:tc>
          <w:tcPr>
            <w:tcW w:w="3937" w:type="pct"/>
            <w:tcBorders>
              <w:top w:val="single" w:sz="4" w:space="0" w:color="auto"/>
              <w:left w:val="single" w:sz="4" w:space="0" w:color="auto"/>
              <w:bottom w:val="single" w:sz="4" w:space="0" w:color="auto"/>
              <w:right w:val="single" w:sz="4" w:space="0" w:color="auto"/>
            </w:tcBorders>
          </w:tcPr>
          <w:p w14:paraId="6D34A100" w14:textId="77777777" w:rsidR="00C12C1B" w:rsidRPr="00432F04" w:rsidRDefault="00C12C1B" w:rsidP="00C12C1B">
            <w:pPr>
              <w:pStyle w:val="Textkrper-Tabelle"/>
              <w:rPr>
                <w:rFonts w:cs="NimbusRomNo9L-Medi"/>
              </w:rPr>
            </w:pPr>
            <w:r w:rsidRPr="00432F04">
              <w:rPr>
                <w:rFonts w:cs="NimbusRomNo9L-Medi"/>
              </w:rPr>
              <w:t xml:space="preserve">A set </w:t>
            </w:r>
            <w:r w:rsidR="009C7BF5">
              <w:rPr>
                <w:rFonts w:cs="NimbusRomNo9L-Medi"/>
              </w:rPr>
              <w:t>of C-interface definitions to</w:t>
            </w:r>
            <w:r w:rsidRPr="00432F04">
              <w:rPr>
                <w:rFonts w:cs="NimbusRomNo9L-Medi"/>
              </w:rPr>
              <w:t xml:space="preserve"> access the equations of a dynamic system from an external program, e.g., to compute the state derivatives of a model, see</w:t>
            </w:r>
            <w:r>
              <w:rPr>
                <w:rFonts w:cs="NimbusRomNo9L-Medi"/>
              </w:rPr>
              <w:t xml:space="preserve"> section </w:t>
            </w:r>
            <w:r w:rsidRPr="00432F04">
              <w:fldChar w:fldCharType="begin"/>
            </w:r>
            <w:r w:rsidRPr="00432F04">
              <w:instrText xml:space="preserve"> REF _Ref240515685 \r \h </w:instrText>
            </w:r>
            <w:r w:rsidRPr="00432F04">
              <w:fldChar w:fldCharType="separate"/>
            </w:r>
            <w:r w:rsidR="0059498C">
              <w:t>2</w:t>
            </w:r>
            <w:r w:rsidRPr="00432F04">
              <w:fldChar w:fldCharType="end"/>
            </w:r>
            <w:r w:rsidRPr="00432F04">
              <w:rPr>
                <w:rFonts w:cs="NimbusRomNo9L-Medi"/>
              </w:rPr>
              <w:t>.</w:t>
            </w:r>
          </w:p>
        </w:tc>
      </w:tr>
      <w:tr w:rsidR="00C12C1B" w:rsidRPr="00432F04" w14:paraId="41D7E4C7"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0683A68" w14:textId="77777777" w:rsidR="00C12C1B" w:rsidRPr="00432F04" w:rsidRDefault="00C12C1B" w:rsidP="00C12C1B">
            <w:pPr>
              <w:pStyle w:val="Textkrper-Tabelle"/>
              <w:rPr>
                <w:i/>
              </w:rPr>
            </w:pPr>
            <w:r w:rsidRPr="00432F04">
              <w:rPr>
                <w:i/>
              </w:rPr>
              <w:lastRenderedPageBreak/>
              <w:t>parameter</w:t>
            </w:r>
          </w:p>
        </w:tc>
        <w:tc>
          <w:tcPr>
            <w:tcW w:w="3937" w:type="pct"/>
            <w:tcBorders>
              <w:top w:val="single" w:sz="4" w:space="0" w:color="auto"/>
              <w:left w:val="single" w:sz="4" w:space="0" w:color="auto"/>
              <w:bottom w:val="single" w:sz="4" w:space="0" w:color="auto"/>
              <w:right w:val="single" w:sz="4" w:space="0" w:color="auto"/>
            </w:tcBorders>
          </w:tcPr>
          <w:p w14:paraId="09955B30" w14:textId="77777777" w:rsidR="00C12C1B" w:rsidRPr="00432F04" w:rsidRDefault="00C12C1B" w:rsidP="00C12C1B">
            <w:pPr>
              <w:pStyle w:val="Textkrper-Tabelle"/>
            </w:pPr>
            <w:r w:rsidRPr="00432F04">
              <w:t xml:space="preserve">A quantity within a </w:t>
            </w:r>
            <w:r w:rsidRPr="00432F04">
              <w:rPr>
                <w:i/>
              </w:rPr>
              <w:t>model</w:t>
            </w:r>
            <w:r w:rsidRPr="00432F04">
              <w:t>, which remains constant during simulation, but may be changed before a simulation is started. Examples: mass, stiffness, resistance, etc.</w:t>
            </w:r>
          </w:p>
        </w:tc>
      </w:tr>
      <w:tr w:rsidR="00C12C1B" w:rsidRPr="00432F04" w14:paraId="6C1BA633"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127083CE" w14:textId="77777777" w:rsidR="00C12C1B" w:rsidRPr="00432F04" w:rsidRDefault="00C12C1B" w:rsidP="00C12C1B">
            <w:pPr>
              <w:pStyle w:val="Textkrper-Tabelle"/>
              <w:rPr>
                <w:i/>
              </w:rPr>
            </w:pPr>
            <w:r w:rsidRPr="00432F04">
              <w:rPr>
                <w:i/>
              </w:rPr>
              <w:t>state</w:t>
            </w:r>
          </w:p>
        </w:tc>
        <w:tc>
          <w:tcPr>
            <w:tcW w:w="3937" w:type="pct"/>
            <w:tcBorders>
              <w:top w:val="single" w:sz="4" w:space="0" w:color="auto"/>
              <w:left w:val="single" w:sz="4" w:space="0" w:color="auto"/>
              <w:bottom w:val="single" w:sz="4" w:space="0" w:color="auto"/>
              <w:right w:val="single" w:sz="4" w:space="0" w:color="auto"/>
            </w:tcBorders>
          </w:tcPr>
          <w:p w14:paraId="017D43B1" w14:textId="77777777" w:rsidR="00C12C1B" w:rsidRPr="00432F04" w:rsidRDefault="00C12C1B" w:rsidP="00C12C1B">
            <w:pPr>
              <w:pStyle w:val="Textkrper-Tabelle"/>
            </w:pPr>
            <w:r w:rsidRPr="00432F04">
              <w:t>The “continuous states” of a model are all variables that appear differentiated in the model and are independent from each other.</w:t>
            </w:r>
          </w:p>
          <w:p w14:paraId="3D9A8636" w14:textId="77777777" w:rsidR="00C12C1B" w:rsidRPr="00432F04" w:rsidRDefault="00C12C1B" w:rsidP="00C12C1B">
            <w:pPr>
              <w:pStyle w:val="Textkrper-Tabelle"/>
            </w:pPr>
            <w:r w:rsidRPr="00432F04">
              <w:t xml:space="preserve">The “discrete states” of a model are time-discrete variables that have two values in a model: The value of the variable from the previous </w:t>
            </w:r>
            <w:r w:rsidRPr="00432F04">
              <w:rPr>
                <w:i/>
              </w:rPr>
              <w:t>event</w:t>
            </w:r>
            <w:r w:rsidRPr="00432F04">
              <w:t xml:space="preserve"> instant, and the value of the variable at the actual event instant.</w:t>
            </w:r>
          </w:p>
        </w:tc>
      </w:tr>
      <w:tr w:rsidR="00C12C1B" w:rsidRPr="00432F04" w14:paraId="01A61C5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7BC3DCFF" w14:textId="77777777" w:rsidR="00C12C1B" w:rsidRPr="00432F04" w:rsidRDefault="00C12C1B" w:rsidP="00C12C1B">
            <w:pPr>
              <w:pStyle w:val="Textkrper-Tabelle"/>
              <w:rPr>
                <w:i/>
              </w:rPr>
            </w:pPr>
            <w:r w:rsidRPr="00432F04">
              <w:rPr>
                <w:i/>
              </w:rPr>
              <w:t>state event</w:t>
            </w:r>
          </w:p>
        </w:tc>
        <w:tc>
          <w:tcPr>
            <w:tcW w:w="3937" w:type="pct"/>
            <w:tcBorders>
              <w:top w:val="single" w:sz="4" w:space="0" w:color="auto"/>
              <w:left w:val="single" w:sz="4" w:space="0" w:color="auto"/>
              <w:bottom w:val="single" w:sz="4" w:space="0" w:color="auto"/>
              <w:right w:val="single" w:sz="4" w:space="0" w:color="auto"/>
            </w:tcBorders>
          </w:tcPr>
          <w:p w14:paraId="24022730" w14:textId="77777777" w:rsidR="00C12C1B" w:rsidRPr="00432F04" w:rsidRDefault="00C12C1B" w:rsidP="00C12C1B">
            <w:pPr>
              <w:pStyle w:val="Textkrper-Tabelle"/>
            </w:pPr>
            <w:r w:rsidRPr="00432F04">
              <w:rPr>
                <w:i/>
              </w:rPr>
              <w:t>Event</w:t>
            </w:r>
            <w:r w:rsidRPr="00432F04">
              <w:t xml:space="preserve"> that is defined by the time instant where the domain z &gt; 0 of an event indicator variable z is changed to z ≤ 0,</w:t>
            </w:r>
            <w:r w:rsidR="00125265">
              <w:t xml:space="preserve"> </w:t>
            </w:r>
            <w:r w:rsidRPr="00432F04">
              <w:t xml:space="preserve">or vice versa. </w:t>
            </w:r>
            <w:r w:rsidRPr="00432F04">
              <w:br/>
              <w:t>This definition is slightly different as the usual standard definition of state events: “</w:t>
            </w:r>
            <w:r w:rsidRPr="00432F04">
              <w:rPr>
                <w:i/>
              </w:rPr>
              <w:t>z</w:t>
            </w:r>
            <w:r w:rsidRPr="00432F04">
              <w:t>(</w:t>
            </w:r>
            <w:r w:rsidRPr="00432F04">
              <w:rPr>
                <w:i/>
              </w:rPr>
              <w:t>t</w:t>
            </w:r>
            <w:r w:rsidRPr="00432F04">
              <w:t>)*</w:t>
            </w:r>
            <w:r w:rsidRPr="00432F04">
              <w:rPr>
                <w:i/>
              </w:rPr>
              <w:t>z</w:t>
            </w:r>
            <w:r w:rsidRPr="00432F04">
              <w:t>(</w:t>
            </w:r>
            <w:r w:rsidRPr="00432F04">
              <w:rPr>
                <w:i/>
              </w:rPr>
              <w:t>t</w:t>
            </w:r>
            <w:r w:rsidRPr="00432F04">
              <w:rPr>
                <w:i/>
                <w:vertAlign w:val="subscript"/>
              </w:rPr>
              <w:t>i</w:t>
            </w:r>
            <w:r w:rsidRPr="00432F04">
              <w:rPr>
                <w:vertAlign w:val="subscript"/>
              </w:rPr>
              <w:t>-1</w:t>
            </w:r>
            <w:r w:rsidRPr="00432F04">
              <w:t xml:space="preserve">) </w:t>
            </w:r>
            <w:r w:rsidRPr="00432F04">
              <w:rPr>
                <w:rFonts w:cs="Times"/>
              </w:rPr>
              <w:t>≤</w:t>
            </w:r>
            <w:r w:rsidRPr="00432F04">
              <w:t xml:space="preserve"> 0” which has the severe drawback that the value of the event indicator at the previous event instant, </w:t>
            </w:r>
            <w:r w:rsidRPr="00432F04">
              <w:rPr>
                <w:i/>
              </w:rPr>
              <w:t>z</w:t>
            </w:r>
            <w:r w:rsidRPr="00432F04">
              <w:t>(</w:t>
            </w:r>
            <w:r w:rsidRPr="00432F04">
              <w:rPr>
                <w:i/>
              </w:rPr>
              <w:t>t</w:t>
            </w:r>
            <w:r w:rsidRPr="00432F04">
              <w:rPr>
                <w:i/>
                <w:vertAlign w:val="subscript"/>
              </w:rPr>
              <w:t>i</w:t>
            </w:r>
            <w:r w:rsidRPr="00432F04">
              <w:rPr>
                <w:vertAlign w:val="subscript"/>
              </w:rPr>
              <w:t>-1</w:t>
            </w:r>
            <w:r w:rsidRPr="00432F04">
              <w:t xml:space="preserve">) </w:t>
            </w:r>
            <w:r w:rsidRPr="00432F04">
              <w:rPr>
                <w:rFonts w:cs="Times"/>
              </w:rPr>
              <w:t>≠ 0,</w:t>
            </w:r>
            <w:r w:rsidRPr="00432F04">
              <w:t xml:space="preserve"> must be non-zero and this condition cannot be guaranteed. The often used term “zero crossing function” for z is misleading (and is therefore not used in this document), since a state event is defined by a change of a domain and not by a zero crossing of a variable.</w:t>
            </w:r>
          </w:p>
        </w:tc>
      </w:tr>
      <w:tr w:rsidR="00C12C1B" w:rsidRPr="00432F04" w14:paraId="5434684B"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5C9A8036" w14:textId="77777777" w:rsidR="00C12C1B" w:rsidRPr="00432F04" w:rsidRDefault="00C12C1B" w:rsidP="00C12C1B">
            <w:pPr>
              <w:pStyle w:val="Textkrper-Tabelle"/>
              <w:rPr>
                <w:i/>
              </w:rPr>
            </w:pPr>
            <w:r w:rsidRPr="00432F04">
              <w:rPr>
                <w:i/>
              </w:rPr>
              <w:t>step event</w:t>
            </w:r>
          </w:p>
        </w:tc>
        <w:tc>
          <w:tcPr>
            <w:tcW w:w="3937" w:type="pct"/>
            <w:tcBorders>
              <w:top w:val="single" w:sz="4" w:space="0" w:color="auto"/>
              <w:left w:val="single" w:sz="4" w:space="0" w:color="auto"/>
              <w:bottom w:val="single" w:sz="4" w:space="0" w:color="auto"/>
              <w:right w:val="single" w:sz="4" w:space="0" w:color="auto"/>
            </w:tcBorders>
          </w:tcPr>
          <w:p w14:paraId="2E357774" w14:textId="77777777" w:rsidR="00C12C1B" w:rsidRPr="00432F04" w:rsidRDefault="00C12C1B" w:rsidP="00C12C1B">
            <w:pPr>
              <w:pStyle w:val="Textkrper-Tabelle"/>
              <w:rPr>
                <w:i/>
              </w:rPr>
            </w:pPr>
            <w:r w:rsidRPr="00432F04">
              <w:rPr>
                <w:i/>
              </w:rPr>
              <w:t>Event</w:t>
            </w:r>
            <w:r w:rsidRPr="00432F04">
              <w:t xml:space="preserve"> that might occur at a completed integrator step. Since this event type is not defined by a precise time or condition, it is usually not defined by a user. A program may use it, e.g., to dynamically switch between different</w:t>
            </w:r>
            <w:r w:rsidR="00125265">
              <w:t xml:space="preserve"> states (see </w:t>
            </w:r>
            <w:r w:rsidR="00125265">
              <w:fldChar w:fldCharType="begin"/>
            </w:r>
            <w:r w:rsidR="00125265">
              <w:instrText xml:space="preserve"> REF _Ref247881268 \h </w:instrText>
            </w:r>
            <w:r w:rsidR="00125265">
              <w:fldChar w:fldCharType="separate"/>
            </w:r>
            <w:r w:rsidR="0059498C">
              <w:t xml:space="preserve">Figure </w:t>
            </w:r>
            <w:r w:rsidR="0059498C">
              <w:rPr>
                <w:noProof/>
              </w:rPr>
              <w:t>6</w:t>
            </w:r>
            <w:r w:rsidR="00125265">
              <w:fldChar w:fldCharType="end"/>
            </w:r>
            <w:r w:rsidR="00125265">
              <w:t xml:space="preserve"> in Appendix </w:t>
            </w:r>
            <w:r w:rsidR="00125265">
              <w:fldChar w:fldCharType="begin"/>
            </w:r>
            <w:r w:rsidR="00125265">
              <w:instrText xml:space="preserve"> REF _Ref248506310 \r \h </w:instrText>
            </w:r>
            <w:r w:rsidR="00125265">
              <w:fldChar w:fldCharType="separate"/>
            </w:r>
            <w:r w:rsidR="0059498C">
              <w:t>B.3</w:t>
            </w:r>
            <w:r w:rsidR="00125265">
              <w:fldChar w:fldCharType="end"/>
            </w:r>
            <w:r w:rsidRPr="00432F04">
              <w:t xml:space="preserve">). A step event is handled much more efficiently than a </w:t>
            </w:r>
            <w:r w:rsidRPr="00432F04">
              <w:rPr>
                <w:i/>
              </w:rPr>
              <w:t>state event</w:t>
            </w:r>
            <w:r w:rsidRPr="00432F04">
              <w:t>, because the event is just triggered after performing a check at a completed integrator step, whereas a search procedure is needed for a state event.</w:t>
            </w:r>
          </w:p>
        </w:tc>
      </w:tr>
      <w:tr w:rsidR="00C12C1B" w:rsidRPr="00432F04" w14:paraId="469B3ED6"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7991E633" w14:textId="77777777" w:rsidR="00C12C1B" w:rsidRPr="00432F04" w:rsidRDefault="00C12C1B" w:rsidP="00C12C1B">
            <w:pPr>
              <w:pStyle w:val="Textkrper-Tabelle"/>
              <w:rPr>
                <w:i/>
              </w:rPr>
            </w:pPr>
            <w:r w:rsidRPr="00432F04">
              <w:rPr>
                <w:i/>
              </w:rPr>
              <w:t>time event</w:t>
            </w:r>
          </w:p>
        </w:tc>
        <w:tc>
          <w:tcPr>
            <w:tcW w:w="3937" w:type="pct"/>
            <w:tcBorders>
              <w:top w:val="single" w:sz="4" w:space="0" w:color="auto"/>
              <w:left w:val="single" w:sz="4" w:space="0" w:color="auto"/>
              <w:bottom w:val="single" w:sz="4" w:space="0" w:color="auto"/>
              <w:right w:val="single" w:sz="4" w:space="0" w:color="auto"/>
            </w:tcBorders>
          </w:tcPr>
          <w:p w14:paraId="6D393460" w14:textId="77777777" w:rsidR="00C12C1B" w:rsidRPr="00432F04" w:rsidRDefault="00C12C1B" w:rsidP="00C12C1B">
            <w:pPr>
              <w:pStyle w:val="Textkrper-Tabelle"/>
            </w:pPr>
            <w:r w:rsidRPr="00432F04">
              <w:rPr>
                <w:i/>
              </w:rPr>
              <w:t>Event</w:t>
            </w:r>
            <w:r w:rsidRPr="00432F04">
              <w:t xml:space="preserve"> that is defined by a predefined time instant. Since the time instant is known in advance, the integrator can select its step size so that the event point is directly reached. Therefore, this event can be handled efficiently.</w:t>
            </w:r>
          </w:p>
        </w:tc>
      </w:tr>
      <w:tr w:rsidR="00C12C1B" w:rsidRPr="00432F04" w14:paraId="0FB53295" w14:textId="77777777" w:rsidTr="00977A1F">
        <w:trPr>
          <w:cantSplit/>
        </w:trPr>
        <w:tc>
          <w:tcPr>
            <w:tcW w:w="1063" w:type="pct"/>
            <w:tcBorders>
              <w:top w:val="single" w:sz="4" w:space="0" w:color="000000"/>
              <w:left w:val="single" w:sz="4" w:space="0" w:color="000000"/>
              <w:bottom w:val="single" w:sz="4" w:space="0" w:color="000000"/>
              <w:right w:val="single" w:sz="4" w:space="0" w:color="auto"/>
            </w:tcBorders>
          </w:tcPr>
          <w:p w14:paraId="4CC66A3D" w14:textId="77777777" w:rsidR="00C12C1B" w:rsidRPr="00432F04" w:rsidRDefault="00C12C1B" w:rsidP="00C12C1B">
            <w:pPr>
              <w:pStyle w:val="Textkrper-Tabelle"/>
              <w:rPr>
                <w:i/>
              </w:rPr>
            </w:pPr>
            <w:r w:rsidRPr="00432F04">
              <w:rPr>
                <w:i/>
              </w:rPr>
              <w:t>XML</w:t>
            </w:r>
          </w:p>
        </w:tc>
        <w:tc>
          <w:tcPr>
            <w:tcW w:w="3937" w:type="pct"/>
            <w:tcBorders>
              <w:top w:val="single" w:sz="4" w:space="0" w:color="auto"/>
              <w:left w:val="single" w:sz="4" w:space="0" w:color="auto"/>
              <w:bottom w:val="single" w:sz="4" w:space="0" w:color="auto"/>
              <w:right w:val="single" w:sz="4" w:space="0" w:color="auto"/>
            </w:tcBorders>
          </w:tcPr>
          <w:p w14:paraId="72E67F79" w14:textId="77777777" w:rsidR="00C12C1B" w:rsidRPr="00432F04" w:rsidRDefault="00C12C1B" w:rsidP="00C12C1B">
            <w:pPr>
              <w:pStyle w:val="Textkrper-Tabelle"/>
              <w:rPr>
                <w:rFonts w:cs="NimbusRomNo9L-Medi"/>
              </w:rPr>
            </w:pPr>
            <w:r w:rsidRPr="00432F04">
              <w:rPr>
                <w:rFonts w:cs="NimbusRomNo9L-Medi"/>
              </w:rPr>
              <w:t>eXtensible Markup Language (</w:t>
            </w:r>
            <w:hyperlink r:id="rId121" w:history="1">
              <w:r w:rsidRPr="00432F04">
                <w:rPr>
                  <w:rStyle w:val="Hyperlink"/>
                  <w:rFonts w:cs="NimbusRomNo9L-Medi"/>
                </w:rPr>
                <w:t>www.w3.org/XML</w:t>
              </w:r>
            </w:hyperlink>
            <w:r w:rsidRPr="00432F04">
              <w:rPr>
                <w:rFonts w:cs="NimbusRomNo9L-Medi"/>
              </w:rPr>
              <w:t xml:space="preserve">, </w:t>
            </w:r>
            <w:hyperlink r:id="rId122" w:history="1">
              <w:r w:rsidRPr="00432F04">
                <w:rPr>
                  <w:rStyle w:val="Hyperlink"/>
                  <w:rFonts w:cs="NimbusRomNo9L-Medi"/>
                </w:rPr>
                <w:t>en.wikipedia.org/wiki/Xml</w:t>
              </w:r>
            </w:hyperlink>
            <w:r w:rsidRPr="00432F04">
              <w:rPr>
                <w:rFonts w:cs="NimbusRomNo9L-Medi"/>
              </w:rPr>
              <w:t xml:space="preserve">) – An open standard to store information on text files in a structured form. </w:t>
            </w:r>
          </w:p>
        </w:tc>
      </w:tr>
    </w:tbl>
    <w:p w14:paraId="356227B7" w14:textId="77777777" w:rsidR="00990EFE" w:rsidRPr="00990EFE" w:rsidRDefault="00990EFE" w:rsidP="00C12C1B">
      <w:pPr>
        <w:pStyle w:val="Textkrper"/>
        <w:rPr>
          <w:lang w:val="en-US"/>
        </w:rPr>
      </w:pPr>
    </w:p>
    <w:sectPr w:rsidR="00990EFE" w:rsidRPr="00990EFE" w:rsidSect="00990EFE">
      <w:headerReference w:type="even" r:id="rId123"/>
      <w:type w:val="continuous"/>
      <w:pgSz w:w="11906" w:h="16838" w:code="9"/>
      <w:pgMar w:top="2082" w:right="851" w:bottom="851" w:left="1361" w:header="851" w:footer="0" w:gutter="0"/>
      <w:pgNumType w:start="1"/>
      <w:cols w:space="720"/>
      <w:formProt w:val="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60" w:author="andreas" w:date="2017-02-17T14:27:00Z" w:initials="a">
    <w:p w14:paraId="2AE0C4FA" w14:textId="589E2F5F" w:rsidR="0091186F" w:rsidRDefault="0091186F">
      <w:pPr>
        <w:pStyle w:val="Kommentartext"/>
      </w:pPr>
      <w:r>
        <w:rPr>
          <w:rStyle w:val="Kommentarzeichen"/>
        </w:rPr>
        <w:annotationRef/>
      </w:r>
      <w:r>
        <w:t>Antoine: this needed changing to stay</w:t>
      </w:r>
      <w:r w:rsidR="00C94344">
        <w:t xml:space="preserve"> backward compatible: Before it was allowed to set multiple start values and only the case with all of them the same was legal (well defined behaviour) and that should still be legal.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AE0C4FA"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34CA29" w14:textId="77777777" w:rsidR="006F6E22" w:rsidRDefault="006F6E22">
      <w:r>
        <w:separator/>
      </w:r>
    </w:p>
  </w:endnote>
  <w:endnote w:type="continuationSeparator" w:id="0">
    <w:p w14:paraId="374415E5" w14:textId="77777777" w:rsidR="006F6E22" w:rsidRDefault="006F6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imbusRomNo9L-Med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vetica">
    <w:charset w:val="00"/>
    <w:family w:val="roman"/>
    <w:pitch w:val="variable"/>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imbusRomNo9L-Regu">
    <w:charset w:val="00"/>
    <w:family w:val="auto"/>
    <w:pitch w:val="variable"/>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8B4BBC6" w14:textId="77777777" w:rsidR="006F6E22" w:rsidRDefault="006F6E22">
      <w:r>
        <w:separator/>
      </w:r>
    </w:p>
  </w:footnote>
  <w:footnote w:type="continuationSeparator" w:id="0">
    <w:p w14:paraId="7791BEB6" w14:textId="77777777" w:rsidR="006F6E22" w:rsidRDefault="006F6E22">
      <w:r>
        <w:continuationSeparator/>
      </w:r>
    </w:p>
  </w:footnote>
  <w:footnote w:id="1">
    <w:p w14:paraId="6ADC600D" w14:textId="77777777" w:rsidR="0091186F" w:rsidRPr="00FD5BB5" w:rsidRDefault="0091186F">
      <w:pPr>
        <w:pStyle w:val="Funotentext"/>
      </w:pPr>
      <w:r w:rsidRPr="00FD5BB5">
        <w:rPr>
          <w:rStyle w:val="Funotenzeichen"/>
        </w:rPr>
        <w:footnoteRef/>
      </w:r>
      <w:r w:rsidRPr="00FD5BB5">
        <w:t xml:space="preserve"> A simple form of co-simulation is also possible with this interface, by treating a co-simulated model as a discrete system.</w:t>
      </w:r>
    </w:p>
  </w:footnote>
  <w:footnote w:id="2">
    <w:p w14:paraId="235DCF8E" w14:textId="77777777" w:rsidR="0091186F" w:rsidRPr="00FD5BB5" w:rsidRDefault="0091186F">
      <w:pPr>
        <w:pStyle w:val="Funotentext"/>
      </w:pPr>
      <w:r w:rsidRPr="00FD5BB5">
        <w:rPr>
          <w:rStyle w:val="Funotenzeichen"/>
        </w:rPr>
        <w:footnoteRef/>
      </w:r>
      <w:r w:rsidRPr="00FD5BB5">
        <w:t xml:space="preserve"> Modelica is a registered trademark of the Modelica Association, Simulink is a registered trademark of the MathWorks Inc., SIMPACK is a registered trademark of SIMPACK AG.</w:t>
      </w:r>
    </w:p>
  </w:footnote>
  <w:footnote w:id="3">
    <w:p w14:paraId="60F045BD" w14:textId="77777777" w:rsidR="0091186F" w:rsidRPr="002E45B5" w:rsidDel="00CA5D72" w:rsidRDefault="0091186F">
      <w:pPr>
        <w:pStyle w:val="Funotentext"/>
        <w:rPr>
          <w:del w:id="68" w:author="WERNERSSON Karl" w:date="2017-05-16T19:05:00Z"/>
        </w:rPr>
      </w:pPr>
      <w:del w:id="69" w:author="WERNERSSON Karl" w:date="2017-05-16T19:05:00Z">
        <w:r w:rsidRPr="002E45B5" w:rsidDel="00CA5D72">
          <w:rPr>
            <w:rStyle w:val="Funotenzeichen"/>
          </w:rPr>
          <w:footnoteRef/>
        </w:r>
        <w:r w:rsidRPr="002E45B5" w:rsidDel="00CA5D72">
          <w:delText xml:space="preserve"> </w:delText>
        </w:r>
        <w:r w:rsidRPr="00B67219" w:rsidDel="00CA5D72">
          <w:rPr>
            <w:i/>
          </w:rPr>
          <w:delText>Discrete input signals variables are defined below</w:delText>
        </w:r>
        <w:r w:rsidRPr="002E45B5" w:rsidDel="00CA5D72">
          <w:delText>.</w:delText>
        </w:r>
      </w:del>
    </w:p>
  </w:footnote>
  <w:footnote w:id="4">
    <w:p w14:paraId="7CB0449D" w14:textId="77777777" w:rsidR="0091186F" w:rsidRPr="002E45B5" w:rsidRDefault="0091186F" w:rsidP="00990EFE">
      <w:pPr>
        <w:pStyle w:val="Funotentext"/>
      </w:pPr>
      <w:r w:rsidRPr="002E45B5">
        <w:rPr>
          <w:rStyle w:val="Funotenzeichen"/>
        </w:rPr>
        <w:footnoteRef/>
      </w:r>
      <w:r>
        <w:t xml:space="preserve"> T</w:t>
      </w:r>
      <w:r w:rsidRPr="002E45B5">
        <w:t>his definition is slightly different as the usual standard definition of state events: “</w:t>
      </w:r>
      <w:r w:rsidRPr="002E45B5">
        <w:rPr>
          <w:i/>
        </w:rPr>
        <w:t>z</w:t>
      </w:r>
      <w:r w:rsidRPr="002E45B5">
        <w:rPr>
          <w:i/>
          <w:vertAlign w:val="subscript"/>
        </w:rPr>
        <w:t>j</w:t>
      </w:r>
      <w:r w:rsidRPr="002E45B5">
        <w:t>(</w:t>
      </w:r>
      <w:r w:rsidRPr="002E45B5">
        <w:rPr>
          <w:i/>
        </w:rPr>
        <w:t>t</w:t>
      </w:r>
      <w:r>
        <w:t>)</w:t>
      </w:r>
      <w:r>
        <w:rPr>
          <w:rFonts w:cs="Arial"/>
        </w:rPr>
        <w:t>·</w:t>
      </w:r>
      <w:r w:rsidRPr="002E45B5">
        <w:rPr>
          <w:i/>
        </w:rPr>
        <w:t>z</w:t>
      </w:r>
      <w:r w:rsidRPr="002E45B5">
        <w:rPr>
          <w:i/>
          <w:vertAlign w:val="subscript"/>
        </w:rPr>
        <w:t>j</w:t>
      </w:r>
      <w:r w:rsidRPr="002E45B5">
        <w:t>(</w:t>
      </w:r>
      <w:r w:rsidRPr="002E45B5">
        <w:rPr>
          <w:i/>
        </w:rPr>
        <w:t>t</w:t>
      </w:r>
      <w:r w:rsidRPr="002E45B5">
        <w:rPr>
          <w:i/>
          <w:vertAlign w:val="subscript"/>
        </w:rPr>
        <w:t>i</w:t>
      </w:r>
      <w:r w:rsidRPr="002E45B5">
        <w:rPr>
          <w:vertAlign w:val="subscript"/>
        </w:rPr>
        <w:t>-1</w:t>
      </w:r>
      <w:r w:rsidRPr="002E45B5">
        <w:t xml:space="preserve">) </w:t>
      </w:r>
      <w:r w:rsidRPr="002E45B5">
        <w:rPr>
          <w:rFonts w:cs="Times"/>
        </w:rPr>
        <w:t>≤</w:t>
      </w:r>
      <w:r w:rsidRPr="002E45B5">
        <w:t xml:space="preserve"> 0</w:t>
      </w:r>
      <w:r>
        <w:t>”</w:t>
      </w:r>
      <w:r w:rsidRPr="002E45B5">
        <w:t xml:space="preserve">. This often used definition has the severe drawback that </w:t>
      </w:r>
      <w:r w:rsidRPr="002E45B5">
        <w:rPr>
          <w:i/>
        </w:rPr>
        <w:t>z</w:t>
      </w:r>
      <w:r w:rsidRPr="002E45B5">
        <w:rPr>
          <w:i/>
          <w:vertAlign w:val="subscript"/>
        </w:rPr>
        <w:t>j</w:t>
      </w:r>
      <w:r w:rsidRPr="002E45B5">
        <w:t>(</w:t>
      </w:r>
      <w:r w:rsidRPr="002E45B5">
        <w:rPr>
          <w:i/>
        </w:rPr>
        <w:t>t</w:t>
      </w:r>
      <w:r w:rsidRPr="002E45B5">
        <w:rPr>
          <w:i/>
          <w:vertAlign w:val="subscript"/>
        </w:rPr>
        <w:t>i</w:t>
      </w:r>
      <w:r w:rsidRPr="002E45B5">
        <w:rPr>
          <w:vertAlign w:val="subscript"/>
        </w:rPr>
        <w:t>-1</w:t>
      </w:r>
      <w:r w:rsidRPr="002E45B5">
        <w:t xml:space="preserve">) </w:t>
      </w:r>
      <w:r w:rsidRPr="002E45B5">
        <w:rPr>
          <w:rFonts w:cs="Times"/>
        </w:rPr>
        <w:t>≠ 0</w:t>
      </w:r>
      <w:r w:rsidRPr="002E45B5">
        <w:t xml:space="preserve"> is required in order to be well-defined and this condition cannot be guaranteed.</w:t>
      </w:r>
    </w:p>
  </w:footnote>
  <w:footnote w:id="5">
    <w:p w14:paraId="11453CE4" w14:textId="77777777" w:rsidR="0091186F" w:rsidRPr="002E45B5" w:rsidRDefault="0091186F" w:rsidP="00E15E7B">
      <w:pPr>
        <w:pStyle w:val="Funotentext"/>
      </w:pPr>
      <w:r w:rsidRPr="002E45B5">
        <w:rPr>
          <w:rStyle w:val="Funotenzeichen"/>
        </w:rPr>
        <w:footnoteRef/>
      </w:r>
      <w:r w:rsidRPr="002E45B5">
        <w:t xml:space="preserve"> fmiSetReal and fmiSetContinuousStates could check whether the input arguments are in their validity range. If not, these functions could return with fmiDiscard.</w:t>
      </w:r>
    </w:p>
  </w:footnote>
  <w:footnote w:id="6">
    <w:p w14:paraId="283DA210" w14:textId="77777777" w:rsidR="0091186F" w:rsidRPr="002E45B5" w:rsidRDefault="0091186F" w:rsidP="00990EFE">
      <w:pPr>
        <w:pStyle w:val="Funotentext"/>
      </w:pPr>
      <w:r w:rsidRPr="002E45B5">
        <w:rPr>
          <w:rStyle w:val="Funotenzeichen"/>
        </w:rPr>
        <w:footnoteRef/>
      </w:r>
      <w:r w:rsidRPr="002E45B5">
        <w:t xml:space="preserve"> Note, the screenshots of this section have been generated from the schema files with the tool “Altova XMLSpy” (</w:t>
      </w:r>
      <w:hyperlink r:id="rId1" w:history="1">
        <w:r w:rsidRPr="002E45B5">
          <w:rPr>
            <w:rStyle w:val="Hyperlink"/>
          </w:rPr>
          <w:t>www.altova.com</w:t>
        </w:r>
      </w:hyperlink>
      <w:r w:rsidRPr="002E45B5">
        <w:t>). With the enterprise edition of XMLSpy it is possible to automatically generate C++, C# and Java code that reads an xml-file of fmiModelDescription.xsd.</w:t>
      </w:r>
    </w:p>
  </w:footnote>
  <w:footnote w:id="7">
    <w:p w14:paraId="5F7F123B" w14:textId="77777777" w:rsidR="0091186F" w:rsidRPr="002E45B5" w:rsidRDefault="0091186F">
      <w:pPr>
        <w:pStyle w:val="Funotentext"/>
      </w:pPr>
      <w:r w:rsidRPr="002E45B5">
        <w:rPr>
          <w:rStyle w:val="Funotenzeichen"/>
        </w:rPr>
        <w:footnoteRef/>
      </w:r>
      <w:r w:rsidRPr="002E45B5">
        <w:t xml:space="preserve"> Since only input/output blocks are </w:t>
      </w:r>
      <w:r>
        <w:t xml:space="preserve">here </w:t>
      </w:r>
      <w:r w:rsidRPr="002E45B5">
        <w:t>connected together, the first part of BLT</w:t>
      </w:r>
      <w:r>
        <w:t xml:space="preserve"> to find an assignment for every variable is trivial: All left hand side variables of the component and connection equations are the assigned variables. Then, a directed graph is constructed with all input and output variables as nodes and the structural dependencies as edges. With function strongConnect(..) of Tarjan (1972), it can be detected that no loops are present and the evaluation sequence is determined.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0A546E" w14:textId="77777777" w:rsidR="0091186F" w:rsidRPr="008C289F" w:rsidRDefault="0091186F" w:rsidP="00CE7940">
    <w:pPr>
      <w:pStyle w:val="Headertext"/>
      <w:tabs>
        <w:tab w:val="left" w:pos="5400"/>
      </w:tabs>
      <w:spacing w:before="0"/>
    </w:pPr>
    <w:r>
      <w:rPr>
        <w:noProof/>
        <w:lang w:val="de-DE" w:eastAsia="de-DE"/>
      </w:rPr>
      <w:drawing>
        <wp:anchor distT="0" distB="0" distL="114300" distR="114300" simplePos="0" relativeHeight="251660288" behindDoc="0" locked="0" layoutInCell="1" allowOverlap="1" wp14:anchorId="705AE6D2" wp14:editId="6A55FE66">
          <wp:simplePos x="0" y="0"/>
          <wp:positionH relativeFrom="margin">
            <wp:align>left</wp:align>
          </wp:positionH>
          <wp:positionV relativeFrom="paragraph">
            <wp:posOffset>5715</wp:posOffset>
          </wp:positionV>
          <wp:extent cx="1844675" cy="620395"/>
          <wp:effectExtent l="0" t="0" r="3175" b="8255"/>
          <wp:wrapSquare wrapText="bothSides"/>
          <wp:docPr id="3" name="Bild 3" descr="P:\modelisar_HH_trunk\FMI_logos_and_templates\__EssentialLogos\FMI\logotype_FMI_horizontal_RV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modelisar_HH_trunk\FMI_logos_and_templates\__EssentialLogos\FMI\logotype_FMI_horizontal_RV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675" cy="620395"/>
                  </a:xfrm>
                  <a:prstGeom prst="rect">
                    <a:avLst/>
                  </a:prstGeom>
                  <a:noFill/>
                  <a:ln>
                    <a:noFill/>
                  </a:ln>
                </pic:spPr>
              </pic:pic>
            </a:graphicData>
          </a:graphic>
          <wp14:sizeRelH relativeFrom="page">
            <wp14:pctWidth>0</wp14:pctWidth>
          </wp14:sizeRelH>
          <wp14:sizeRelV relativeFrom="page">
            <wp14:pctHeight>0</wp14:pctHeight>
          </wp14:sizeRelV>
        </wp:anchor>
      </w:drawing>
    </w:r>
    <w:r>
      <w:tab/>
      <w:t>Functional Mock-up Interface for Model Exchange</w:t>
    </w:r>
  </w:p>
  <w:p w14:paraId="3F55EBEF" w14:textId="77777777" w:rsidR="0091186F" w:rsidRDefault="0091186F" w:rsidP="00CE7940">
    <w:pPr>
      <w:pStyle w:val="Headertext"/>
      <w:tabs>
        <w:tab w:val="left" w:pos="5400"/>
      </w:tabs>
      <w:spacing w:before="0"/>
      <w:rPr>
        <w:b/>
        <w:color w:val="009F47"/>
      </w:rPr>
    </w:pPr>
    <w:r>
      <w:rPr>
        <w:b/>
        <w:color w:val="009F47"/>
      </w:rPr>
      <w:tab/>
      <w:t>FMI Project, MODELICA Association</w:t>
    </w:r>
  </w:p>
  <w:p w14:paraId="5E48FFEC" w14:textId="57D9E23F" w:rsidR="0091186F" w:rsidRPr="004A3571" w:rsidRDefault="0091186F" w:rsidP="00CE7940">
    <w:pPr>
      <w:pStyle w:val="Headertext"/>
      <w:tabs>
        <w:tab w:val="left" w:pos="5400"/>
      </w:tabs>
      <w:spacing w:before="0"/>
      <w:rPr>
        <w:szCs w:val="18"/>
      </w:rPr>
    </w:pPr>
    <w:r>
      <w:tab/>
    </w:r>
    <w:r w:rsidR="00381560">
      <w:t>July</w:t>
    </w:r>
    <w:r>
      <w:t>, 2017</w:t>
    </w:r>
  </w:p>
  <w:p w14:paraId="318EE13E" w14:textId="77777777" w:rsidR="0091186F" w:rsidRPr="00253F18" w:rsidRDefault="0091186F" w:rsidP="00CE7940">
    <w:pPr>
      <w:pStyle w:val="Headertext"/>
      <w:tabs>
        <w:tab w:val="left" w:pos="5400"/>
      </w:tabs>
      <w:spacing w:before="0"/>
      <w:rPr>
        <w:snapToGrid w:val="0"/>
        <w:szCs w:val="18"/>
      </w:rPr>
    </w:pPr>
    <w:r w:rsidRPr="004A3571">
      <w:tab/>
      <w:t xml:space="preserve">Page </w:t>
    </w:r>
    <w:r w:rsidRPr="004A3571">
      <w:fldChar w:fldCharType="begin"/>
    </w:r>
    <w:r w:rsidRPr="004A3571">
      <w:instrText xml:space="preserve"> PAGE </w:instrText>
    </w:r>
    <w:r w:rsidRPr="004A3571">
      <w:fldChar w:fldCharType="separate"/>
    </w:r>
    <w:r w:rsidR="00381560">
      <w:rPr>
        <w:noProof/>
      </w:rPr>
      <w:t>2</w:t>
    </w:r>
    <w:r w:rsidRPr="004A3571">
      <w:fldChar w:fldCharType="end"/>
    </w:r>
    <w:r w:rsidRPr="004A3571">
      <w:t xml:space="preserve"> of </w:t>
    </w:r>
    <w:r w:rsidRPr="004A3571">
      <w:rPr>
        <w:rStyle w:val="Seitenzahl"/>
        <w:rFonts w:cs="Times New Roman"/>
        <w:spacing w:val="0"/>
        <w:szCs w:val="18"/>
      </w:rPr>
      <w:fldChar w:fldCharType="begin"/>
    </w:r>
    <w:r w:rsidRPr="004A3571">
      <w:rPr>
        <w:rStyle w:val="Seitenzahl"/>
        <w:rFonts w:cs="Times New Roman"/>
        <w:spacing w:val="0"/>
        <w:szCs w:val="18"/>
      </w:rPr>
      <w:instrText xml:space="preserve"> NUMPAGES </w:instrText>
    </w:r>
    <w:r w:rsidRPr="004A3571">
      <w:rPr>
        <w:rStyle w:val="Seitenzahl"/>
        <w:rFonts w:cs="Times New Roman"/>
        <w:spacing w:val="0"/>
        <w:szCs w:val="18"/>
      </w:rPr>
      <w:fldChar w:fldCharType="separate"/>
    </w:r>
    <w:r w:rsidR="00381560">
      <w:rPr>
        <w:rStyle w:val="Seitenzahl"/>
        <w:rFonts w:cs="Times New Roman"/>
        <w:noProof/>
        <w:spacing w:val="0"/>
        <w:szCs w:val="18"/>
      </w:rPr>
      <w:t>56</w:t>
    </w:r>
    <w:r w:rsidRPr="004A3571">
      <w:rPr>
        <w:rStyle w:val="Seitenzahl"/>
        <w:rFonts w:cs="Times New Roman"/>
        <w:spacing w:val="0"/>
        <w:szCs w:val="1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84818F" w14:textId="77777777" w:rsidR="0091186F" w:rsidRDefault="0091186F">
    <w:pPr>
      <w:tabs>
        <w:tab w:val="left" w:pos="1440"/>
        <w:tab w:val="left" w:pos="3420"/>
        <w:tab w:val="left" w:pos="4984"/>
        <w:tab w:val="left" w:pos="6300"/>
        <w:tab w:val="left" w:pos="7251"/>
      </w:tabs>
    </w:pPr>
    <w:r w:rsidRPr="00B37607">
      <w:rPr>
        <w:noProof/>
        <w:color w:val="009F47"/>
        <w:lang w:val="de-DE" w:eastAsia="de-DE"/>
      </w:rPr>
      <w:drawing>
        <wp:anchor distT="0" distB="0" distL="114300" distR="114300" simplePos="0" relativeHeight="251657216" behindDoc="0" locked="0" layoutInCell="1" allowOverlap="1" wp14:anchorId="000D6F7E" wp14:editId="1E7ADF7C">
          <wp:simplePos x="0" y="0"/>
          <wp:positionH relativeFrom="column">
            <wp:posOffset>4236157</wp:posOffset>
          </wp:positionH>
          <wp:positionV relativeFrom="paragraph">
            <wp:posOffset>-47404</wp:posOffset>
          </wp:positionV>
          <wp:extent cx="1832465" cy="613410"/>
          <wp:effectExtent l="0" t="0" r="0" b="0"/>
          <wp:wrapNone/>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A2-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32465" cy="6134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0C5A0" w14:textId="77777777" w:rsidR="0091186F" w:rsidRDefault="0091186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FBCC94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F55A2CF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A446B9F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A8FE846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C3EE29D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996AC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CCD49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8BC126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B7236F4"/>
    <w:lvl w:ilvl="0">
      <w:start w:val="1"/>
      <w:numFmt w:val="decimal"/>
      <w:pStyle w:val="Listennummer"/>
      <w:lvlText w:val="%1."/>
      <w:lvlJc w:val="left"/>
      <w:pPr>
        <w:tabs>
          <w:tab w:val="num" w:pos="360"/>
        </w:tabs>
        <w:ind w:left="360" w:hanging="360"/>
      </w:pPr>
    </w:lvl>
  </w:abstractNum>
  <w:abstractNum w:abstractNumId="9" w15:restartNumberingAfterBreak="0">
    <w:nsid w:val="00000008"/>
    <w:multiLevelType w:val="multilevel"/>
    <w:tmpl w:val="1C9C0842"/>
    <w:name w:val="WW8Num8"/>
    <w:lvl w:ilvl="0">
      <w:start w:val="1"/>
      <w:numFmt w:val="decimal"/>
      <w:pStyle w:val="GlossaryDescriptionNo"/>
      <w:lvlText w:val="(%1)"/>
      <w:lvlJc w:val="left"/>
      <w:pPr>
        <w:tabs>
          <w:tab w:val="num" w:pos="200"/>
        </w:tabs>
        <w:ind w:left="400" w:hanging="400"/>
      </w:pPr>
      <w:rPr>
        <w:rFonts w:cs="NimbusRomNo9L-Medi" w:hint="default"/>
        <w:i/>
        <w:sz w:val="24"/>
        <w:szCs w:val="24"/>
        <w:lang w:val="de-D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7A90BBF"/>
    <w:multiLevelType w:val="hybridMultilevel"/>
    <w:tmpl w:val="8A56821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A3000D5"/>
    <w:multiLevelType w:val="hybridMultilevel"/>
    <w:tmpl w:val="50369CE8"/>
    <w:lvl w:ilvl="0" w:tplc="8C8AF156">
      <w:start w:val="1"/>
      <w:numFmt w:val="bullet"/>
      <w:lvlText w:val=""/>
      <w:lvlJc w:val="left"/>
      <w:pPr>
        <w:tabs>
          <w:tab w:val="num" w:pos="380"/>
        </w:tabs>
        <w:ind w:left="380" w:hanging="360"/>
      </w:pPr>
      <w:rPr>
        <w:rFonts w:ascii="Symbol" w:hAnsi="Symbol" w:hint="default"/>
      </w:rPr>
    </w:lvl>
    <w:lvl w:ilvl="1" w:tplc="04070003" w:tentative="1">
      <w:start w:val="1"/>
      <w:numFmt w:val="bullet"/>
      <w:lvlText w:val="o"/>
      <w:lvlJc w:val="left"/>
      <w:pPr>
        <w:tabs>
          <w:tab w:val="num" w:pos="1460"/>
        </w:tabs>
        <w:ind w:left="1460" w:hanging="360"/>
      </w:pPr>
      <w:rPr>
        <w:rFonts w:ascii="Courier New" w:hAnsi="Courier New" w:cs="Courier New"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2" w15:restartNumberingAfterBreak="0">
    <w:nsid w:val="0B171A7C"/>
    <w:multiLevelType w:val="hybridMultilevel"/>
    <w:tmpl w:val="94DA004E"/>
    <w:name w:val="WW8Num52222222"/>
    <w:lvl w:ilvl="0" w:tplc="7EB466C2">
      <w:start w:val="1"/>
      <w:numFmt w:val="decimal"/>
      <w:lvlText w:val="(%1)"/>
      <w:lvlJc w:val="left"/>
      <w:pPr>
        <w:tabs>
          <w:tab w:val="num" w:pos="403"/>
        </w:tabs>
        <w:ind w:left="400" w:hanging="400"/>
      </w:pPr>
      <w:rPr>
        <w:rFonts w:ascii="Symbol" w:eastAsia="Arial Unicode MS" w:hAnsi="Symbol" w:cs="Symbol" w:hint="default"/>
        <w:sz w:val="24"/>
        <w:szCs w:val="24"/>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3" w15:restartNumberingAfterBreak="0">
    <w:nsid w:val="237F72A4"/>
    <w:multiLevelType w:val="hybridMultilevel"/>
    <w:tmpl w:val="DCEAA586"/>
    <w:lvl w:ilvl="0" w:tplc="8C8AF156">
      <w:start w:val="1"/>
      <w:numFmt w:val="bullet"/>
      <w:lvlText w:val=""/>
      <w:lvlJc w:val="left"/>
      <w:pPr>
        <w:tabs>
          <w:tab w:val="num" w:pos="380"/>
        </w:tabs>
        <w:ind w:left="380" w:hanging="360"/>
      </w:pPr>
      <w:rPr>
        <w:rFonts w:ascii="Symbol" w:hAnsi="Symbol" w:hint="default"/>
      </w:rPr>
    </w:lvl>
    <w:lvl w:ilvl="1" w:tplc="C102FB10">
      <w:start w:val="1"/>
      <w:numFmt w:val="bullet"/>
      <w:lvlText w:val=""/>
      <w:lvlJc w:val="left"/>
      <w:pPr>
        <w:tabs>
          <w:tab w:val="num" w:pos="1340"/>
        </w:tabs>
        <w:ind w:left="1340" w:hanging="240"/>
      </w:pPr>
      <w:rPr>
        <w:rFonts w:ascii="Symbol" w:hAnsi="Symbol"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4" w15:restartNumberingAfterBreak="0">
    <w:nsid w:val="30EF0E17"/>
    <w:multiLevelType w:val="hybridMultilevel"/>
    <w:tmpl w:val="8F38F97C"/>
    <w:lvl w:ilvl="0" w:tplc="C102FB10">
      <w:start w:val="1"/>
      <w:numFmt w:val="decimal"/>
      <w:lvlText w:val="%1."/>
      <w:lvlJc w:val="left"/>
      <w:pPr>
        <w:tabs>
          <w:tab w:val="num" w:pos="652"/>
        </w:tabs>
        <w:ind w:left="652" w:hanging="368"/>
      </w:pPr>
      <w:rPr>
        <w:rFonts w:hint="default"/>
      </w:rPr>
    </w:lvl>
    <w:lvl w:ilvl="1" w:tplc="04070003" w:tentative="1">
      <w:start w:val="1"/>
      <w:numFmt w:val="lowerLetter"/>
      <w:lvlText w:val="%2."/>
      <w:lvlJc w:val="left"/>
      <w:pPr>
        <w:tabs>
          <w:tab w:val="num" w:pos="1440"/>
        </w:tabs>
        <w:ind w:left="1440" w:hanging="360"/>
      </w:pPr>
    </w:lvl>
    <w:lvl w:ilvl="2" w:tplc="04070005">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5" w15:restartNumberingAfterBreak="0">
    <w:nsid w:val="31891C59"/>
    <w:multiLevelType w:val="hybridMultilevel"/>
    <w:tmpl w:val="59602BA0"/>
    <w:lvl w:ilvl="0" w:tplc="C102FB10">
      <w:start w:val="1"/>
      <w:numFmt w:val="bullet"/>
      <w:lvlText w:val=""/>
      <w:lvlJc w:val="left"/>
      <w:pPr>
        <w:tabs>
          <w:tab w:val="num" w:pos="380"/>
        </w:tabs>
        <w:ind w:left="380" w:hanging="360"/>
      </w:pPr>
      <w:rPr>
        <w:rFonts w:ascii="Symbol" w:hAnsi="Symbol" w:hint="default"/>
      </w:rPr>
    </w:lvl>
    <w:lvl w:ilvl="1" w:tplc="04070003" w:tentative="1">
      <w:start w:val="1"/>
      <w:numFmt w:val="bullet"/>
      <w:lvlText w:val="o"/>
      <w:lvlJc w:val="left"/>
      <w:pPr>
        <w:tabs>
          <w:tab w:val="num" w:pos="1460"/>
        </w:tabs>
        <w:ind w:left="1460" w:hanging="360"/>
      </w:pPr>
      <w:rPr>
        <w:rFonts w:ascii="Courier New" w:hAnsi="Courier New" w:cs="Courier New" w:hint="default"/>
      </w:rPr>
    </w:lvl>
    <w:lvl w:ilvl="2" w:tplc="04070005" w:tentative="1">
      <w:start w:val="1"/>
      <w:numFmt w:val="bullet"/>
      <w:lvlText w:val=""/>
      <w:lvlJc w:val="left"/>
      <w:pPr>
        <w:tabs>
          <w:tab w:val="num" w:pos="2180"/>
        </w:tabs>
        <w:ind w:left="2180" w:hanging="360"/>
      </w:pPr>
      <w:rPr>
        <w:rFonts w:ascii="Wingdings" w:hAnsi="Wingdings" w:hint="default"/>
      </w:rPr>
    </w:lvl>
    <w:lvl w:ilvl="3" w:tplc="04070001" w:tentative="1">
      <w:start w:val="1"/>
      <w:numFmt w:val="bullet"/>
      <w:lvlText w:val=""/>
      <w:lvlJc w:val="left"/>
      <w:pPr>
        <w:tabs>
          <w:tab w:val="num" w:pos="2900"/>
        </w:tabs>
        <w:ind w:left="2900" w:hanging="360"/>
      </w:pPr>
      <w:rPr>
        <w:rFonts w:ascii="Symbol" w:hAnsi="Symbol" w:hint="default"/>
      </w:rPr>
    </w:lvl>
    <w:lvl w:ilvl="4" w:tplc="04070003" w:tentative="1">
      <w:start w:val="1"/>
      <w:numFmt w:val="bullet"/>
      <w:lvlText w:val="o"/>
      <w:lvlJc w:val="left"/>
      <w:pPr>
        <w:tabs>
          <w:tab w:val="num" w:pos="3620"/>
        </w:tabs>
        <w:ind w:left="3620" w:hanging="360"/>
      </w:pPr>
      <w:rPr>
        <w:rFonts w:ascii="Courier New" w:hAnsi="Courier New" w:cs="Courier New" w:hint="default"/>
      </w:rPr>
    </w:lvl>
    <w:lvl w:ilvl="5" w:tplc="04070005" w:tentative="1">
      <w:start w:val="1"/>
      <w:numFmt w:val="bullet"/>
      <w:lvlText w:val=""/>
      <w:lvlJc w:val="left"/>
      <w:pPr>
        <w:tabs>
          <w:tab w:val="num" w:pos="4340"/>
        </w:tabs>
        <w:ind w:left="4340" w:hanging="360"/>
      </w:pPr>
      <w:rPr>
        <w:rFonts w:ascii="Wingdings" w:hAnsi="Wingdings" w:hint="default"/>
      </w:rPr>
    </w:lvl>
    <w:lvl w:ilvl="6" w:tplc="04070001" w:tentative="1">
      <w:start w:val="1"/>
      <w:numFmt w:val="bullet"/>
      <w:lvlText w:val=""/>
      <w:lvlJc w:val="left"/>
      <w:pPr>
        <w:tabs>
          <w:tab w:val="num" w:pos="5060"/>
        </w:tabs>
        <w:ind w:left="5060" w:hanging="360"/>
      </w:pPr>
      <w:rPr>
        <w:rFonts w:ascii="Symbol" w:hAnsi="Symbol" w:hint="default"/>
      </w:rPr>
    </w:lvl>
    <w:lvl w:ilvl="7" w:tplc="04070003" w:tentative="1">
      <w:start w:val="1"/>
      <w:numFmt w:val="bullet"/>
      <w:lvlText w:val="o"/>
      <w:lvlJc w:val="left"/>
      <w:pPr>
        <w:tabs>
          <w:tab w:val="num" w:pos="5780"/>
        </w:tabs>
        <w:ind w:left="5780" w:hanging="360"/>
      </w:pPr>
      <w:rPr>
        <w:rFonts w:ascii="Courier New" w:hAnsi="Courier New" w:cs="Courier New" w:hint="default"/>
      </w:rPr>
    </w:lvl>
    <w:lvl w:ilvl="8" w:tplc="04070005" w:tentative="1">
      <w:start w:val="1"/>
      <w:numFmt w:val="bullet"/>
      <w:lvlText w:val=""/>
      <w:lvlJc w:val="left"/>
      <w:pPr>
        <w:tabs>
          <w:tab w:val="num" w:pos="6500"/>
        </w:tabs>
        <w:ind w:left="6500" w:hanging="360"/>
      </w:pPr>
      <w:rPr>
        <w:rFonts w:ascii="Wingdings" w:hAnsi="Wingdings" w:hint="default"/>
      </w:rPr>
    </w:lvl>
  </w:abstractNum>
  <w:abstractNum w:abstractNumId="16" w15:restartNumberingAfterBreak="0">
    <w:nsid w:val="328F5EFD"/>
    <w:multiLevelType w:val="hybridMultilevel"/>
    <w:tmpl w:val="C6B2286C"/>
    <w:lvl w:ilvl="0" w:tplc="04090001">
      <w:start w:val="1"/>
      <w:numFmt w:val="bullet"/>
      <w:pStyle w:val="BulletItemFirst"/>
      <w:lvlText w:val=""/>
      <w:lvlJc w:val="left"/>
      <w:pPr>
        <w:tabs>
          <w:tab w:val="num" w:pos="240"/>
        </w:tabs>
        <w:ind w:left="240" w:hanging="24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7" w15:restartNumberingAfterBreak="0">
    <w:nsid w:val="3A993680"/>
    <w:multiLevelType w:val="hybridMultilevel"/>
    <w:tmpl w:val="0F5223EA"/>
    <w:lvl w:ilvl="0" w:tplc="04100001">
      <w:start w:val="1"/>
      <w:numFmt w:val="decimal"/>
      <w:lvlText w:val="(%1)"/>
      <w:lvlJc w:val="left"/>
      <w:pPr>
        <w:tabs>
          <w:tab w:val="num" w:pos="360"/>
        </w:tabs>
        <w:ind w:left="360" w:hanging="360"/>
      </w:pPr>
      <w:rPr>
        <w:rFonts w:hint="default"/>
        <w:b w:val="0"/>
        <w:i w:val="0"/>
      </w:rPr>
    </w:lvl>
    <w:lvl w:ilvl="1" w:tplc="04100003" w:tentative="1">
      <w:start w:val="1"/>
      <w:numFmt w:val="lowerLetter"/>
      <w:lvlText w:val="%2."/>
      <w:lvlJc w:val="left"/>
      <w:pPr>
        <w:tabs>
          <w:tab w:val="num" w:pos="1080"/>
        </w:tabs>
        <w:ind w:left="1080" w:hanging="360"/>
      </w:pPr>
    </w:lvl>
    <w:lvl w:ilvl="2" w:tplc="04100005" w:tentative="1">
      <w:start w:val="1"/>
      <w:numFmt w:val="lowerRoman"/>
      <w:lvlText w:val="%3."/>
      <w:lvlJc w:val="right"/>
      <w:pPr>
        <w:tabs>
          <w:tab w:val="num" w:pos="1800"/>
        </w:tabs>
        <w:ind w:left="1800" w:hanging="180"/>
      </w:pPr>
    </w:lvl>
    <w:lvl w:ilvl="3" w:tplc="04100001" w:tentative="1">
      <w:start w:val="1"/>
      <w:numFmt w:val="decimal"/>
      <w:lvlText w:val="%4."/>
      <w:lvlJc w:val="left"/>
      <w:pPr>
        <w:tabs>
          <w:tab w:val="num" w:pos="2520"/>
        </w:tabs>
        <w:ind w:left="2520" w:hanging="360"/>
      </w:pPr>
    </w:lvl>
    <w:lvl w:ilvl="4" w:tplc="04100003" w:tentative="1">
      <w:start w:val="1"/>
      <w:numFmt w:val="lowerLetter"/>
      <w:lvlText w:val="%5."/>
      <w:lvlJc w:val="left"/>
      <w:pPr>
        <w:tabs>
          <w:tab w:val="num" w:pos="3240"/>
        </w:tabs>
        <w:ind w:left="3240" w:hanging="360"/>
      </w:pPr>
    </w:lvl>
    <w:lvl w:ilvl="5" w:tplc="04100005" w:tentative="1">
      <w:start w:val="1"/>
      <w:numFmt w:val="lowerRoman"/>
      <w:lvlText w:val="%6."/>
      <w:lvlJc w:val="right"/>
      <w:pPr>
        <w:tabs>
          <w:tab w:val="num" w:pos="3960"/>
        </w:tabs>
        <w:ind w:left="3960" w:hanging="180"/>
      </w:pPr>
    </w:lvl>
    <w:lvl w:ilvl="6" w:tplc="04100001" w:tentative="1">
      <w:start w:val="1"/>
      <w:numFmt w:val="decimal"/>
      <w:lvlText w:val="%7."/>
      <w:lvlJc w:val="left"/>
      <w:pPr>
        <w:tabs>
          <w:tab w:val="num" w:pos="4680"/>
        </w:tabs>
        <w:ind w:left="4680" w:hanging="360"/>
      </w:pPr>
    </w:lvl>
    <w:lvl w:ilvl="7" w:tplc="04100003" w:tentative="1">
      <w:start w:val="1"/>
      <w:numFmt w:val="lowerLetter"/>
      <w:lvlText w:val="%8."/>
      <w:lvlJc w:val="left"/>
      <w:pPr>
        <w:tabs>
          <w:tab w:val="num" w:pos="5400"/>
        </w:tabs>
        <w:ind w:left="5400" w:hanging="360"/>
      </w:pPr>
    </w:lvl>
    <w:lvl w:ilvl="8" w:tplc="04100005" w:tentative="1">
      <w:start w:val="1"/>
      <w:numFmt w:val="lowerRoman"/>
      <w:lvlText w:val="%9."/>
      <w:lvlJc w:val="right"/>
      <w:pPr>
        <w:tabs>
          <w:tab w:val="num" w:pos="6120"/>
        </w:tabs>
        <w:ind w:left="6120" w:hanging="180"/>
      </w:pPr>
    </w:lvl>
  </w:abstractNum>
  <w:abstractNum w:abstractNumId="18" w15:restartNumberingAfterBreak="0">
    <w:nsid w:val="3B155D5F"/>
    <w:multiLevelType w:val="hybridMultilevel"/>
    <w:tmpl w:val="9C0E45FE"/>
    <w:lvl w:ilvl="0" w:tplc="C102FB10">
      <w:start w:val="1"/>
      <w:numFmt w:val="bullet"/>
      <w:lvlText w:val=""/>
      <w:lvlJc w:val="left"/>
      <w:pPr>
        <w:tabs>
          <w:tab w:val="num" w:pos="260"/>
        </w:tabs>
        <w:ind w:left="260" w:hanging="240"/>
      </w:pPr>
      <w:rPr>
        <w:rFonts w:ascii="Symbol" w:hAnsi="Symbol" w:hint="default"/>
      </w:rPr>
    </w:lvl>
    <w:lvl w:ilvl="1" w:tplc="04070003" w:tentative="1">
      <w:start w:val="1"/>
      <w:numFmt w:val="bullet"/>
      <w:lvlText w:val="o"/>
      <w:lvlJc w:val="left"/>
      <w:pPr>
        <w:tabs>
          <w:tab w:val="num" w:pos="1176"/>
        </w:tabs>
        <w:ind w:left="1176" w:hanging="360"/>
      </w:pPr>
      <w:rPr>
        <w:rFonts w:ascii="Courier New" w:hAnsi="Courier New" w:cs="Courier New" w:hint="default"/>
      </w:rPr>
    </w:lvl>
    <w:lvl w:ilvl="2" w:tplc="04070005" w:tentative="1">
      <w:start w:val="1"/>
      <w:numFmt w:val="bullet"/>
      <w:lvlText w:val=""/>
      <w:lvlJc w:val="left"/>
      <w:pPr>
        <w:tabs>
          <w:tab w:val="num" w:pos="1896"/>
        </w:tabs>
        <w:ind w:left="1896" w:hanging="360"/>
      </w:pPr>
      <w:rPr>
        <w:rFonts w:ascii="Wingdings" w:hAnsi="Wingdings" w:hint="default"/>
      </w:rPr>
    </w:lvl>
    <w:lvl w:ilvl="3" w:tplc="04070001" w:tentative="1">
      <w:start w:val="1"/>
      <w:numFmt w:val="bullet"/>
      <w:lvlText w:val=""/>
      <w:lvlJc w:val="left"/>
      <w:pPr>
        <w:tabs>
          <w:tab w:val="num" w:pos="2616"/>
        </w:tabs>
        <w:ind w:left="2616" w:hanging="360"/>
      </w:pPr>
      <w:rPr>
        <w:rFonts w:ascii="Symbol" w:hAnsi="Symbol" w:hint="default"/>
      </w:rPr>
    </w:lvl>
    <w:lvl w:ilvl="4" w:tplc="04070003" w:tentative="1">
      <w:start w:val="1"/>
      <w:numFmt w:val="bullet"/>
      <w:lvlText w:val="o"/>
      <w:lvlJc w:val="left"/>
      <w:pPr>
        <w:tabs>
          <w:tab w:val="num" w:pos="3336"/>
        </w:tabs>
        <w:ind w:left="3336" w:hanging="360"/>
      </w:pPr>
      <w:rPr>
        <w:rFonts w:ascii="Courier New" w:hAnsi="Courier New" w:cs="Courier New" w:hint="default"/>
      </w:rPr>
    </w:lvl>
    <w:lvl w:ilvl="5" w:tplc="04070005" w:tentative="1">
      <w:start w:val="1"/>
      <w:numFmt w:val="bullet"/>
      <w:lvlText w:val=""/>
      <w:lvlJc w:val="left"/>
      <w:pPr>
        <w:tabs>
          <w:tab w:val="num" w:pos="4056"/>
        </w:tabs>
        <w:ind w:left="4056" w:hanging="360"/>
      </w:pPr>
      <w:rPr>
        <w:rFonts w:ascii="Wingdings" w:hAnsi="Wingdings" w:hint="default"/>
      </w:rPr>
    </w:lvl>
    <w:lvl w:ilvl="6" w:tplc="04070001" w:tentative="1">
      <w:start w:val="1"/>
      <w:numFmt w:val="bullet"/>
      <w:lvlText w:val=""/>
      <w:lvlJc w:val="left"/>
      <w:pPr>
        <w:tabs>
          <w:tab w:val="num" w:pos="4776"/>
        </w:tabs>
        <w:ind w:left="4776" w:hanging="360"/>
      </w:pPr>
      <w:rPr>
        <w:rFonts w:ascii="Symbol" w:hAnsi="Symbol" w:hint="default"/>
      </w:rPr>
    </w:lvl>
    <w:lvl w:ilvl="7" w:tplc="04070003" w:tentative="1">
      <w:start w:val="1"/>
      <w:numFmt w:val="bullet"/>
      <w:lvlText w:val="o"/>
      <w:lvlJc w:val="left"/>
      <w:pPr>
        <w:tabs>
          <w:tab w:val="num" w:pos="5496"/>
        </w:tabs>
        <w:ind w:left="5496" w:hanging="360"/>
      </w:pPr>
      <w:rPr>
        <w:rFonts w:ascii="Courier New" w:hAnsi="Courier New" w:cs="Courier New" w:hint="default"/>
      </w:rPr>
    </w:lvl>
    <w:lvl w:ilvl="8" w:tplc="04070005" w:tentative="1">
      <w:start w:val="1"/>
      <w:numFmt w:val="bullet"/>
      <w:lvlText w:val=""/>
      <w:lvlJc w:val="left"/>
      <w:pPr>
        <w:tabs>
          <w:tab w:val="num" w:pos="6216"/>
        </w:tabs>
        <w:ind w:left="6216" w:hanging="360"/>
      </w:pPr>
      <w:rPr>
        <w:rFonts w:ascii="Wingdings" w:hAnsi="Wingdings" w:hint="default"/>
      </w:rPr>
    </w:lvl>
  </w:abstractNum>
  <w:abstractNum w:abstractNumId="19" w15:restartNumberingAfterBreak="0">
    <w:nsid w:val="3C6B24AF"/>
    <w:multiLevelType w:val="hybridMultilevel"/>
    <w:tmpl w:val="FE7435B0"/>
    <w:lvl w:ilvl="0" w:tplc="8C8AF156">
      <w:start w:val="1"/>
      <w:numFmt w:val="bullet"/>
      <w:lvlText w:val=""/>
      <w:lvlJc w:val="left"/>
      <w:pPr>
        <w:tabs>
          <w:tab w:val="num" w:pos="768"/>
        </w:tabs>
        <w:ind w:left="768" w:hanging="360"/>
      </w:pPr>
      <w:rPr>
        <w:rFonts w:ascii="Symbol" w:hAnsi="Symbol" w:hint="default"/>
      </w:rPr>
    </w:lvl>
    <w:lvl w:ilvl="1" w:tplc="04070003" w:tentative="1">
      <w:start w:val="1"/>
      <w:numFmt w:val="bullet"/>
      <w:lvlText w:val="o"/>
      <w:lvlJc w:val="left"/>
      <w:pPr>
        <w:tabs>
          <w:tab w:val="num" w:pos="1488"/>
        </w:tabs>
        <w:ind w:left="1488" w:hanging="360"/>
      </w:pPr>
      <w:rPr>
        <w:rFonts w:ascii="Courier New" w:hAnsi="Courier New" w:cs="Courier New" w:hint="default"/>
      </w:rPr>
    </w:lvl>
    <w:lvl w:ilvl="2" w:tplc="04070005" w:tentative="1">
      <w:start w:val="1"/>
      <w:numFmt w:val="bullet"/>
      <w:lvlText w:val=""/>
      <w:lvlJc w:val="left"/>
      <w:pPr>
        <w:tabs>
          <w:tab w:val="num" w:pos="2208"/>
        </w:tabs>
        <w:ind w:left="2208" w:hanging="360"/>
      </w:pPr>
      <w:rPr>
        <w:rFonts w:ascii="Wingdings" w:hAnsi="Wingdings" w:hint="default"/>
      </w:rPr>
    </w:lvl>
    <w:lvl w:ilvl="3" w:tplc="04070001" w:tentative="1">
      <w:start w:val="1"/>
      <w:numFmt w:val="bullet"/>
      <w:lvlText w:val=""/>
      <w:lvlJc w:val="left"/>
      <w:pPr>
        <w:tabs>
          <w:tab w:val="num" w:pos="2928"/>
        </w:tabs>
        <w:ind w:left="2928" w:hanging="360"/>
      </w:pPr>
      <w:rPr>
        <w:rFonts w:ascii="Symbol" w:hAnsi="Symbol" w:hint="default"/>
      </w:rPr>
    </w:lvl>
    <w:lvl w:ilvl="4" w:tplc="04070003" w:tentative="1">
      <w:start w:val="1"/>
      <w:numFmt w:val="bullet"/>
      <w:lvlText w:val="o"/>
      <w:lvlJc w:val="left"/>
      <w:pPr>
        <w:tabs>
          <w:tab w:val="num" w:pos="3648"/>
        </w:tabs>
        <w:ind w:left="3648" w:hanging="360"/>
      </w:pPr>
      <w:rPr>
        <w:rFonts w:ascii="Courier New" w:hAnsi="Courier New" w:cs="Courier New" w:hint="default"/>
      </w:rPr>
    </w:lvl>
    <w:lvl w:ilvl="5" w:tplc="04070005" w:tentative="1">
      <w:start w:val="1"/>
      <w:numFmt w:val="bullet"/>
      <w:lvlText w:val=""/>
      <w:lvlJc w:val="left"/>
      <w:pPr>
        <w:tabs>
          <w:tab w:val="num" w:pos="4368"/>
        </w:tabs>
        <w:ind w:left="4368" w:hanging="360"/>
      </w:pPr>
      <w:rPr>
        <w:rFonts w:ascii="Wingdings" w:hAnsi="Wingdings" w:hint="default"/>
      </w:rPr>
    </w:lvl>
    <w:lvl w:ilvl="6" w:tplc="04070001" w:tentative="1">
      <w:start w:val="1"/>
      <w:numFmt w:val="bullet"/>
      <w:lvlText w:val=""/>
      <w:lvlJc w:val="left"/>
      <w:pPr>
        <w:tabs>
          <w:tab w:val="num" w:pos="5088"/>
        </w:tabs>
        <w:ind w:left="5088" w:hanging="360"/>
      </w:pPr>
      <w:rPr>
        <w:rFonts w:ascii="Symbol" w:hAnsi="Symbol" w:hint="default"/>
      </w:rPr>
    </w:lvl>
    <w:lvl w:ilvl="7" w:tplc="04070003" w:tentative="1">
      <w:start w:val="1"/>
      <w:numFmt w:val="bullet"/>
      <w:lvlText w:val="o"/>
      <w:lvlJc w:val="left"/>
      <w:pPr>
        <w:tabs>
          <w:tab w:val="num" w:pos="5808"/>
        </w:tabs>
        <w:ind w:left="5808" w:hanging="360"/>
      </w:pPr>
      <w:rPr>
        <w:rFonts w:ascii="Courier New" w:hAnsi="Courier New" w:cs="Courier New" w:hint="default"/>
      </w:rPr>
    </w:lvl>
    <w:lvl w:ilvl="8" w:tplc="04070005" w:tentative="1">
      <w:start w:val="1"/>
      <w:numFmt w:val="bullet"/>
      <w:lvlText w:val=""/>
      <w:lvlJc w:val="left"/>
      <w:pPr>
        <w:tabs>
          <w:tab w:val="num" w:pos="6528"/>
        </w:tabs>
        <w:ind w:left="6528" w:hanging="360"/>
      </w:pPr>
      <w:rPr>
        <w:rFonts w:ascii="Wingdings" w:hAnsi="Wingdings" w:hint="default"/>
      </w:rPr>
    </w:lvl>
  </w:abstractNum>
  <w:abstractNum w:abstractNumId="20" w15:restartNumberingAfterBreak="0">
    <w:nsid w:val="3E9638A8"/>
    <w:multiLevelType w:val="hybridMultilevel"/>
    <w:tmpl w:val="9AD2F52E"/>
    <w:lvl w:ilvl="0" w:tplc="A2762322">
      <w:start w:val="1"/>
      <w:numFmt w:val="bullet"/>
      <w:lvlText w:val=""/>
      <w:lvlJc w:val="left"/>
      <w:pPr>
        <w:tabs>
          <w:tab w:val="num" w:pos="380"/>
        </w:tabs>
        <w:ind w:left="380" w:hanging="360"/>
      </w:pPr>
      <w:rPr>
        <w:rFonts w:ascii="Symbol" w:hAnsi="Symbol" w:hint="default"/>
      </w:rPr>
    </w:lvl>
    <w:lvl w:ilvl="1" w:tplc="04070019" w:tentative="1">
      <w:start w:val="1"/>
      <w:numFmt w:val="bullet"/>
      <w:lvlText w:val="o"/>
      <w:lvlJc w:val="left"/>
      <w:pPr>
        <w:tabs>
          <w:tab w:val="num" w:pos="1460"/>
        </w:tabs>
        <w:ind w:left="1460" w:hanging="360"/>
      </w:pPr>
      <w:rPr>
        <w:rFonts w:ascii="Courier New" w:hAnsi="Courier New" w:cs="Courier New" w:hint="default"/>
      </w:rPr>
    </w:lvl>
    <w:lvl w:ilvl="2" w:tplc="0407001B" w:tentative="1">
      <w:start w:val="1"/>
      <w:numFmt w:val="bullet"/>
      <w:lvlText w:val=""/>
      <w:lvlJc w:val="left"/>
      <w:pPr>
        <w:tabs>
          <w:tab w:val="num" w:pos="2180"/>
        </w:tabs>
        <w:ind w:left="2180" w:hanging="360"/>
      </w:pPr>
      <w:rPr>
        <w:rFonts w:ascii="Wingdings" w:hAnsi="Wingdings" w:hint="default"/>
      </w:rPr>
    </w:lvl>
    <w:lvl w:ilvl="3" w:tplc="0407000F" w:tentative="1">
      <w:start w:val="1"/>
      <w:numFmt w:val="bullet"/>
      <w:lvlText w:val=""/>
      <w:lvlJc w:val="left"/>
      <w:pPr>
        <w:tabs>
          <w:tab w:val="num" w:pos="2900"/>
        </w:tabs>
        <w:ind w:left="2900" w:hanging="360"/>
      </w:pPr>
      <w:rPr>
        <w:rFonts w:ascii="Symbol" w:hAnsi="Symbol" w:hint="default"/>
      </w:rPr>
    </w:lvl>
    <w:lvl w:ilvl="4" w:tplc="04070019" w:tentative="1">
      <w:start w:val="1"/>
      <w:numFmt w:val="bullet"/>
      <w:lvlText w:val="o"/>
      <w:lvlJc w:val="left"/>
      <w:pPr>
        <w:tabs>
          <w:tab w:val="num" w:pos="3620"/>
        </w:tabs>
        <w:ind w:left="3620" w:hanging="360"/>
      </w:pPr>
      <w:rPr>
        <w:rFonts w:ascii="Courier New" w:hAnsi="Courier New" w:cs="Courier New" w:hint="default"/>
      </w:rPr>
    </w:lvl>
    <w:lvl w:ilvl="5" w:tplc="0407001B" w:tentative="1">
      <w:start w:val="1"/>
      <w:numFmt w:val="bullet"/>
      <w:lvlText w:val=""/>
      <w:lvlJc w:val="left"/>
      <w:pPr>
        <w:tabs>
          <w:tab w:val="num" w:pos="4340"/>
        </w:tabs>
        <w:ind w:left="4340" w:hanging="360"/>
      </w:pPr>
      <w:rPr>
        <w:rFonts w:ascii="Wingdings" w:hAnsi="Wingdings" w:hint="default"/>
      </w:rPr>
    </w:lvl>
    <w:lvl w:ilvl="6" w:tplc="0407000F" w:tentative="1">
      <w:start w:val="1"/>
      <w:numFmt w:val="bullet"/>
      <w:lvlText w:val=""/>
      <w:lvlJc w:val="left"/>
      <w:pPr>
        <w:tabs>
          <w:tab w:val="num" w:pos="5060"/>
        </w:tabs>
        <w:ind w:left="5060" w:hanging="360"/>
      </w:pPr>
      <w:rPr>
        <w:rFonts w:ascii="Symbol" w:hAnsi="Symbol" w:hint="default"/>
      </w:rPr>
    </w:lvl>
    <w:lvl w:ilvl="7" w:tplc="04070019" w:tentative="1">
      <w:start w:val="1"/>
      <w:numFmt w:val="bullet"/>
      <w:lvlText w:val="o"/>
      <w:lvlJc w:val="left"/>
      <w:pPr>
        <w:tabs>
          <w:tab w:val="num" w:pos="5780"/>
        </w:tabs>
        <w:ind w:left="5780" w:hanging="360"/>
      </w:pPr>
      <w:rPr>
        <w:rFonts w:ascii="Courier New" w:hAnsi="Courier New" w:cs="Courier New" w:hint="default"/>
      </w:rPr>
    </w:lvl>
    <w:lvl w:ilvl="8" w:tplc="0407001B" w:tentative="1">
      <w:start w:val="1"/>
      <w:numFmt w:val="bullet"/>
      <w:lvlText w:val=""/>
      <w:lvlJc w:val="left"/>
      <w:pPr>
        <w:tabs>
          <w:tab w:val="num" w:pos="6500"/>
        </w:tabs>
        <w:ind w:left="6500" w:hanging="360"/>
      </w:pPr>
      <w:rPr>
        <w:rFonts w:ascii="Wingdings" w:hAnsi="Wingdings" w:hint="default"/>
      </w:rPr>
    </w:lvl>
  </w:abstractNum>
  <w:abstractNum w:abstractNumId="21" w15:restartNumberingAfterBreak="0">
    <w:nsid w:val="40C339A3"/>
    <w:multiLevelType w:val="hybridMultilevel"/>
    <w:tmpl w:val="E4649190"/>
    <w:lvl w:ilvl="0" w:tplc="04090001">
      <w:start w:val="1"/>
      <w:numFmt w:val="decimal"/>
      <w:lvlText w:val="(%1)"/>
      <w:lvlJc w:val="left"/>
      <w:pPr>
        <w:tabs>
          <w:tab w:val="num" w:pos="403"/>
        </w:tabs>
        <w:ind w:left="400" w:hanging="400"/>
      </w:pPr>
      <w:rPr>
        <w:rFonts w:ascii="Symbol" w:eastAsia="Arial Unicode MS" w:hAnsi="Symbol" w:cs="Symbol" w:hint="default"/>
        <w:sz w:val="24"/>
        <w:szCs w:val="24"/>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2" w15:restartNumberingAfterBreak="0">
    <w:nsid w:val="44150C46"/>
    <w:multiLevelType w:val="hybridMultilevel"/>
    <w:tmpl w:val="B71AF3DE"/>
    <w:lvl w:ilvl="0" w:tplc="04070001">
      <w:start w:val="1"/>
      <w:numFmt w:val="bullet"/>
      <w:lvlText w:val=""/>
      <w:lvlJc w:val="left"/>
      <w:pPr>
        <w:tabs>
          <w:tab w:val="num" w:pos="524"/>
        </w:tabs>
        <w:ind w:left="524" w:hanging="240"/>
      </w:pPr>
      <w:rPr>
        <w:rFonts w:ascii="Symbol" w:hAnsi="Symbol" w:hint="default"/>
      </w:rPr>
    </w:lvl>
    <w:lvl w:ilvl="1" w:tplc="04070003">
      <w:start w:val="1"/>
      <w:numFmt w:val="bullet"/>
      <w:lvlText w:val=""/>
      <w:lvlJc w:val="left"/>
      <w:pPr>
        <w:tabs>
          <w:tab w:val="num" w:pos="1724"/>
        </w:tabs>
        <w:ind w:left="1724" w:hanging="360"/>
      </w:pPr>
      <w:rPr>
        <w:rFonts w:ascii="Symbol" w:hAnsi="Symbol" w:hint="default"/>
      </w:rPr>
    </w:lvl>
    <w:lvl w:ilvl="2" w:tplc="04070005" w:tentative="1">
      <w:start w:val="1"/>
      <w:numFmt w:val="bullet"/>
      <w:lvlText w:val=""/>
      <w:lvlJc w:val="left"/>
      <w:pPr>
        <w:tabs>
          <w:tab w:val="num" w:pos="2444"/>
        </w:tabs>
        <w:ind w:left="2444" w:hanging="360"/>
      </w:pPr>
      <w:rPr>
        <w:rFonts w:ascii="Wingdings" w:hAnsi="Wingdings" w:hint="default"/>
      </w:rPr>
    </w:lvl>
    <w:lvl w:ilvl="3" w:tplc="04070001" w:tentative="1">
      <w:start w:val="1"/>
      <w:numFmt w:val="bullet"/>
      <w:lvlText w:val=""/>
      <w:lvlJc w:val="left"/>
      <w:pPr>
        <w:tabs>
          <w:tab w:val="num" w:pos="3164"/>
        </w:tabs>
        <w:ind w:left="3164" w:hanging="360"/>
      </w:pPr>
      <w:rPr>
        <w:rFonts w:ascii="Symbol" w:hAnsi="Symbol" w:hint="default"/>
      </w:rPr>
    </w:lvl>
    <w:lvl w:ilvl="4" w:tplc="04070003" w:tentative="1">
      <w:start w:val="1"/>
      <w:numFmt w:val="bullet"/>
      <w:lvlText w:val="o"/>
      <w:lvlJc w:val="left"/>
      <w:pPr>
        <w:tabs>
          <w:tab w:val="num" w:pos="3884"/>
        </w:tabs>
        <w:ind w:left="3884" w:hanging="360"/>
      </w:pPr>
      <w:rPr>
        <w:rFonts w:ascii="Courier New" w:hAnsi="Courier New" w:cs="Courier New" w:hint="default"/>
      </w:rPr>
    </w:lvl>
    <w:lvl w:ilvl="5" w:tplc="04070005" w:tentative="1">
      <w:start w:val="1"/>
      <w:numFmt w:val="bullet"/>
      <w:lvlText w:val=""/>
      <w:lvlJc w:val="left"/>
      <w:pPr>
        <w:tabs>
          <w:tab w:val="num" w:pos="4604"/>
        </w:tabs>
        <w:ind w:left="4604" w:hanging="360"/>
      </w:pPr>
      <w:rPr>
        <w:rFonts w:ascii="Wingdings" w:hAnsi="Wingdings" w:hint="default"/>
      </w:rPr>
    </w:lvl>
    <w:lvl w:ilvl="6" w:tplc="04070001" w:tentative="1">
      <w:start w:val="1"/>
      <w:numFmt w:val="bullet"/>
      <w:lvlText w:val=""/>
      <w:lvlJc w:val="left"/>
      <w:pPr>
        <w:tabs>
          <w:tab w:val="num" w:pos="5324"/>
        </w:tabs>
        <w:ind w:left="5324" w:hanging="360"/>
      </w:pPr>
      <w:rPr>
        <w:rFonts w:ascii="Symbol" w:hAnsi="Symbol" w:hint="default"/>
      </w:rPr>
    </w:lvl>
    <w:lvl w:ilvl="7" w:tplc="04070003" w:tentative="1">
      <w:start w:val="1"/>
      <w:numFmt w:val="bullet"/>
      <w:lvlText w:val="o"/>
      <w:lvlJc w:val="left"/>
      <w:pPr>
        <w:tabs>
          <w:tab w:val="num" w:pos="6044"/>
        </w:tabs>
        <w:ind w:left="6044" w:hanging="360"/>
      </w:pPr>
      <w:rPr>
        <w:rFonts w:ascii="Courier New" w:hAnsi="Courier New" w:cs="Courier New" w:hint="default"/>
      </w:rPr>
    </w:lvl>
    <w:lvl w:ilvl="8" w:tplc="0407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44A95782"/>
    <w:multiLevelType w:val="multilevel"/>
    <w:tmpl w:val="89A64E0C"/>
    <w:name w:val="WW8Num522222"/>
    <w:lvl w:ilvl="0">
      <w:start w:val="1"/>
      <w:numFmt w:val="upperLetter"/>
      <w:pStyle w:val="Appendix1"/>
      <w:lvlText w:val="Appendix %1"/>
      <w:lvlJc w:val="left"/>
      <w:pPr>
        <w:tabs>
          <w:tab w:val="num" w:pos="820"/>
        </w:tabs>
        <w:ind w:left="480" w:firstLine="0"/>
      </w:pPr>
      <w:rPr>
        <w:rFonts w:hint="default"/>
      </w:rPr>
    </w:lvl>
    <w:lvl w:ilvl="1">
      <w:start w:val="1"/>
      <w:numFmt w:val="decimal"/>
      <w:pStyle w:val="Appendix2"/>
      <w:lvlText w:val="%1.%2"/>
      <w:lvlJc w:val="left"/>
      <w:pPr>
        <w:tabs>
          <w:tab w:val="num" w:pos="805"/>
        </w:tabs>
        <w:ind w:left="805" w:hanging="692"/>
      </w:pPr>
      <w:rPr>
        <w:rFonts w:hint="default"/>
      </w:rPr>
    </w:lvl>
    <w:lvl w:ilvl="2">
      <w:start w:val="1"/>
      <w:numFmt w:val="decimal"/>
      <w:pStyle w:val="Appendix3"/>
      <w:lvlText w:val="%1.%2.%3"/>
      <w:lvlJc w:val="left"/>
      <w:pPr>
        <w:tabs>
          <w:tab w:val="num" w:pos="947"/>
        </w:tabs>
        <w:ind w:left="947" w:hanging="834"/>
      </w:pPr>
      <w:rPr>
        <w:rFonts w:hint="default"/>
      </w:rPr>
    </w:lvl>
    <w:lvl w:ilvl="3">
      <w:start w:val="1"/>
      <w:numFmt w:val="decimal"/>
      <w:lvlText w:val="%1.%2.%3.%4"/>
      <w:lvlJc w:val="left"/>
      <w:pPr>
        <w:tabs>
          <w:tab w:val="num" w:pos="977"/>
        </w:tabs>
        <w:ind w:left="977" w:hanging="864"/>
      </w:pPr>
      <w:rPr>
        <w:rFonts w:hint="default"/>
      </w:rPr>
    </w:lvl>
    <w:lvl w:ilvl="4">
      <w:start w:val="1"/>
      <w:numFmt w:val="decimal"/>
      <w:lvlText w:val="%1.%2.%3.%4.%5"/>
      <w:lvlJc w:val="left"/>
      <w:pPr>
        <w:tabs>
          <w:tab w:val="num" w:pos="1121"/>
        </w:tabs>
        <w:ind w:left="1121" w:hanging="1008"/>
      </w:pPr>
      <w:rPr>
        <w:rFonts w:hint="default"/>
      </w:rPr>
    </w:lvl>
    <w:lvl w:ilvl="5">
      <w:start w:val="1"/>
      <w:numFmt w:val="decimal"/>
      <w:lvlText w:val="%1.%2.%3.%4.%5.%6"/>
      <w:lvlJc w:val="left"/>
      <w:pPr>
        <w:tabs>
          <w:tab w:val="num" w:pos="1265"/>
        </w:tabs>
        <w:ind w:left="1265" w:hanging="1152"/>
      </w:pPr>
      <w:rPr>
        <w:rFonts w:hint="default"/>
      </w:rPr>
    </w:lvl>
    <w:lvl w:ilvl="6">
      <w:start w:val="1"/>
      <w:numFmt w:val="decimal"/>
      <w:lvlText w:val="%1.%2.%3.%4.%5.%6.%7"/>
      <w:lvlJc w:val="left"/>
      <w:pPr>
        <w:tabs>
          <w:tab w:val="num" w:pos="1409"/>
        </w:tabs>
        <w:ind w:left="1409" w:hanging="1296"/>
      </w:pPr>
      <w:rPr>
        <w:rFonts w:hint="default"/>
      </w:rPr>
    </w:lvl>
    <w:lvl w:ilvl="7">
      <w:start w:val="1"/>
      <w:numFmt w:val="decimal"/>
      <w:lvlText w:val="%1.%2.%3.%4.%5.%6.%7.%8"/>
      <w:lvlJc w:val="left"/>
      <w:pPr>
        <w:tabs>
          <w:tab w:val="num" w:pos="1553"/>
        </w:tabs>
        <w:ind w:left="1553" w:hanging="1440"/>
      </w:pPr>
      <w:rPr>
        <w:rFonts w:hint="default"/>
      </w:rPr>
    </w:lvl>
    <w:lvl w:ilvl="8">
      <w:start w:val="1"/>
      <w:numFmt w:val="decimal"/>
      <w:lvlRestart w:val="1"/>
      <w:pStyle w:val="CaptionAppendix"/>
      <w:suff w:val="nothing"/>
      <w:lvlText w:val="Figure %1-%9"/>
      <w:lvlJc w:val="left"/>
      <w:pPr>
        <w:ind w:left="284" w:firstLine="0"/>
      </w:pPr>
      <w:rPr>
        <w:rFonts w:hint="default"/>
      </w:rPr>
    </w:lvl>
  </w:abstractNum>
  <w:abstractNum w:abstractNumId="24" w15:restartNumberingAfterBreak="0">
    <w:nsid w:val="51097CCF"/>
    <w:multiLevelType w:val="hybridMultilevel"/>
    <w:tmpl w:val="13307DF4"/>
    <w:lvl w:ilvl="0" w:tplc="04090001">
      <w:start w:val="1"/>
      <w:numFmt w:val="bullet"/>
      <w:pStyle w:val="bullets"/>
      <w:lvlText w:val="▪"/>
      <w:lvlJc w:val="left"/>
      <w:pPr>
        <w:tabs>
          <w:tab w:val="num" w:pos="624"/>
        </w:tabs>
        <w:ind w:left="624" w:hanging="267"/>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1405819"/>
    <w:multiLevelType w:val="hybridMultilevel"/>
    <w:tmpl w:val="FC5E4458"/>
    <w:lvl w:ilvl="0" w:tplc="04090001">
      <w:start w:val="1"/>
      <w:numFmt w:val="bullet"/>
      <w:lvlText w:val=""/>
      <w:lvlJc w:val="left"/>
      <w:pPr>
        <w:tabs>
          <w:tab w:val="num" w:pos="380"/>
        </w:tabs>
        <w:ind w:left="38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26" w15:restartNumberingAfterBreak="0">
    <w:nsid w:val="543E0BBD"/>
    <w:multiLevelType w:val="hybridMultilevel"/>
    <w:tmpl w:val="22A0D01C"/>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7" w15:restartNumberingAfterBreak="0">
    <w:nsid w:val="54E05672"/>
    <w:multiLevelType w:val="multilevel"/>
    <w:tmpl w:val="7A8A76A4"/>
    <w:lvl w:ilvl="0">
      <w:start w:val="1"/>
      <w:numFmt w:val="decimal"/>
      <w:pStyle w:val="berschrift1"/>
      <w:lvlText w:val="%1."/>
      <w:lvlJc w:val="left"/>
      <w:pPr>
        <w:tabs>
          <w:tab w:val="num" w:pos="397"/>
        </w:tabs>
        <w:ind w:left="397" w:hanging="397"/>
      </w:pPr>
      <w:rPr>
        <w:rFonts w:hint="default"/>
      </w:rPr>
    </w:lvl>
    <w:lvl w:ilvl="1">
      <w:start w:val="1"/>
      <w:numFmt w:val="decimal"/>
      <w:pStyle w:val="berschrift2"/>
      <w:lvlText w:val="%1.%2."/>
      <w:lvlJc w:val="left"/>
      <w:pPr>
        <w:tabs>
          <w:tab w:val="num" w:pos="990"/>
        </w:tabs>
        <w:ind w:left="990" w:hanging="510"/>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8" w15:restartNumberingAfterBreak="0">
    <w:nsid w:val="558E6859"/>
    <w:multiLevelType w:val="hybridMultilevel"/>
    <w:tmpl w:val="5E0A41FA"/>
    <w:lvl w:ilvl="0" w:tplc="04090009">
      <w:start w:val="1"/>
      <w:numFmt w:val="bullet"/>
      <w:pStyle w:val="subbullet"/>
      <w:lvlText w:val="-"/>
      <w:lvlJc w:val="left"/>
      <w:pPr>
        <w:tabs>
          <w:tab w:val="num" w:pos="907"/>
        </w:tabs>
        <w:ind w:left="907" w:hanging="283"/>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FB1126"/>
    <w:multiLevelType w:val="hybridMultilevel"/>
    <w:tmpl w:val="3600F2A6"/>
    <w:lvl w:ilvl="0" w:tplc="8C8AF156">
      <w:numFmt w:val="bullet"/>
      <w:pStyle w:val="BulletLis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70050A3"/>
    <w:multiLevelType w:val="hybridMultilevel"/>
    <w:tmpl w:val="316A3D8A"/>
    <w:lvl w:ilvl="0" w:tplc="7778978E">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21CE4"/>
    <w:multiLevelType w:val="hybridMultilevel"/>
    <w:tmpl w:val="EBF604E4"/>
    <w:lvl w:ilvl="0" w:tplc="DECE01C8">
      <w:start w:val="1"/>
      <w:numFmt w:val="decimal"/>
      <w:pStyle w:val="Numbers"/>
      <w:lvlText w:val="%1."/>
      <w:lvlJc w:val="left"/>
      <w:pPr>
        <w:tabs>
          <w:tab w:val="num" w:pos="624"/>
        </w:tabs>
        <w:ind w:left="624" w:hanging="267"/>
      </w:pPr>
      <w:rPr>
        <w:rFonts w:hint="default"/>
        <w:b w:val="0"/>
        <w:i w:val="0"/>
        <w:sz w:val="20"/>
        <w:szCs w:val="20"/>
      </w:rPr>
    </w:lvl>
    <w:lvl w:ilvl="1" w:tplc="A484CA1A" w:tentative="1">
      <w:start w:val="1"/>
      <w:numFmt w:val="lowerLetter"/>
      <w:lvlText w:val="%2."/>
      <w:lvlJc w:val="left"/>
      <w:pPr>
        <w:tabs>
          <w:tab w:val="num" w:pos="1080"/>
        </w:tabs>
        <w:ind w:left="1080" w:hanging="360"/>
      </w:pPr>
    </w:lvl>
    <w:lvl w:ilvl="2" w:tplc="D78489B2" w:tentative="1">
      <w:start w:val="1"/>
      <w:numFmt w:val="lowerRoman"/>
      <w:lvlText w:val="%3."/>
      <w:lvlJc w:val="right"/>
      <w:pPr>
        <w:tabs>
          <w:tab w:val="num" w:pos="1800"/>
        </w:tabs>
        <w:ind w:left="1800" w:hanging="180"/>
      </w:pPr>
    </w:lvl>
    <w:lvl w:ilvl="3" w:tplc="D900730E" w:tentative="1">
      <w:start w:val="1"/>
      <w:numFmt w:val="decimal"/>
      <w:lvlText w:val="%4."/>
      <w:lvlJc w:val="left"/>
      <w:pPr>
        <w:tabs>
          <w:tab w:val="num" w:pos="2520"/>
        </w:tabs>
        <w:ind w:left="2520" w:hanging="360"/>
      </w:pPr>
    </w:lvl>
    <w:lvl w:ilvl="4" w:tplc="53B47DA4" w:tentative="1">
      <w:start w:val="1"/>
      <w:numFmt w:val="lowerLetter"/>
      <w:lvlText w:val="%5."/>
      <w:lvlJc w:val="left"/>
      <w:pPr>
        <w:tabs>
          <w:tab w:val="num" w:pos="3240"/>
        </w:tabs>
        <w:ind w:left="3240" w:hanging="360"/>
      </w:pPr>
    </w:lvl>
    <w:lvl w:ilvl="5" w:tplc="6BD64C66" w:tentative="1">
      <w:start w:val="1"/>
      <w:numFmt w:val="lowerRoman"/>
      <w:lvlText w:val="%6."/>
      <w:lvlJc w:val="right"/>
      <w:pPr>
        <w:tabs>
          <w:tab w:val="num" w:pos="3960"/>
        </w:tabs>
        <w:ind w:left="3960" w:hanging="180"/>
      </w:pPr>
    </w:lvl>
    <w:lvl w:ilvl="6" w:tplc="4BF8C7DE" w:tentative="1">
      <w:start w:val="1"/>
      <w:numFmt w:val="decimal"/>
      <w:lvlText w:val="%7."/>
      <w:lvlJc w:val="left"/>
      <w:pPr>
        <w:tabs>
          <w:tab w:val="num" w:pos="4680"/>
        </w:tabs>
        <w:ind w:left="4680" w:hanging="360"/>
      </w:pPr>
    </w:lvl>
    <w:lvl w:ilvl="7" w:tplc="46907670" w:tentative="1">
      <w:start w:val="1"/>
      <w:numFmt w:val="lowerLetter"/>
      <w:lvlText w:val="%8."/>
      <w:lvlJc w:val="left"/>
      <w:pPr>
        <w:tabs>
          <w:tab w:val="num" w:pos="5400"/>
        </w:tabs>
        <w:ind w:left="5400" w:hanging="360"/>
      </w:pPr>
    </w:lvl>
    <w:lvl w:ilvl="8" w:tplc="16D8DFAA" w:tentative="1">
      <w:start w:val="1"/>
      <w:numFmt w:val="lowerRoman"/>
      <w:lvlText w:val="%9."/>
      <w:lvlJc w:val="right"/>
      <w:pPr>
        <w:tabs>
          <w:tab w:val="num" w:pos="6120"/>
        </w:tabs>
        <w:ind w:left="6120" w:hanging="180"/>
      </w:pPr>
    </w:lvl>
  </w:abstractNum>
  <w:abstractNum w:abstractNumId="32" w15:restartNumberingAfterBreak="0">
    <w:nsid w:val="5DCE6718"/>
    <w:multiLevelType w:val="hybridMultilevel"/>
    <w:tmpl w:val="BB32E008"/>
    <w:lvl w:ilvl="0" w:tplc="98BCEBDE">
      <w:start w:val="1"/>
      <w:numFmt w:val="decimal"/>
      <w:lvlText w:val="%1."/>
      <w:lvlJc w:val="left"/>
      <w:pPr>
        <w:tabs>
          <w:tab w:val="num" w:pos="644"/>
        </w:tabs>
        <w:ind w:left="644" w:hanging="360"/>
      </w:pPr>
      <w:rPr>
        <w:rFonts w:hint="default"/>
      </w:rPr>
    </w:lvl>
    <w:lvl w:ilvl="1" w:tplc="04090003">
      <w:start w:val="1"/>
      <w:numFmt w:val="decimal"/>
      <w:lvlText w:val="%2."/>
      <w:lvlJc w:val="left"/>
      <w:pPr>
        <w:tabs>
          <w:tab w:val="num" w:pos="644"/>
        </w:tabs>
        <w:ind w:left="397" w:hanging="113"/>
      </w:pPr>
      <w:rPr>
        <w:rFonts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3" w15:restartNumberingAfterBreak="0">
    <w:nsid w:val="5DEE358A"/>
    <w:multiLevelType w:val="hybridMultilevel"/>
    <w:tmpl w:val="77D0E60A"/>
    <w:lvl w:ilvl="0" w:tplc="8C8AF156">
      <w:start w:val="1"/>
      <w:numFmt w:val="decimal"/>
      <w:lvlText w:val="%1."/>
      <w:lvlJc w:val="left"/>
      <w:pPr>
        <w:tabs>
          <w:tab w:val="num" w:pos="360"/>
        </w:tabs>
        <w:ind w:left="360" w:hanging="360"/>
      </w:pPr>
      <w:rPr>
        <w:rFonts w:hint="default"/>
      </w:rPr>
    </w:lvl>
    <w:lvl w:ilvl="1" w:tplc="04070003" w:tentative="1">
      <w:start w:val="1"/>
      <w:numFmt w:val="bullet"/>
      <w:lvlText w:val="o"/>
      <w:lvlJc w:val="left"/>
      <w:pPr>
        <w:tabs>
          <w:tab w:val="num" w:pos="1510"/>
        </w:tabs>
        <w:ind w:left="1510" w:hanging="360"/>
      </w:pPr>
      <w:rPr>
        <w:rFonts w:ascii="Courier New" w:hAnsi="Courier New" w:cs="Courier New" w:hint="default"/>
      </w:rPr>
    </w:lvl>
    <w:lvl w:ilvl="2" w:tplc="04070005" w:tentative="1">
      <w:start w:val="1"/>
      <w:numFmt w:val="bullet"/>
      <w:lvlText w:val=""/>
      <w:lvlJc w:val="left"/>
      <w:pPr>
        <w:tabs>
          <w:tab w:val="num" w:pos="2230"/>
        </w:tabs>
        <w:ind w:left="2230" w:hanging="360"/>
      </w:pPr>
      <w:rPr>
        <w:rFonts w:ascii="Wingdings" w:hAnsi="Wingdings" w:hint="default"/>
      </w:rPr>
    </w:lvl>
    <w:lvl w:ilvl="3" w:tplc="04070001" w:tentative="1">
      <w:start w:val="1"/>
      <w:numFmt w:val="bullet"/>
      <w:lvlText w:val=""/>
      <w:lvlJc w:val="left"/>
      <w:pPr>
        <w:tabs>
          <w:tab w:val="num" w:pos="2950"/>
        </w:tabs>
        <w:ind w:left="2950" w:hanging="360"/>
      </w:pPr>
      <w:rPr>
        <w:rFonts w:ascii="Symbol" w:hAnsi="Symbol" w:hint="default"/>
      </w:rPr>
    </w:lvl>
    <w:lvl w:ilvl="4" w:tplc="04070003" w:tentative="1">
      <w:start w:val="1"/>
      <w:numFmt w:val="bullet"/>
      <w:lvlText w:val="o"/>
      <w:lvlJc w:val="left"/>
      <w:pPr>
        <w:tabs>
          <w:tab w:val="num" w:pos="3670"/>
        </w:tabs>
        <w:ind w:left="3670" w:hanging="360"/>
      </w:pPr>
      <w:rPr>
        <w:rFonts w:ascii="Courier New" w:hAnsi="Courier New" w:cs="Courier New" w:hint="default"/>
      </w:rPr>
    </w:lvl>
    <w:lvl w:ilvl="5" w:tplc="04070005" w:tentative="1">
      <w:start w:val="1"/>
      <w:numFmt w:val="bullet"/>
      <w:lvlText w:val=""/>
      <w:lvlJc w:val="left"/>
      <w:pPr>
        <w:tabs>
          <w:tab w:val="num" w:pos="4390"/>
        </w:tabs>
        <w:ind w:left="4390" w:hanging="360"/>
      </w:pPr>
      <w:rPr>
        <w:rFonts w:ascii="Wingdings" w:hAnsi="Wingdings" w:hint="default"/>
      </w:rPr>
    </w:lvl>
    <w:lvl w:ilvl="6" w:tplc="04070001" w:tentative="1">
      <w:start w:val="1"/>
      <w:numFmt w:val="bullet"/>
      <w:lvlText w:val=""/>
      <w:lvlJc w:val="left"/>
      <w:pPr>
        <w:tabs>
          <w:tab w:val="num" w:pos="5110"/>
        </w:tabs>
        <w:ind w:left="5110" w:hanging="360"/>
      </w:pPr>
      <w:rPr>
        <w:rFonts w:ascii="Symbol" w:hAnsi="Symbol" w:hint="default"/>
      </w:rPr>
    </w:lvl>
    <w:lvl w:ilvl="7" w:tplc="04070003" w:tentative="1">
      <w:start w:val="1"/>
      <w:numFmt w:val="bullet"/>
      <w:lvlText w:val="o"/>
      <w:lvlJc w:val="left"/>
      <w:pPr>
        <w:tabs>
          <w:tab w:val="num" w:pos="5830"/>
        </w:tabs>
        <w:ind w:left="5830" w:hanging="360"/>
      </w:pPr>
      <w:rPr>
        <w:rFonts w:ascii="Courier New" w:hAnsi="Courier New" w:cs="Courier New" w:hint="default"/>
      </w:rPr>
    </w:lvl>
    <w:lvl w:ilvl="8" w:tplc="04070005" w:tentative="1">
      <w:start w:val="1"/>
      <w:numFmt w:val="bullet"/>
      <w:lvlText w:val=""/>
      <w:lvlJc w:val="left"/>
      <w:pPr>
        <w:tabs>
          <w:tab w:val="num" w:pos="6550"/>
        </w:tabs>
        <w:ind w:left="6550" w:hanging="360"/>
      </w:pPr>
      <w:rPr>
        <w:rFonts w:ascii="Wingdings" w:hAnsi="Wingdings" w:hint="default"/>
      </w:rPr>
    </w:lvl>
  </w:abstractNum>
  <w:abstractNum w:abstractNumId="34" w15:restartNumberingAfterBreak="0">
    <w:nsid w:val="5F910BD8"/>
    <w:multiLevelType w:val="hybridMultilevel"/>
    <w:tmpl w:val="FE9A1128"/>
    <w:lvl w:ilvl="0" w:tplc="0407000F">
      <w:start w:val="1"/>
      <w:numFmt w:val="bullet"/>
      <w:lvlText w:val=""/>
      <w:lvlJc w:val="left"/>
      <w:pPr>
        <w:tabs>
          <w:tab w:val="num" w:pos="644"/>
        </w:tabs>
        <w:ind w:left="644" w:hanging="360"/>
      </w:pPr>
      <w:rPr>
        <w:rFonts w:ascii="Symbol" w:hAnsi="Symbol" w:hint="default"/>
      </w:rPr>
    </w:lvl>
    <w:lvl w:ilvl="1" w:tplc="FFFFFFFF" w:tentative="1">
      <w:start w:val="1"/>
      <w:numFmt w:val="bullet"/>
      <w:lvlText w:val="o"/>
      <w:lvlJc w:val="left"/>
      <w:pPr>
        <w:tabs>
          <w:tab w:val="num" w:pos="1724"/>
        </w:tabs>
        <w:ind w:left="1724" w:hanging="360"/>
      </w:pPr>
      <w:rPr>
        <w:rFonts w:ascii="Courier New" w:hAnsi="Courier New" w:cs="Courier New" w:hint="default"/>
      </w:rPr>
    </w:lvl>
    <w:lvl w:ilvl="2" w:tplc="FFFFFFFF" w:tentative="1">
      <w:start w:val="1"/>
      <w:numFmt w:val="bullet"/>
      <w:lvlText w:val=""/>
      <w:lvlJc w:val="left"/>
      <w:pPr>
        <w:tabs>
          <w:tab w:val="num" w:pos="2444"/>
        </w:tabs>
        <w:ind w:left="2444" w:hanging="360"/>
      </w:pPr>
      <w:rPr>
        <w:rFonts w:ascii="Wingdings" w:hAnsi="Wingdings" w:hint="default"/>
      </w:rPr>
    </w:lvl>
    <w:lvl w:ilvl="3" w:tplc="FFFFFFFF" w:tentative="1">
      <w:start w:val="1"/>
      <w:numFmt w:val="bullet"/>
      <w:lvlText w:val=""/>
      <w:lvlJc w:val="left"/>
      <w:pPr>
        <w:tabs>
          <w:tab w:val="num" w:pos="3164"/>
        </w:tabs>
        <w:ind w:left="3164" w:hanging="360"/>
      </w:pPr>
      <w:rPr>
        <w:rFonts w:ascii="Symbol" w:hAnsi="Symbol" w:hint="default"/>
      </w:rPr>
    </w:lvl>
    <w:lvl w:ilvl="4" w:tplc="FFFFFFFF" w:tentative="1">
      <w:start w:val="1"/>
      <w:numFmt w:val="bullet"/>
      <w:lvlText w:val="o"/>
      <w:lvlJc w:val="left"/>
      <w:pPr>
        <w:tabs>
          <w:tab w:val="num" w:pos="3884"/>
        </w:tabs>
        <w:ind w:left="3884" w:hanging="360"/>
      </w:pPr>
      <w:rPr>
        <w:rFonts w:ascii="Courier New" w:hAnsi="Courier New" w:cs="Courier New" w:hint="default"/>
      </w:rPr>
    </w:lvl>
    <w:lvl w:ilvl="5" w:tplc="FFFFFFFF" w:tentative="1">
      <w:start w:val="1"/>
      <w:numFmt w:val="bullet"/>
      <w:lvlText w:val=""/>
      <w:lvlJc w:val="left"/>
      <w:pPr>
        <w:tabs>
          <w:tab w:val="num" w:pos="4604"/>
        </w:tabs>
        <w:ind w:left="4604" w:hanging="360"/>
      </w:pPr>
      <w:rPr>
        <w:rFonts w:ascii="Wingdings" w:hAnsi="Wingdings" w:hint="default"/>
      </w:rPr>
    </w:lvl>
    <w:lvl w:ilvl="6" w:tplc="FFFFFFFF" w:tentative="1">
      <w:start w:val="1"/>
      <w:numFmt w:val="bullet"/>
      <w:lvlText w:val=""/>
      <w:lvlJc w:val="left"/>
      <w:pPr>
        <w:tabs>
          <w:tab w:val="num" w:pos="5324"/>
        </w:tabs>
        <w:ind w:left="5324" w:hanging="360"/>
      </w:pPr>
      <w:rPr>
        <w:rFonts w:ascii="Symbol" w:hAnsi="Symbol" w:hint="default"/>
      </w:rPr>
    </w:lvl>
    <w:lvl w:ilvl="7" w:tplc="FFFFFFFF" w:tentative="1">
      <w:start w:val="1"/>
      <w:numFmt w:val="bullet"/>
      <w:lvlText w:val="o"/>
      <w:lvlJc w:val="left"/>
      <w:pPr>
        <w:tabs>
          <w:tab w:val="num" w:pos="6044"/>
        </w:tabs>
        <w:ind w:left="6044" w:hanging="360"/>
      </w:pPr>
      <w:rPr>
        <w:rFonts w:ascii="Courier New" w:hAnsi="Courier New" w:cs="Courier New" w:hint="default"/>
      </w:rPr>
    </w:lvl>
    <w:lvl w:ilvl="8" w:tplc="FFFFFFFF" w:tentative="1">
      <w:start w:val="1"/>
      <w:numFmt w:val="bullet"/>
      <w:lvlText w:val=""/>
      <w:lvlJc w:val="left"/>
      <w:pPr>
        <w:tabs>
          <w:tab w:val="num" w:pos="6764"/>
        </w:tabs>
        <w:ind w:left="6764" w:hanging="360"/>
      </w:pPr>
      <w:rPr>
        <w:rFonts w:ascii="Wingdings" w:hAnsi="Wingdings" w:hint="default"/>
      </w:rPr>
    </w:lvl>
  </w:abstractNum>
  <w:abstractNum w:abstractNumId="35" w15:restartNumberingAfterBreak="0">
    <w:nsid w:val="66D555AE"/>
    <w:multiLevelType w:val="hybridMultilevel"/>
    <w:tmpl w:val="BFACBE54"/>
    <w:lvl w:ilvl="0" w:tplc="0407000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67B855B6"/>
    <w:multiLevelType w:val="hybridMultilevel"/>
    <w:tmpl w:val="140EC392"/>
    <w:lvl w:ilvl="0" w:tplc="04090001">
      <w:start w:val="1"/>
      <w:numFmt w:val="decimal"/>
      <w:pStyle w:val="Heading1b"/>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68F960D6"/>
    <w:multiLevelType w:val="hybridMultilevel"/>
    <w:tmpl w:val="5AFABA60"/>
    <w:lvl w:ilvl="0" w:tplc="E5A4408E">
      <w:start w:val="1"/>
      <w:numFmt w:val="bullet"/>
      <w:lvlText w:val=""/>
      <w:lvlJc w:val="left"/>
      <w:pPr>
        <w:ind w:left="720" w:hanging="360"/>
      </w:pPr>
      <w:rPr>
        <w:rFonts w:ascii="Symbol" w:hAnsi="Symbol" w:hint="default"/>
      </w:rPr>
    </w:lvl>
    <w:lvl w:ilvl="1" w:tplc="04070019" w:tentative="1">
      <w:start w:val="1"/>
      <w:numFmt w:val="bullet"/>
      <w:pStyle w:val="heading1"/>
      <w:lvlText w:val="o"/>
      <w:lvlJc w:val="left"/>
      <w:pPr>
        <w:ind w:left="1440" w:hanging="360"/>
      </w:pPr>
      <w:rPr>
        <w:rFonts w:ascii="Courier New" w:hAnsi="Courier New" w:cs="Courier New" w:hint="default"/>
      </w:rPr>
    </w:lvl>
    <w:lvl w:ilvl="2" w:tplc="0407001B" w:tentative="1">
      <w:start w:val="1"/>
      <w:numFmt w:val="bullet"/>
      <w:pStyle w:val="heading2"/>
      <w:lvlText w:val=""/>
      <w:lvlJc w:val="left"/>
      <w:pPr>
        <w:ind w:left="2160" w:hanging="360"/>
      </w:pPr>
      <w:rPr>
        <w:rFonts w:ascii="Wingdings" w:hAnsi="Wingdings" w:hint="default"/>
      </w:rPr>
    </w:lvl>
    <w:lvl w:ilvl="3" w:tplc="0407000F" w:tentative="1">
      <w:start w:val="1"/>
      <w:numFmt w:val="bullet"/>
      <w:pStyle w:val="heading3"/>
      <w:lvlText w:val=""/>
      <w:lvlJc w:val="left"/>
      <w:pPr>
        <w:ind w:left="2880" w:hanging="360"/>
      </w:pPr>
      <w:rPr>
        <w:rFonts w:ascii="Symbol" w:hAnsi="Symbol" w:hint="default"/>
      </w:rPr>
    </w:lvl>
    <w:lvl w:ilvl="4" w:tplc="04070019" w:tentative="1">
      <w:start w:val="1"/>
      <w:numFmt w:val="bullet"/>
      <w:lvlText w:val="o"/>
      <w:lvlJc w:val="left"/>
      <w:pPr>
        <w:ind w:left="3600" w:hanging="360"/>
      </w:pPr>
      <w:rPr>
        <w:rFonts w:ascii="Courier New" w:hAnsi="Courier New" w:cs="Courier New" w:hint="default"/>
      </w:rPr>
    </w:lvl>
    <w:lvl w:ilvl="5" w:tplc="0407001B" w:tentative="1">
      <w:start w:val="1"/>
      <w:numFmt w:val="bullet"/>
      <w:lvlText w:val=""/>
      <w:lvlJc w:val="left"/>
      <w:pPr>
        <w:ind w:left="4320" w:hanging="360"/>
      </w:pPr>
      <w:rPr>
        <w:rFonts w:ascii="Wingdings" w:hAnsi="Wingdings" w:hint="default"/>
      </w:rPr>
    </w:lvl>
    <w:lvl w:ilvl="6" w:tplc="0407000F" w:tentative="1">
      <w:start w:val="1"/>
      <w:numFmt w:val="bullet"/>
      <w:lvlText w:val=""/>
      <w:lvlJc w:val="left"/>
      <w:pPr>
        <w:ind w:left="5040" w:hanging="360"/>
      </w:pPr>
      <w:rPr>
        <w:rFonts w:ascii="Symbol" w:hAnsi="Symbol" w:hint="default"/>
      </w:rPr>
    </w:lvl>
    <w:lvl w:ilvl="7" w:tplc="04070019" w:tentative="1">
      <w:start w:val="1"/>
      <w:numFmt w:val="bullet"/>
      <w:lvlText w:val="o"/>
      <w:lvlJc w:val="left"/>
      <w:pPr>
        <w:ind w:left="5760" w:hanging="360"/>
      </w:pPr>
      <w:rPr>
        <w:rFonts w:ascii="Courier New" w:hAnsi="Courier New" w:cs="Courier New" w:hint="default"/>
      </w:rPr>
    </w:lvl>
    <w:lvl w:ilvl="8" w:tplc="0407001B" w:tentative="1">
      <w:start w:val="1"/>
      <w:numFmt w:val="bullet"/>
      <w:lvlText w:val=""/>
      <w:lvlJc w:val="left"/>
      <w:pPr>
        <w:ind w:left="6480" w:hanging="360"/>
      </w:pPr>
      <w:rPr>
        <w:rFonts w:ascii="Wingdings" w:hAnsi="Wingdings" w:hint="default"/>
      </w:rPr>
    </w:lvl>
  </w:abstractNum>
  <w:abstractNum w:abstractNumId="38" w15:restartNumberingAfterBreak="0">
    <w:nsid w:val="6DF93543"/>
    <w:multiLevelType w:val="hybridMultilevel"/>
    <w:tmpl w:val="92C06204"/>
    <w:lvl w:ilvl="0" w:tplc="0407000F">
      <w:start w:val="1"/>
      <w:numFmt w:val="bullet"/>
      <w:lvlText w:val=""/>
      <w:lvlJc w:val="left"/>
      <w:pPr>
        <w:tabs>
          <w:tab w:val="num" w:pos="360"/>
        </w:tabs>
        <w:ind w:left="360" w:hanging="360"/>
      </w:pPr>
      <w:rPr>
        <w:rFonts w:ascii="Symbol" w:hAnsi="Symbol" w:hint="default"/>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8B32D5D"/>
    <w:multiLevelType w:val="hybridMultilevel"/>
    <w:tmpl w:val="00DE8E68"/>
    <w:lvl w:ilvl="0" w:tplc="1ABE4662">
      <w:start w:val="1"/>
      <w:numFmt w:val="decimal"/>
      <w:lvlText w:val="(%1)"/>
      <w:lvlJc w:val="left"/>
      <w:pPr>
        <w:tabs>
          <w:tab w:val="num" w:pos="630"/>
        </w:tabs>
        <w:ind w:left="630" w:hanging="630"/>
      </w:pPr>
      <w:rPr>
        <w:rFonts w:hint="default"/>
      </w:r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40" w15:restartNumberingAfterBreak="0">
    <w:nsid w:val="79BF5A90"/>
    <w:multiLevelType w:val="hybridMultilevel"/>
    <w:tmpl w:val="1BACE844"/>
    <w:lvl w:ilvl="0" w:tplc="8C8AF156">
      <w:start w:val="1"/>
      <w:numFmt w:val="decimal"/>
      <w:lvlText w:val="%1."/>
      <w:lvlJc w:val="left"/>
      <w:pPr>
        <w:tabs>
          <w:tab w:val="num" w:pos="360"/>
        </w:tabs>
        <w:ind w:left="360" w:hanging="360"/>
      </w:pPr>
    </w:lvl>
    <w:lvl w:ilvl="1" w:tplc="04070003" w:tentative="1">
      <w:start w:val="1"/>
      <w:numFmt w:val="lowerLetter"/>
      <w:lvlText w:val="%2."/>
      <w:lvlJc w:val="left"/>
      <w:pPr>
        <w:tabs>
          <w:tab w:val="num" w:pos="1080"/>
        </w:tabs>
        <w:ind w:left="1080" w:hanging="360"/>
      </w:pPr>
    </w:lvl>
    <w:lvl w:ilvl="2" w:tplc="04070005" w:tentative="1">
      <w:start w:val="1"/>
      <w:numFmt w:val="lowerRoman"/>
      <w:lvlText w:val="%3."/>
      <w:lvlJc w:val="right"/>
      <w:pPr>
        <w:tabs>
          <w:tab w:val="num" w:pos="1800"/>
        </w:tabs>
        <w:ind w:left="1800" w:hanging="180"/>
      </w:pPr>
    </w:lvl>
    <w:lvl w:ilvl="3" w:tplc="04070001" w:tentative="1">
      <w:start w:val="1"/>
      <w:numFmt w:val="decimal"/>
      <w:lvlText w:val="%4."/>
      <w:lvlJc w:val="left"/>
      <w:pPr>
        <w:tabs>
          <w:tab w:val="num" w:pos="2520"/>
        </w:tabs>
        <w:ind w:left="2520" w:hanging="360"/>
      </w:pPr>
    </w:lvl>
    <w:lvl w:ilvl="4" w:tplc="04070003" w:tentative="1">
      <w:start w:val="1"/>
      <w:numFmt w:val="lowerLetter"/>
      <w:lvlText w:val="%5."/>
      <w:lvlJc w:val="left"/>
      <w:pPr>
        <w:tabs>
          <w:tab w:val="num" w:pos="3240"/>
        </w:tabs>
        <w:ind w:left="3240" w:hanging="360"/>
      </w:pPr>
    </w:lvl>
    <w:lvl w:ilvl="5" w:tplc="04070005" w:tentative="1">
      <w:start w:val="1"/>
      <w:numFmt w:val="lowerRoman"/>
      <w:lvlText w:val="%6."/>
      <w:lvlJc w:val="right"/>
      <w:pPr>
        <w:tabs>
          <w:tab w:val="num" w:pos="3960"/>
        </w:tabs>
        <w:ind w:left="3960" w:hanging="180"/>
      </w:pPr>
    </w:lvl>
    <w:lvl w:ilvl="6" w:tplc="04070001" w:tentative="1">
      <w:start w:val="1"/>
      <w:numFmt w:val="decimal"/>
      <w:lvlText w:val="%7."/>
      <w:lvlJc w:val="left"/>
      <w:pPr>
        <w:tabs>
          <w:tab w:val="num" w:pos="4680"/>
        </w:tabs>
        <w:ind w:left="4680" w:hanging="360"/>
      </w:pPr>
    </w:lvl>
    <w:lvl w:ilvl="7" w:tplc="04070003" w:tentative="1">
      <w:start w:val="1"/>
      <w:numFmt w:val="lowerLetter"/>
      <w:lvlText w:val="%8."/>
      <w:lvlJc w:val="left"/>
      <w:pPr>
        <w:tabs>
          <w:tab w:val="num" w:pos="5400"/>
        </w:tabs>
        <w:ind w:left="5400" w:hanging="360"/>
      </w:pPr>
    </w:lvl>
    <w:lvl w:ilvl="8" w:tplc="04070005" w:tentative="1">
      <w:start w:val="1"/>
      <w:numFmt w:val="lowerRoman"/>
      <w:lvlText w:val="%9."/>
      <w:lvlJc w:val="right"/>
      <w:pPr>
        <w:tabs>
          <w:tab w:val="num" w:pos="6120"/>
        </w:tabs>
        <w:ind w:left="6120" w:hanging="180"/>
      </w:pPr>
    </w:lvl>
  </w:abstractNum>
  <w:num w:numId="1">
    <w:abstractNumId w:val="27"/>
  </w:num>
  <w:num w:numId="2">
    <w:abstractNumId w:val="31"/>
  </w:num>
  <w:num w:numId="3">
    <w:abstractNumId w:val="28"/>
  </w:num>
  <w:num w:numId="4">
    <w:abstractNumId w:val="24"/>
  </w:num>
  <w:num w:numId="5">
    <w:abstractNumId w:val="29"/>
  </w:num>
  <w:num w:numId="6">
    <w:abstractNumId w:val="37"/>
  </w:num>
  <w:num w:numId="7">
    <w:abstractNumId w:val="16"/>
  </w:num>
  <w:num w:numId="8">
    <w:abstractNumId w:val="36"/>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23"/>
  </w:num>
  <w:num w:numId="20">
    <w:abstractNumId w:val="22"/>
  </w:num>
  <w:num w:numId="21">
    <w:abstractNumId w:val="30"/>
  </w:num>
  <w:num w:numId="22">
    <w:abstractNumId w:val="34"/>
  </w:num>
  <w:num w:numId="23">
    <w:abstractNumId w:val="19"/>
  </w:num>
  <w:num w:numId="24">
    <w:abstractNumId w:val="13"/>
  </w:num>
  <w:num w:numId="25">
    <w:abstractNumId w:val="20"/>
  </w:num>
  <w:num w:numId="26">
    <w:abstractNumId w:val="25"/>
  </w:num>
  <w:num w:numId="27">
    <w:abstractNumId w:val="15"/>
  </w:num>
  <w:num w:numId="28">
    <w:abstractNumId w:val="11"/>
  </w:num>
  <w:num w:numId="29">
    <w:abstractNumId w:val="38"/>
  </w:num>
  <w:num w:numId="30">
    <w:abstractNumId w:val="40"/>
  </w:num>
  <w:num w:numId="31">
    <w:abstractNumId w:val="33"/>
  </w:num>
  <w:num w:numId="32">
    <w:abstractNumId w:val="35"/>
  </w:num>
  <w:num w:numId="33">
    <w:abstractNumId w:val="9"/>
  </w:num>
  <w:num w:numId="34">
    <w:abstractNumId w:val="17"/>
  </w:num>
  <w:num w:numId="35">
    <w:abstractNumId w:val="32"/>
  </w:num>
  <w:num w:numId="36">
    <w:abstractNumId w:val="39"/>
  </w:num>
  <w:num w:numId="37">
    <w:abstractNumId w:val="12"/>
  </w:num>
  <w:num w:numId="38">
    <w:abstractNumId w:val="10"/>
  </w:num>
  <w:num w:numId="39">
    <w:abstractNumId w:val="18"/>
  </w:num>
  <w:num w:numId="40">
    <w:abstractNumId w:val="26"/>
  </w:num>
  <w:numIdMacAtCleanup w:val="3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reas">
    <w15:presenceInfo w15:providerId="None" w15:userId="andre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00"/>
  <w:displayHorizontalDrawingGridEvery w:val="2"/>
  <w:characterSpacingControl w:val="doNotCompress"/>
  <w:hdrShapeDefaults>
    <o:shapedefaults v:ext="edit" spidmax="2049">
      <o:colormru v:ext="edit" colors="#bbe0e3"/>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78F"/>
    <w:rsid w:val="0000007F"/>
    <w:rsid w:val="00001D11"/>
    <w:rsid w:val="000057B9"/>
    <w:rsid w:val="00007E80"/>
    <w:rsid w:val="000146EF"/>
    <w:rsid w:val="0002173E"/>
    <w:rsid w:val="00027598"/>
    <w:rsid w:val="000334E7"/>
    <w:rsid w:val="00046D2F"/>
    <w:rsid w:val="000500F6"/>
    <w:rsid w:val="00052B01"/>
    <w:rsid w:val="00056E03"/>
    <w:rsid w:val="00056E9E"/>
    <w:rsid w:val="0005796C"/>
    <w:rsid w:val="00063211"/>
    <w:rsid w:val="000643C3"/>
    <w:rsid w:val="000648DB"/>
    <w:rsid w:val="0006596D"/>
    <w:rsid w:val="00070AEA"/>
    <w:rsid w:val="00084573"/>
    <w:rsid w:val="0008689E"/>
    <w:rsid w:val="00086E9A"/>
    <w:rsid w:val="00095727"/>
    <w:rsid w:val="000A4C40"/>
    <w:rsid w:val="000A58EE"/>
    <w:rsid w:val="000B030B"/>
    <w:rsid w:val="000B2CC1"/>
    <w:rsid w:val="000B45D0"/>
    <w:rsid w:val="000B4A3A"/>
    <w:rsid w:val="000C2815"/>
    <w:rsid w:val="000C5439"/>
    <w:rsid w:val="000D0261"/>
    <w:rsid w:val="000D2A8C"/>
    <w:rsid w:val="000E02E2"/>
    <w:rsid w:val="000E65BB"/>
    <w:rsid w:val="000F539D"/>
    <w:rsid w:val="00100E10"/>
    <w:rsid w:val="0010282B"/>
    <w:rsid w:val="00105EE7"/>
    <w:rsid w:val="001153E0"/>
    <w:rsid w:val="00116277"/>
    <w:rsid w:val="00125265"/>
    <w:rsid w:val="00131F85"/>
    <w:rsid w:val="00132D52"/>
    <w:rsid w:val="001359D8"/>
    <w:rsid w:val="0013626B"/>
    <w:rsid w:val="00136FCD"/>
    <w:rsid w:val="00144197"/>
    <w:rsid w:val="0014606C"/>
    <w:rsid w:val="001539E4"/>
    <w:rsid w:val="00161272"/>
    <w:rsid w:val="001627FD"/>
    <w:rsid w:val="001649E6"/>
    <w:rsid w:val="00165EBB"/>
    <w:rsid w:val="00173102"/>
    <w:rsid w:val="00181B13"/>
    <w:rsid w:val="0018442A"/>
    <w:rsid w:val="00184C13"/>
    <w:rsid w:val="00191FE0"/>
    <w:rsid w:val="001961B4"/>
    <w:rsid w:val="001A0E28"/>
    <w:rsid w:val="001A1E16"/>
    <w:rsid w:val="001A3979"/>
    <w:rsid w:val="001A5418"/>
    <w:rsid w:val="001B2E5F"/>
    <w:rsid w:val="001B5298"/>
    <w:rsid w:val="001C436E"/>
    <w:rsid w:val="001D19BC"/>
    <w:rsid w:val="001D30BC"/>
    <w:rsid w:val="001D5B58"/>
    <w:rsid w:val="001D5DEF"/>
    <w:rsid w:val="001E2B5B"/>
    <w:rsid w:val="001E67EB"/>
    <w:rsid w:val="001E7DF9"/>
    <w:rsid w:val="001F1FA6"/>
    <w:rsid w:val="001F74AD"/>
    <w:rsid w:val="00201F7B"/>
    <w:rsid w:val="002050A2"/>
    <w:rsid w:val="0020707B"/>
    <w:rsid w:val="002105F8"/>
    <w:rsid w:val="00215F09"/>
    <w:rsid w:val="00216ACF"/>
    <w:rsid w:val="002173EA"/>
    <w:rsid w:val="00221157"/>
    <w:rsid w:val="00227EDA"/>
    <w:rsid w:val="00245EC6"/>
    <w:rsid w:val="00253F18"/>
    <w:rsid w:val="00254898"/>
    <w:rsid w:val="00273E6D"/>
    <w:rsid w:val="0028082D"/>
    <w:rsid w:val="002961A8"/>
    <w:rsid w:val="002A4C9D"/>
    <w:rsid w:val="002B435C"/>
    <w:rsid w:val="002B5B9A"/>
    <w:rsid w:val="002C1951"/>
    <w:rsid w:val="002C1BC8"/>
    <w:rsid w:val="002C4159"/>
    <w:rsid w:val="002C45FD"/>
    <w:rsid w:val="002C6E30"/>
    <w:rsid w:val="002D1C5C"/>
    <w:rsid w:val="002E0485"/>
    <w:rsid w:val="002E45B5"/>
    <w:rsid w:val="002F29F9"/>
    <w:rsid w:val="002F4336"/>
    <w:rsid w:val="003079D9"/>
    <w:rsid w:val="003132BA"/>
    <w:rsid w:val="003140D3"/>
    <w:rsid w:val="00316865"/>
    <w:rsid w:val="00321712"/>
    <w:rsid w:val="00326032"/>
    <w:rsid w:val="00331413"/>
    <w:rsid w:val="003334DC"/>
    <w:rsid w:val="00335768"/>
    <w:rsid w:val="00336C18"/>
    <w:rsid w:val="0034032B"/>
    <w:rsid w:val="0034480F"/>
    <w:rsid w:val="0034786E"/>
    <w:rsid w:val="003534BD"/>
    <w:rsid w:val="00357DCF"/>
    <w:rsid w:val="0036246F"/>
    <w:rsid w:val="003651C4"/>
    <w:rsid w:val="0036728D"/>
    <w:rsid w:val="00372A7E"/>
    <w:rsid w:val="00372DE0"/>
    <w:rsid w:val="00372E7C"/>
    <w:rsid w:val="00375E5D"/>
    <w:rsid w:val="00375E8F"/>
    <w:rsid w:val="0037604B"/>
    <w:rsid w:val="00381560"/>
    <w:rsid w:val="00381BB0"/>
    <w:rsid w:val="00381C66"/>
    <w:rsid w:val="00387BDC"/>
    <w:rsid w:val="003A088F"/>
    <w:rsid w:val="003A4D9E"/>
    <w:rsid w:val="003B2BE5"/>
    <w:rsid w:val="003B59AD"/>
    <w:rsid w:val="003C339F"/>
    <w:rsid w:val="003E0621"/>
    <w:rsid w:val="003E091C"/>
    <w:rsid w:val="003E652D"/>
    <w:rsid w:val="003E75F9"/>
    <w:rsid w:val="003F2383"/>
    <w:rsid w:val="0040473B"/>
    <w:rsid w:val="004069C1"/>
    <w:rsid w:val="00414515"/>
    <w:rsid w:val="004304ED"/>
    <w:rsid w:val="004308F4"/>
    <w:rsid w:val="004328E1"/>
    <w:rsid w:val="00436416"/>
    <w:rsid w:val="00437674"/>
    <w:rsid w:val="00437D2F"/>
    <w:rsid w:val="00453376"/>
    <w:rsid w:val="00454665"/>
    <w:rsid w:val="00454668"/>
    <w:rsid w:val="00457292"/>
    <w:rsid w:val="0046643E"/>
    <w:rsid w:val="00471821"/>
    <w:rsid w:val="004820E7"/>
    <w:rsid w:val="00485B2E"/>
    <w:rsid w:val="00486730"/>
    <w:rsid w:val="004867C4"/>
    <w:rsid w:val="004876EC"/>
    <w:rsid w:val="004901C0"/>
    <w:rsid w:val="004A1EEE"/>
    <w:rsid w:val="004A29EA"/>
    <w:rsid w:val="004A3B56"/>
    <w:rsid w:val="004A6BEC"/>
    <w:rsid w:val="004B3502"/>
    <w:rsid w:val="004B3CA1"/>
    <w:rsid w:val="004B4BEE"/>
    <w:rsid w:val="004D1570"/>
    <w:rsid w:val="004D5A43"/>
    <w:rsid w:val="004D7A01"/>
    <w:rsid w:val="004D7BA5"/>
    <w:rsid w:val="004E5658"/>
    <w:rsid w:val="004E7777"/>
    <w:rsid w:val="004E7E29"/>
    <w:rsid w:val="004F1F56"/>
    <w:rsid w:val="004F7ABC"/>
    <w:rsid w:val="005017F3"/>
    <w:rsid w:val="00501B6F"/>
    <w:rsid w:val="0051082B"/>
    <w:rsid w:val="00511231"/>
    <w:rsid w:val="005122D1"/>
    <w:rsid w:val="0052333C"/>
    <w:rsid w:val="005262FE"/>
    <w:rsid w:val="005273F1"/>
    <w:rsid w:val="00534423"/>
    <w:rsid w:val="0053478F"/>
    <w:rsid w:val="00541574"/>
    <w:rsid w:val="00544351"/>
    <w:rsid w:val="005461FC"/>
    <w:rsid w:val="00551EB7"/>
    <w:rsid w:val="00552E8D"/>
    <w:rsid w:val="00553952"/>
    <w:rsid w:val="00560491"/>
    <w:rsid w:val="00560B83"/>
    <w:rsid w:val="0057224D"/>
    <w:rsid w:val="005741C7"/>
    <w:rsid w:val="0059056E"/>
    <w:rsid w:val="00591F52"/>
    <w:rsid w:val="0059498C"/>
    <w:rsid w:val="00597B75"/>
    <w:rsid w:val="005A1498"/>
    <w:rsid w:val="005A577B"/>
    <w:rsid w:val="005B1E93"/>
    <w:rsid w:val="005C0184"/>
    <w:rsid w:val="005C6177"/>
    <w:rsid w:val="005C62D5"/>
    <w:rsid w:val="005C7257"/>
    <w:rsid w:val="005D150C"/>
    <w:rsid w:val="005D2074"/>
    <w:rsid w:val="005F19FB"/>
    <w:rsid w:val="005F71CF"/>
    <w:rsid w:val="00603190"/>
    <w:rsid w:val="006052E2"/>
    <w:rsid w:val="00607208"/>
    <w:rsid w:val="00610A28"/>
    <w:rsid w:val="006152D2"/>
    <w:rsid w:val="006166DF"/>
    <w:rsid w:val="006252F8"/>
    <w:rsid w:val="00627962"/>
    <w:rsid w:val="00631720"/>
    <w:rsid w:val="006323D0"/>
    <w:rsid w:val="00634ECA"/>
    <w:rsid w:val="00645AFD"/>
    <w:rsid w:val="00646550"/>
    <w:rsid w:val="006475AD"/>
    <w:rsid w:val="00650DE6"/>
    <w:rsid w:val="00655CA0"/>
    <w:rsid w:val="0065778A"/>
    <w:rsid w:val="00660C03"/>
    <w:rsid w:val="00660E18"/>
    <w:rsid w:val="00664C41"/>
    <w:rsid w:val="00666F01"/>
    <w:rsid w:val="00671A58"/>
    <w:rsid w:val="006738B9"/>
    <w:rsid w:val="0067706A"/>
    <w:rsid w:val="00677656"/>
    <w:rsid w:val="00694F36"/>
    <w:rsid w:val="00696845"/>
    <w:rsid w:val="006A20B2"/>
    <w:rsid w:val="006A3E94"/>
    <w:rsid w:val="006A7786"/>
    <w:rsid w:val="006B1005"/>
    <w:rsid w:val="006B668C"/>
    <w:rsid w:val="006C08CE"/>
    <w:rsid w:val="006C2E60"/>
    <w:rsid w:val="006C31F9"/>
    <w:rsid w:val="006C5C52"/>
    <w:rsid w:val="006D2460"/>
    <w:rsid w:val="006E59F5"/>
    <w:rsid w:val="006E5BF4"/>
    <w:rsid w:val="006F0EE0"/>
    <w:rsid w:val="006F38D2"/>
    <w:rsid w:val="006F68D6"/>
    <w:rsid w:val="006F6E22"/>
    <w:rsid w:val="006F795E"/>
    <w:rsid w:val="00701A86"/>
    <w:rsid w:val="00704FF7"/>
    <w:rsid w:val="00706C0A"/>
    <w:rsid w:val="00713624"/>
    <w:rsid w:val="00716644"/>
    <w:rsid w:val="007215BB"/>
    <w:rsid w:val="0072798C"/>
    <w:rsid w:val="00732A8D"/>
    <w:rsid w:val="00756924"/>
    <w:rsid w:val="0076631B"/>
    <w:rsid w:val="00767B3E"/>
    <w:rsid w:val="007813CC"/>
    <w:rsid w:val="00782197"/>
    <w:rsid w:val="00791832"/>
    <w:rsid w:val="007A12E7"/>
    <w:rsid w:val="007A670E"/>
    <w:rsid w:val="007B1040"/>
    <w:rsid w:val="007B6D6B"/>
    <w:rsid w:val="007C1A47"/>
    <w:rsid w:val="007D0B80"/>
    <w:rsid w:val="007D1217"/>
    <w:rsid w:val="007D5B3B"/>
    <w:rsid w:val="007E432B"/>
    <w:rsid w:val="007E4A0A"/>
    <w:rsid w:val="007F1471"/>
    <w:rsid w:val="007F17C3"/>
    <w:rsid w:val="007F5634"/>
    <w:rsid w:val="0080028B"/>
    <w:rsid w:val="0080282E"/>
    <w:rsid w:val="00812D11"/>
    <w:rsid w:val="00813A46"/>
    <w:rsid w:val="00815639"/>
    <w:rsid w:val="008236C0"/>
    <w:rsid w:val="0082448F"/>
    <w:rsid w:val="0082529B"/>
    <w:rsid w:val="00827D43"/>
    <w:rsid w:val="00832103"/>
    <w:rsid w:val="00836C63"/>
    <w:rsid w:val="00845630"/>
    <w:rsid w:val="00851987"/>
    <w:rsid w:val="0085358A"/>
    <w:rsid w:val="00860134"/>
    <w:rsid w:val="00861226"/>
    <w:rsid w:val="00865610"/>
    <w:rsid w:val="00866F5C"/>
    <w:rsid w:val="008720C0"/>
    <w:rsid w:val="00882F43"/>
    <w:rsid w:val="00886853"/>
    <w:rsid w:val="00887AEB"/>
    <w:rsid w:val="00890A63"/>
    <w:rsid w:val="00893356"/>
    <w:rsid w:val="008935EA"/>
    <w:rsid w:val="008A18D4"/>
    <w:rsid w:val="008A55AA"/>
    <w:rsid w:val="008B13FC"/>
    <w:rsid w:val="008B6F1B"/>
    <w:rsid w:val="008C334B"/>
    <w:rsid w:val="008C3F98"/>
    <w:rsid w:val="008C50C5"/>
    <w:rsid w:val="008C5F32"/>
    <w:rsid w:val="008D0AE3"/>
    <w:rsid w:val="008D291F"/>
    <w:rsid w:val="008D37B5"/>
    <w:rsid w:val="008F35BB"/>
    <w:rsid w:val="009077CC"/>
    <w:rsid w:val="0091071B"/>
    <w:rsid w:val="0091186F"/>
    <w:rsid w:val="009121EE"/>
    <w:rsid w:val="009146DA"/>
    <w:rsid w:val="00914ADD"/>
    <w:rsid w:val="009203F1"/>
    <w:rsid w:val="009236DE"/>
    <w:rsid w:val="009252CE"/>
    <w:rsid w:val="009314E5"/>
    <w:rsid w:val="00932D74"/>
    <w:rsid w:val="00934574"/>
    <w:rsid w:val="00936E92"/>
    <w:rsid w:val="009424D0"/>
    <w:rsid w:val="00946388"/>
    <w:rsid w:val="009528FE"/>
    <w:rsid w:val="00953E25"/>
    <w:rsid w:val="00956DC2"/>
    <w:rsid w:val="00957217"/>
    <w:rsid w:val="00960D66"/>
    <w:rsid w:val="0096100B"/>
    <w:rsid w:val="00965B2D"/>
    <w:rsid w:val="00971605"/>
    <w:rsid w:val="00972540"/>
    <w:rsid w:val="009735FD"/>
    <w:rsid w:val="00977A1F"/>
    <w:rsid w:val="0098236A"/>
    <w:rsid w:val="009870DF"/>
    <w:rsid w:val="00987172"/>
    <w:rsid w:val="00987A78"/>
    <w:rsid w:val="00990EFE"/>
    <w:rsid w:val="009942DF"/>
    <w:rsid w:val="00997898"/>
    <w:rsid w:val="009A1854"/>
    <w:rsid w:val="009A2A5E"/>
    <w:rsid w:val="009A6E0A"/>
    <w:rsid w:val="009B7D37"/>
    <w:rsid w:val="009C1E2C"/>
    <w:rsid w:val="009C2E4D"/>
    <w:rsid w:val="009C51CB"/>
    <w:rsid w:val="009C7BF5"/>
    <w:rsid w:val="009D4614"/>
    <w:rsid w:val="009D4C5F"/>
    <w:rsid w:val="009E0F4F"/>
    <w:rsid w:val="009F1781"/>
    <w:rsid w:val="00A316AB"/>
    <w:rsid w:val="00A3399A"/>
    <w:rsid w:val="00A40634"/>
    <w:rsid w:val="00A41F22"/>
    <w:rsid w:val="00A4434F"/>
    <w:rsid w:val="00A44AFB"/>
    <w:rsid w:val="00A501B9"/>
    <w:rsid w:val="00A51600"/>
    <w:rsid w:val="00A53098"/>
    <w:rsid w:val="00A57824"/>
    <w:rsid w:val="00A72350"/>
    <w:rsid w:val="00A806DE"/>
    <w:rsid w:val="00A83521"/>
    <w:rsid w:val="00A83770"/>
    <w:rsid w:val="00A86B6E"/>
    <w:rsid w:val="00A906B2"/>
    <w:rsid w:val="00A90B49"/>
    <w:rsid w:val="00A95FA1"/>
    <w:rsid w:val="00A9722E"/>
    <w:rsid w:val="00AB5265"/>
    <w:rsid w:val="00AB6132"/>
    <w:rsid w:val="00AB6AEA"/>
    <w:rsid w:val="00AC10D0"/>
    <w:rsid w:val="00AC471D"/>
    <w:rsid w:val="00AC5A9C"/>
    <w:rsid w:val="00AD4034"/>
    <w:rsid w:val="00AD71EE"/>
    <w:rsid w:val="00AD7A68"/>
    <w:rsid w:val="00AE7E22"/>
    <w:rsid w:val="00AF0ED1"/>
    <w:rsid w:val="00AF1AEE"/>
    <w:rsid w:val="00AF4F57"/>
    <w:rsid w:val="00B00DB6"/>
    <w:rsid w:val="00B0388C"/>
    <w:rsid w:val="00B114F5"/>
    <w:rsid w:val="00B14F92"/>
    <w:rsid w:val="00B15126"/>
    <w:rsid w:val="00B167A8"/>
    <w:rsid w:val="00B221F5"/>
    <w:rsid w:val="00B22CD8"/>
    <w:rsid w:val="00B2775F"/>
    <w:rsid w:val="00B3126E"/>
    <w:rsid w:val="00B4733D"/>
    <w:rsid w:val="00B53965"/>
    <w:rsid w:val="00B67219"/>
    <w:rsid w:val="00B71EAF"/>
    <w:rsid w:val="00B819C8"/>
    <w:rsid w:val="00B8392D"/>
    <w:rsid w:val="00B869D3"/>
    <w:rsid w:val="00B91FFC"/>
    <w:rsid w:val="00B931AD"/>
    <w:rsid w:val="00BA323C"/>
    <w:rsid w:val="00BA5268"/>
    <w:rsid w:val="00BB0CA4"/>
    <w:rsid w:val="00BB2079"/>
    <w:rsid w:val="00BB5649"/>
    <w:rsid w:val="00BB6E50"/>
    <w:rsid w:val="00BC057B"/>
    <w:rsid w:val="00BC20EB"/>
    <w:rsid w:val="00BC3467"/>
    <w:rsid w:val="00BD4780"/>
    <w:rsid w:val="00BE0E6E"/>
    <w:rsid w:val="00BE5486"/>
    <w:rsid w:val="00BE7360"/>
    <w:rsid w:val="00BF6AC3"/>
    <w:rsid w:val="00C00BE1"/>
    <w:rsid w:val="00C01924"/>
    <w:rsid w:val="00C058D0"/>
    <w:rsid w:val="00C115D6"/>
    <w:rsid w:val="00C12C1B"/>
    <w:rsid w:val="00C15E8C"/>
    <w:rsid w:val="00C15EBC"/>
    <w:rsid w:val="00C20737"/>
    <w:rsid w:val="00C245C5"/>
    <w:rsid w:val="00C317B5"/>
    <w:rsid w:val="00C33572"/>
    <w:rsid w:val="00C34791"/>
    <w:rsid w:val="00C52E18"/>
    <w:rsid w:val="00C601EA"/>
    <w:rsid w:val="00C62863"/>
    <w:rsid w:val="00C654C7"/>
    <w:rsid w:val="00C66EE1"/>
    <w:rsid w:val="00C707B3"/>
    <w:rsid w:val="00C71768"/>
    <w:rsid w:val="00C71CF9"/>
    <w:rsid w:val="00C84807"/>
    <w:rsid w:val="00C854AD"/>
    <w:rsid w:val="00C935AA"/>
    <w:rsid w:val="00C94344"/>
    <w:rsid w:val="00C95FDC"/>
    <w:rsid w:val="00C96072"/>
    <w:rsid w:val="00C96F4D"/>
    <w:rsid w:val="00CA35D7"/>
    <w:rsid w:val="00CA4345"/>
    <w:rsid w:val="00CA5D72"/>
    <w:rsid w:val="00CB384F"/>
    <w:rsid w:val="00CB5309"/>
    <w:rsid w:val="00CC18E5"/>
    <w:rsid w:val="00CC65D3"/>
    <w:rsid w:val="00CD18C2"/>
    <w:rsid w:val="00CD5899"/>
    <w:rsid w:val="00CE2DBC"/>
    <w:rsid w:val="00CE5194"/>
    <w:rsid w:val="00CE7940"/>
    <w:rsid w:val="00CF6D95"/>
    <w:rsid w:val="00CF7C98"/>
    <w:rsid w:val="00D00E78"/>
    <w:rsid w:val="00D00FC7"/>
    <w:rsid w:val="00D075BA"/>
    <w:rsid w:val="00D24819"/>
    <w:rsid w:val="00D25D23"/>
    <w:rsid w:val="00D30656"/>
    <w:rsid w:val="00D30AE4"/>
    <w:rsid w:val="00D36544"/>
    <w:rsid w:val="00D376CA"/>
    <w:rsid w:val="00D412E4"/>
    <w:rsid w:val="00D41437"/>
    <w:rsid w:val="00D4381C"/>
    <w:rsid w:val="00D62F6F"/>
    <w:rsid w:val="00D62FB6"/>
    <w:rsid w:val="00D63593"/>
    <w:rsid w:val="00D70472"/>
    <w:rsid w:val="00D74CF1"/>
    <w:rsid w:val="00D7618C"/>
    <w:rsid w:val="00D80AB8"/>
    <w:rsid w:val="00D82462"/>
    <w:rsid w:val="00D85A7D"/>
    <w:rsid w:val="00D862AA"/>
    <w:rsid w:val="00D95C8E"/>
    <w:rsid w:val="00D978CC"/>
    <w:rsid w:val="00DA137A"/>
    <w:rsid w:val="00DA6EB7"/>
    <w:rsid w:val="00DB1ED7"/>
    <w:rsid w:val="00DB390C"/>
    <w:rsid w:val="00DB3F37"/>
    <w:rsid w:val="00DB4677"/>
    <w:rsid w:val="00DC4340"/>
    <w:rsid w:val="00DC7F3D"/>
    <w:rsid w:val="00DD25E5"/>
    <w:rsid w:val="00DE0523"/>
    <w:rsid w:val="00DE0F9D"/>
    <w:rsid w:val="00DE58CF"/>
    <w:rsid w:val="00DE61E6"/>
    <w:rsid w:val="00DF023E"/>
    <w:rsid w:val="00DF498A"/>
    <w:rsid w:val="00DF5A5C"/>
    <w:rsid w:val="00DF6FFE"/>
    <w:rsid w:val="00E0493A"/>
    <w:rsid w:val="00E04F7A"/>
    <w:rsid w:val="00E052AC"/>
    <w:rsid w:val="00E06392"/>
    <w:rsid w:val="00E10AFE"/>
    <w:rsid w:val="00E15E65"/>
    <w:rsid w:val="00E15E7B"/>
    <w:rsid w:val="00E25213"/>
    <w:rsid w:val="00E268D2"/>
    <w:rsid w:val="00E273EA"/>
    <w:rsid w:val="00E3131F"/>
    <w:rsid w:val="00E32D5A"/>
    <w:rsid w:val="00E45855"/>
    <w:rsid w:val="00E458DE"/>
    <w:rsid w:val="00E514AB"/>
    <w:rsid w:val="00E52E96"/>
    <w:rsid w:val="00E55161"/>
    <w:rsid w:val="00E57182"/>
    <w:rsid w:val="00E659BA"/>
    <w:rsid w:val="00E80CDF"/>
    <w:rsid w:val="00E92CAD"/>
    <w:rsid w:val="00E93851"/>
    <w:rsid w:val="00EA07BC"/>
    <w:rsid w:val="00EA2710"/>
    <w:rsid w:val="00EA717B"/>
    <w:rsid w:val="00EB2428"/>
    <w:rsid w:val="00EB3C20"/>
    <w:rsid w:val="00EC7A7B"/>
    <w:rsid w:val="00ED5E1E"/>
    <w:rsid w:val="00EE2B82"/>
    <w:rsid w:val="00EE6AF6"/>
    <w:rsid w:val="00EE7850"/>
    <w:rsid w:val="00EE7A73"/>
    <w:rsid w:val="00EE7C85"/>
    <w:rsid w:val="00EF129B"/>
    <w:rsid w:val="00EF1B16"/>
    <w:rsid w:val="00EF3770"/>
    <w:rsid w:val="00EF504A"/>
    <w:rsid w:val="00F123AE"/>
    <w:rsid w:val="00F13769"/>
    <w:rsid w:val="00F15EFF"/>
    <w:rsid w:val="00F17598"/>
    <w:rsid w:val="00F177D6"/>
    <w:rsid w:val="00F17855"/>
    <w:rsid w:val="00F17EC4"/>
    <w:rsid w:val="00F2367B"/>
    <w:rsid w:val="00F25A9A"/>
    <w:rsid w:val="00F37E1E"/>
    <w:rsid w:val="00F435CB"/>
    <w:rsid w:val="00F45EB2"/>
    <w:rsid w:val="00F4664F"/>
    <w:rsid w:val="00F467D4"/>
    <w:rsid w:val="00F54856"/>
    <w:rsid w:val="00F55290"/>
    <w:rsid w:val="00F6141B"/>
    <w:rsid w:val="00F62B93"/>
    <w:rsid w:val="00F63C1E"/>
    <w:rsid w:val="00F64AAF"/>
    <w:rsid w:val="00F651DE"/>
    <w:rsid w:val="00F65DE5"/>
    <w:rsid w:val="00F82518"/>
    <w:rsid w:val="00F82BB9"/>
    <w:rsid w:val="00F85FD8"/>
    <w:rsid w:val="00F876DE"/>
    <w:rsid w:val="00F90712"/>
    <w:rsid w:val="00F90E0A"/>
    <w:rsid w:val="00F96458"/>
    <w:rsid w:val="00F979CF"/>
    <w:rsid w:val="00FA79DF"/>
    <w:rsid w:val="00FB1002"/>
    <w:rsid w:val="00FB2C0E"/>
    <w:rsid w:val="00FB3E34"/>
    <w:rsid w:val="00FC4E33"/>
    <w:rsid w:val="00FC75C5"/>
    <w:rsid w:val="00FD0967"/>
    <w:rsid w:val="00FD5BB5"/>
    <w:rsid w:val="00FE2B64"/>
    <w:rsid w:val="00FF1AE5"/>
    <w:rsid w:val="00FF3DE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be0e3"/>
    </o:shapedefaults>
    <o:shapelayout v:ext="edit">
      <o:idmap v:ext="edit" data="1"/>
    </o:shapelayout>
  </w:shapeDefaults>
  <w:decimalSymbol w:val=","/>
  <w:listSeparator w:val=";"/>
  <w14:docId w14:val="79761341"/>
  <w15:docId w15:val="{345C8C63-D064-45DC-A4F2-5AE5BFAE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next w:val="Textkrper"/>
    <w:qFormat/>
    <w:rsid w:val="00EE2B82"/>
    <w:pPr>
      <w:spacing w:line="288" w:lineRule="auto"/>
    </w:pPr>
    <w:rPr>
      <w:rFonts w:ascii="Arial" w:eastAsia="Times New Roman" w:hAnsi="Arial"/>
      <w:szCs w:val="24"/>
      <w:lang w:val="en-GB" w:eastAsia="nl-NL"/>
    </w:rPr>
  </w:style>
  <w:style w:type="paragraph" w:styleId="berschrift1">
    <w:name w:val="heading 1"/>
    <w:basedOn w:val="Textkrper"/>
    <w:next w:val="Textkrper"/>
    <w:link w:val="berschrift1Zchn"/>
    <w:qFormat/>
    <w:rsid w:val="00990EFE"/>
    <w:pPr>
      <w:keepNext/>
      <w:pageBreakBefore/>
      <w:numPr>
        <w:numId w:val="1"/>
      </w:numPr>
      <w:tabs>
        <w:tab w:val="left" w:pos="5040"/>
        <w:tab w:val="left" w:pos="7200"/>
      </w:tabs>
      <w:spacing w:before="240" w:after="120" w:line="312" w:lineRule="auto"/>
      <w:outlineLvl w:val="0"/>
    </w:pPr>
    <w:rPr>
      <w:b/>
      <w:sz w:val="24"/>
    </w:rPr>
  </w:style>
  <w:style w:type="paragraph" w:styleId="berschrift2">
    <w:name w:val="heading 2"/>
    <w:basedOn w:val="Textkrper"/>
    <w:next w:val="Textkrper"/>
    <w:link w:val="berschrift2Zchn"/>
    <w:qFormat/>
    <w:rsid w:val="00990EFE"/>
    <w:pPr>
      <w:keepNext/>
      <w:numPr>
        <w:ilvl w:val="1"/>
        <w:numId w:val="1"/>
      </w:numPr>
      <w:spacing w:before="360" w:after="120"/>
      <w:outlineLvl w:val="1"/>
    </w:pPr>
    <w:rPr>
      <w:b/>
      <w:bCs/>
      <w:sz w:val="22"/>
    </w:rPr>
  </w:style>
  <w:style w:type="paragraph" w:styleId="berschrift3">
    <w:name w:val="heading 3"/>
    <w:basedOn w:val="Textkrper"/>
    <w:next w:val="Textkrper"/>
    <w:qFormat/>
    <w:rsid w:val="00E04F7A"/>
    <w:pPr>
      <w:keepNext/>
      <w:numPr>
        <w:ilvl w:val="2"/>
        <w:numId w:val="1"/>
      </w:numPr>
      <w:spacing w:before="240" w:after="120"/>
      <w:outlineLvl w:val="2"/>
    </w:pPr>
    <w:rPr>
      <w:b/>
      <w:iCs/>
      <w:lang w:val="en-US"/>
    </w:rPr>
  </w:style>
  <w:style w:type="paragraph" w:styleId="berschrift4">
    <w:name w:val="heading 4"/>
    <w:basedOn w:val="Standard"/>
    <w:next w:val="Standard"/>
    <w:qFormat/>
    <w:rsid w:val="0053478F"/>
    <w:pPr>
      <w:keepNext/>
      <w:numPr>
        <w:ilvl w:val="3"/>
        <w:numId w:val="1"/>
      </w:numPr>
      <w:outlineLvl w:val="3"/>
    </w:pPr>
    <w:rPr>
      <w:bCs/>
    </w:rPr>
  </w:style>
  <w:style w:type="paragraph" w:styleId="berschrift5">
    <w:name w:val="heading 5"/>
    <w:basedOn w:val="Standard"/>
    <w:next w:val="Standard"/>
    <w:qFormat/>
    <w:rsid w:val="0053478F"/>
    <w:pPr>
      <w:keepNext/>
      <w:numPr>
        <w:ilvl w:val="4"/>
        <w:numId w:val="1"/>
      </w:numPr>
      <w:outlineLvl w:val="4"/>
    </w:pPr>
  </w:style>
  <w:style w:type="paragraph" w:styleId="berschrift6">
    <w:name w:val="heading 6"/>
    <w:basedOn w:val="Standard"/>
    <w:next w:val="Standard"/>
    <w:qFormat/>
    <w:rsid w:val="0053478F"/>
    <w:pPr>
      <w:keepNext/>
      <w:numPr>
        <w:ilvl w:val="5"/>
        <w:numId w:val="1"/>
      </w:numPr>
      <w:outlineLvl w:val="5"/>
    </w:pPr>
    <w:rPr>
      <w:bCs/>
    </w:rPr>
  </w:style>
  <w:style w:type="paragraph" w:styleId="berschrift7">
    <w:name w:val="heading 7"/>
    <w:basedOn w:val="Standard"/>
    <w:next w:val="Standard"/>
    <w:qFormat/>
    <w:rsid w:val="0053478F"/>
    <w:pPr>
      <w:keepNext/>
      <w:numPr>
        <w:ilvl w:val="6"/>
        <w:numId w:val="1"/>
      </w:numPr>
      <w:outlineLvl w:val="6"/>
    </w:pPr>
  </w:style>
  <w:style w:type="paragraph" w:styleId="berschrift8">
    <w:name w:val="heading 8"/>
    <w:basedOn w:val="Standard"/>
    <w:next w:val="Standard"/>
    <w:qFormat/>
    <w:rsid w:val="0053478F"/>
    <w:pPr>
      <w:keepNext/>
      <w:numPr>
        <w:ilvl w:val="7"/>
        <w:numId w:val="1"/>
      </w:numPr>
      <w:outlineLvl w:val="7"/>
    </w:pPr>
  </w:style>
  <w:style w:type="paragraph" w:styleId="berschrift9">
    <w:name w:val="heading 9"/>
    <w:basedOn w:val="Standard"/>
    <w:next w:val="Standard"/>
    <w:qFormat/>
    <w:rsid w:val="0053478F"/>
    <w:pPr>
      <w:keepNext/>
      <w:widowControl w:val="0"/>
      <w:numPr>
        <w:ilvl w:val="8"/>
        <w:numId w:val="1"/>
      </w:numPr>
      <w:outlineLvl w:val="8"/>
    </w:pPr>
    <w:rPr>
      <w:kern w:val="28"/>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link w:val="TextkrperZchn"/>
    <w:rsid w:val="00A806DE"/>
    <w:pPr>
      <w:spacing w:before="120" w:line="288" w:lineRule="auto"/>
    </w:pPr>
    <w:rPr>
      <w:rFonts w:ascii="Arial" w:eastAsia="Times New Roman" w:hAnsi="Arial"/>
      <w:spacing w:val="4"/>
      <w:szCs w:val="24"/>
      <w:lang w:val="en-GB" w:eastAsia="nl-NL"/>
    </w:rPr>
  </w:style>
  <w:style w:type="character" w:customStyle="1" w:styleId="TextkrperZchn">
    <w:name w:val="Textkörper Zchn"/>
    <w:basedOn w:val="Absatz-Standardschriftart"/>
    <w:link w:val="Textkrper"/>
    <w:rsid w:val="00A806DE"/>
    <w:rPr>
      <w:rFonts w:ascii="Arial" w:hAnsi="Arial"/>
      <w:spacing w:val="4"/>
      <w:szCs w:val="24"/>
      <w:lang w:val="en-GB" w:eastAsia="nl-NL" w:bidi="ar-SA"/>
    </w:rPr>
  </w:style>
  <w:style w:type="character" w:customStyle="1" w:styleId="berschrift1Zchn">
    <w:name w:val="Überschrift 1 Zchn"/>
    <w:basedOn w:val="TextkrperZchn"/>
    <w:link w:val="berschrift1"/>
    <w:rsid w:val="00990EFE"/>
    <w:rPr>
      <w:rFonts w:ascii="Arial" w:hAnsi="Arial"/>
      <w:b/>
      <w:spacing w:val="4"/>
      <w:sz w:val="24"/>
      <w:szCs w:val="24"/>
      <w:lang w:val="en-GB" w:eastAsia="nl-NL" w:bidi="ar-SA"/>
    </w:rPr>
  </w:style>
  <w:style w:type="character" w:customStyle="1" w:styleId="berschrift2Zchn">
    <w:name w:val="Überschrift 2 Zchn"/>
    <w:basedOn w:val="TextkrperZchn"/>
    <w:link w:val="berschrift2"/>
    <w:rsid w:val="00990EFE"/>
    <w:rPr>
      <w:rFonts w:ascii="Arial" w:hAnsi="Arial"/>
      <w:b/>
      <w:bCs/>
      <w:spacing w:val="4"/>
      <w:sz w:val="22"/>
      <w:szCs w:val="24"/>
      <w:lang w:val="en-GB" w:eastAsia="nl-NL" w:bidi="ar-SA"/>
    </w:rPr>
  </w:style>
  <w:style w:type="character" w:styleId="Hyperlink">
    <w:name w:val="Hyperlink"/>
    <w:rsid w:val="00AD4034"/>
    <w:rPr>
      <w:color w:val="0000FF"/>
      <w:u w:val="single"/>
    </w:rPr>
  </w:style>
  <w:style w:type="paragraph" w:customStyle="1" w:styleId="dottedline">
    <w:name w:val="dotted line"/>
    <w:basedOn w:val="Textkrper"/>
    <w:next w:val="Textkrper"/>
    <w:link w:val="dottedlineChar"/>
    <w:rsid w:val="0053478F"/>
    <w:rPr>
      <w:spacing w:val="30"/>
      <w:sz w:val="24"/>
    </w:rPr>
  </w:style>
  <w:style w:type="character" w:customStyle="1" w:styleId="dottedlineChar">
    <w:name w:val="dotted line Char"/>
    <w:basedOn w:val="TextkrperZchn"/>
    <w:link w:val="dottedline"/>
    <w:rsid w:val="0053478F"/>
    <w:rPr>
      <w:rFonts w:ascii="Arial" w:hAnsi="Arial"/>
      <w:spacing w:val="30"/>
      <w:sz w:val="24"/>
      <w:szCs w:val="24"/>
      <w:lang w:val="en-GB" w:eastAsia="nl-NL" w:bidi="ar-SA"/>
    </w:rPr>
  </w:style>
  <w:style w:type="paragraph" w:customStyle="1" w:styleId="Numbers">
    <w:name w:val="Numbers"/>
    <w:basedOn w:val="bullets"/>
    <w:next w:val="Textkrper"/>
    <w:rsid w:val="0053478F"/>
    <w:pPr>
      <w:numPr>
        <w:numId w:val="2"/>
      </w:numPr>
    </w:pPr>
  </w:style>
  <w:style w:type="paragraph" w:customStyle="1" w:styleId="bullets">
    <w:name w:val="bullets"/>
    <w:basedOn w:val="Textkrper"/>
    <w:next w:val="Textkrper"/>
    <w:link w:val="bulletsCharChar"/>
    <w:rsid w:val="0053478F"/>
    <w:pPr>
      <w:numPr>
        <w:numId w:val="4"/>
      </w:numPr>
    </w:pPr>
  </w:style>
  <w:style w:type="character" w:customStyle="1" w:styleId="bulletsCharChar">
    <w:name w:val="bullets Char Char"/>
    <w:basedOn w:val="TextkrperZchn"/>
    <w:link w:val="bullets"/>
    <w:rsid w:val="0053478F"/>
    <w:rPr>
      <w:rFonts w:ascii="Arial" w:hAnsi="Arial"/>
      <w:spacing w:val="4"/>
      <w:szCs w:val="24"/>
      <w:lang w:val="en-GB" w:eastAsia="nl-NL" w:bidi="ar-SA"/>
    </w:rPr>
  </w:style>
  <w:style w:type="paragraph" w:styleId="Kopfzeile">
    <w:name w:val="header"/>
    <w:basedOn w:val="Standard"/>
    <w:rsid w:val="0053478F"/>
    <w:pPr>
      <w:tabs>
        <w:tab w:val="center" w:pos="4153"/>
        <w:tab w:val="right" w:pos="8306"/>
      </w:tabs>
    </w:pPr>
  </w:style>
  <w:style w:type="paragraph" w:customStyle="1" w:styleId="Onderkantformulier">
    <w:name w:val="Onderkant formulier"/>
    <w:basedOn w:val="Standard"/>
    <w:next w:val="Standard"/>
    <w:hidden/>
    <w:rsid w:val="0053478F"/>
    <w:pPr>
      <w:pBdr>
        <w:top w:val="single" w:sz="6" w:space="1" w:color="auto"/>
      </w:pBdr>
      <w:jc w:val="center"/>
    </w:pPr>
    <w:rPr>
      <w:rFonts w:cs="Arial"/>
      <w:vanish/>
      <w:sz w:val="16"/>
      <w:szCs w:val="16"/>
    </w:rPr>
  </w:style>
  <w:style w:type="paragraph" w:customStyle="1" w:styleId="Bovenkantformulier">
    <w:name w:val="Bovenkant formulier"/>
    <w:basedOn w:val="Standard"/>
    <w:next w:val="Standard"/>
    <w:hidden/>
    <w:rsid w:val="0053478F"/>
    <w:pPr>
      <w:pBdr>
        <w:bottom w:val="single" w:sz="6" w:space="1" w:color="auto"/>
      </w:pBdr>
      <w:jc w:val="center"/>
    </w:pPr>
    <w:rPr>
      <w:rFonts w:cs="Arial"/>
      <w:vanish/>
      <w:sz w:val="16"/>
      <w:szCs w:val="16"/>
    </w:rPr>
  </w:style>
  <w:style w:type="paragraph" w:styleId="Fuzeile">
    <w:name w:val="footer"/>
    <w:basedOn w:val="Standard"/>
    <w:rsid w:val="0053478F"/>
    <w:pPr>
      <w:tabs>
        <w:tab w:val="center" w:pos="4153"/>
        <w:tab w:val="right" w:pos="8306"/>
      </w:tabs>
      <w:spacing w:line="264" w:lineRule="auto"/>
      <w:jc w:val="right"/>
    </w:pPr>
    <w:rPr>
      <w:spacing w:val="4"/>
      <w:sz w:val="16"/>
    </w:rPr>
  </w:style>
  <w:style w:type="paragraph" w:customStyle="1" w:styleId="subbullet">
    <w:name w:val="subbullet"/>
    <w:basedOn w:val="bullets"/>
    <w:next w:val="Textkrper"/>
    <w:link w:val="subbulletChar"/>
    <w:rsid w:val="0053478F"/>
    <w:pPr>
      <w:numPr>
        <w:numId w:val="3"/>
      </w:numPr>
      <w:tabs>
        <w:tab w:val="clear" w:pos="907"/>
        <w:tab w:val="num" w:pos="360"/>
        <w:tab w:val="left" w:pos="7938"/>
      </w:tabs>
      <w:ind w:left="624" w:hanging="267"/>
    </w:pPr>
  </w:style>
  <w:style w:type="character" w:customStyle="1" w:styleId="subbulletChar">
    <w:name w:val="subbullet Char"/>
    <w:basedOn w:val="bulletsCharChar"/>
    <w:link w:val="subbullet"/>
    <w:rsid w:val="0053478F"/>
    <w:rPr>
      <w:rFonts w:ascii="Arial" w:hAnsi="Arial"/>
      <w:spacing w:val="4"/>
      <w:szCs w:val="24"/>
      <w:lang w:val="en-GB" w:eastAsia="nl-NL" w:bidi="ar-SA"/>
    </w:rPr>
  </w:style>
  <w:style w:type="paragraph" w:customStyle="1" w:styleId="Documentsubtitle">
    <w:name w:val="Document subtitle"/>
    <w:basedOn w:val="Textkrper"/>
    <w:rsid w:val="0053478F"/>
    <w:rPr>
      <w:sz w:val="28"/>
    </w:rPr>
  </w:style>
  <w:style w:type="paragraph" w:styleId="z-Formularende">
    <w:name w:val="HTML Bottom of Form"/>
    <w:basedOn w:val="Standard"/>
    <w:next w:val="Standard"/>
    <w:hidden/>
    <w:rsid w:val="0053478F"/>
    <w:pPr>
      <w:pBdr>
        <w:top w:val="single" w:sz="6" w:space="1" w:color="auto"/>
      </w:pBdr>
      <w:jc w:val="center"/>
    </w:pPr>
    <w:rPr>
      <w:rFonts w:cs="Arial"/>
      <w:vanish/>
      <w:sz w:val="16"/>
      <w:szCs w:val="16"/>
    </w:rPr>
  </w:style>
  <w:style w:type="paragraph" w:styleId="z-Formularbeginn">
    <w:name w:val="HTML Top of Form"/>
    <w:basedOn w:val="Standard"/>
    <w:next w:val="Standard"/>
    <w:hidden/>
    <w:rsid w:val="0053478F"/>
    <w:pPr>
      <w:pBdr>
        <w:bottom w:val="single" w:sz="6" w:space="1" w:color="auto"/>
      </w:pBdr>
      <w:jc w:val="center"/>
    </w:pPr>
    <w:rPr>
      <w:rFonts w:cs="Arial"/>
      <w:vanish/>
      <w:sz w:val="16"/>
      <w:szCs w:val="16"/>
    </w:rPr>
  </w:style>
  <w:style w:type="character" w:styleId="BesuchterHyperlink">
    <w:name w:val="FollowedHyperlink"/>
    <w:basedOn w:val="Absatz-Standardschriftart"/>
    <w:rsid w:val="0053478F"/>
    <w:rPr>
      <w:rFonts w:ascii="Arial" w:hAnsi="Arial"/>
      <w:color w:val="800080"/>
      <w:spacing w:val="4"/>
      <w:w w:val="100"/>
      <w:sz w:val="20"/>
      <w:szCs w:val="20"/>
      <w:u w:val="single"/>
    </w:rPr>
  </w:style>
  <w:style w:type="paragraph" w:styleId="Funotentext">
    <w:name w:val="footnote text"/>
    <w:basedOn w:val="Textkrper"/>
    <w:link w:val="FunotentextZchn"/>
    <w:semiHidden/>
    <w:rsid w:val="0053478F"/>
    <w:pPr>
      <w:spacing w:line="264" w:lineRule="auto"/>
      <w:ind w:left="113" w:hanging="113"/>
    </w:pPr>
    <w:rPr>
      <w:sz w:val="16"/>
      <w:szCs w:val="20"/>
    </w:rPr>
  </w:style>
  <w:style w:type="character" w:customStyle="1" w:styleId="FunotentextZchn">
    <w:name w:val="Fußnotentext Zchn"/>
    <w:basedOn w:val="TextkrperZchn"/>
    <w:link w:val="Funotentext"/>
    <w:rsid w:val="0053478F"/>
    <w:rPr>
      <w:rFonts w:ascii="Arial" w:hAnsi="Arial"/>
      <w:spacing w:val="4"/>
      <w:sz w:val="16"/>
      <w:szCs w:val="24"/>
      <w:lang w:val="en-GB" w:eastAsia="nl-NL" w:bidi="ar-SA"/>
    </w:rPr>
  </w:style>
  <w:style w:type="paragraph" w:customStyle="1" w:styleId="Linespace">
    <w:name w:val="Linespace"/>
    <w:basedOn w:val="Textkrper"/>
    <w:rsid w:val="0053478F"/>
    <w:pPr>
      <w:spacing w:line="240" w:lineRule="auto"/>
      <w:jc w:val="both"/>
    </w:pPr>
    <w:rPr>
      <w:szCs w:val="16"/>
    </w:rPr>
  </w:style>
  <w:style w:type="paragraph" w:customStyle="1" w:styleId="Headertext">
    <w:name w:val="Header text"/>
    <w:basedOn w:val="Textkrper"/>
    <w:rsid w:val="0053478F"/>
    <w:pPr>
      <w:spacing w:line="264" w:lineRule="auto"/>
    </w:pPr>
    <w:rPr>
      <w:rFonts w:cs="Arial"/>
      <w:sz w:val="18"/>
    </w:rPr>
  </w:style>
  <w:style w:type="paragraph" w:customStyle="1" w:styleId="DocumentTitle">
    <w:name w:val="Document Title"/>
    <w:basedOn w:val="Textkrper"/>
    <w:rsid w:val="0053478F"/>
    <w:pPr>
      <w:tabs>
        <w:tab w:val="left" w:pos="5040"/>
        <w:tab w:val="left" w:pos="7200"/>
      </w:tabs>
    </w:pPr>
    <w:rPr>
      <w:b/>
      <w:color w:val="009F47"/>
      <w:sz w:val="40"/>
    </w:rPr>
  </w:style>
  <w:style w:type="paragraph" w:customStyle="1" w:styleId="Guidelinestext">
    <w:name w:val="Guidelines text"/>
    <w:basedOn w:val="Textkrper"/>
    <w:link w:val="GuidelinestextCharChar"/>
    <w:rsid w:val="0053478F"/>
    <w:rPr>
      <w:i/>
      <w:iCs/>
      <w:sz w:val="19"/>
    </w:rPr>
  </w:style>
  <w:style w:type="character" w:customStyle="1" w:styleId="GuidelinestextCharChar">
    <w:name w:val="Guidelines text Char Char"/>
    <w:basedOn w:val="TextkrperZchn"/>
    <w:link w:val="Guidelinestext"/>
    <w:rsid w:val="0053478F"/>
    <w:rPr>
      <w:rFonts w:ascii="Arial" w:hAnsi="Arial"/>
      <w:i/>
      <w:iCs/>
      <w:spacing w:val="4"/>
      <w:sz w:val="19"/>
      <w:szCs w:val="24"/>
      <w:lang w:val="en-GB" w:eastAsia="nl-NL" w:bidi="ar-SA"/>
    </w:rPr>
  </w:style>
  <w:style w:type="paragraph" w:customStyle="1" w:styleId="Guidelinesbullets">
    <w:name w:val="Guidelines bullets"/>
    <w:basedOn w:val="bullets"/>
    <w:rsid w:val="0053478F"/>
    <w:rPr>
      <w:i/>
      <w:sz w:val="19"/>
    </w:rPr>
  </w:style>
  <w:style w:type="paragraph" w:styleId="Verzeichnis2">
    <w:name w:val="toc 2"/>
    <w:basedOn w:val="Textkrper"/>
    <w:next w:val="Textkrper"/>
    <w:autoRedefine/>
    <w:uiPriority w:val="39"/>
    <w:rsid w:val="0053478F"/>
    <w:pPr>
      <w:tabs>
        <w:tab w:val="left" w:pos="475"/>
        <w:tab w:val="left" w:pos="1008"/>
        <w:tab w:val="left" w:pos="1120"/>
        <w:tab w:val="right" w:leader="dot" w:pos="9696"/>
      </w:tabs>
      <w:spacing w:before="80" w:line="240" w:lineRule="auto"/>
      <w:ind w:left="476"/>
      <w:jc w:val="both"/>
    </w:pPr>
    <w:rPr>
      <w:i/>
      <w:iCs/>
      <w:noProof/>
      <w:szCs w:val="22"/>
    </w:rPr>
  </w:style>
  <w:style w:type="paragraph" w:styleId="Verzeichnis1">
    <w:name w:val="toc 1"/>
    <w:basedOn w:val="Textkrper"/>
    <w:next w:val="Textkrper"/>
    <w:uiPriority w:val="39"/>
    <w:rsid w:val="0053478F"/>
    <w:pPr>
      <w:tabs>
        <w:tab w:val="left" w:pos="475"/>
        <w:tab w:val="right" w:leader="dot" w:pos="9696"/>
      </w:tabs>
      <w:spacing w:before="200" w:after="120" w:line="240" w:lineRule="auto"/>
      <w:jc w:val="both"/>
    </w:pPr>
    <w:rPr>
      <w:b/>
      <w:bCs/>
      <w:noProof/>
      <w:szCs w:val="16"/>
    </w:rPr>
  </w:style>
  <w:style w:type="paragraph" w:styleId="Verzeichnis3">
    <w:name w:val="toc 3"/>
    <w:basedOn w:val="Verzeichnis2"/>
    <w:next w:val="Standard"/>
    <w:autoRedefine/>
    <w:uiPriority w:val="39"/>
    <w:rsid w:val="0053478F"/>
    <w:pPr>
      <w:tabs>
        <w:tab w:val="clear" w:pos="475"/>
        <w:tab w:val="clear" w:pos="1120"/>
        <w:tab w:val="left" w:pos="1668"/>
        <w:tab w:val="left" w:pos="1872"/>
      </w:tabs>
      <w:ind w:left="1008"/>
    </w:pPr>
  </w:style>
  <w:style w:type="paragraph" w:customStyle="1" w:styleId="tablecontents">
    <w:name w:val="table contents"/>
    <w:basedOn w:val="Standard"/>
    <w:link w:val="tablecontentsCar"/>
    <w:rsid w:val="0053478F"/>
    <w:pPr>
      <w:widowControl w:val="0"/>
    </w:pPr>
    <w:rPr>
      <w:color w:val="000000"/>
      <w:spacing w:val="4"/>
      <w:sz w:val="18"/>
      <w:szCs w:val="20"/>
      <w:lang w:eastAsia="de-DE"/>
    </w:rPr>
  </w:style>
  <w:style w:type="character" w:customStyle="1" w:styleId="tablecontentsCar">
    <w:name w:val="table contents Car"/>
    <w:basedOn w:val="tablecontentsheadingZchn"/>
    <w:link w:val="tablecontents"/>
    <w:rsid w:val="00882F43"/>
    <w:rPr>
      <w:rFonts w:ascii="Arial" w:eastAsia="Times New Roman" w:hAnsi="Arial"/>
      <w:b/>
      <w:color w:val="000000"/>
      <w:spacing w:val="4"/>
      <w:sz w:val="18"/>
      <w:lang w:val="en-GB" w:eastAsia="de-DE"/>
    </w:rPr>
  </w:style>
  <w:style w:type="character" w:customStyle="1" w:styleId="tablecontentsheadingZchn">
    <w:name w:val="table contents heading Zchn"/>
    <w:basedOn w:val="Absatz-Standardschriftart"/>
    <w:link w:val="tablecontentsheading"/>
    <w:rsid w:val="00882F43"/>
    <w:rPr>
      <w:rFonts w:ascii="Arial" w:eastAsia="Times New Roman" w:hAnsi="Arial"/>
      <w:b/>
      <w:spacing w:val="4"/>
      <w:lang w:val="en-GB" w:eastAsia="de-DE"/>
    </w:rPr>
  </w:style>
  <w:style w:type="paragraph" w:customStyle="1" w:styleId="tablecontentsheading">
    <w:name w:val="table contents heading"/>
    <w:basedOn w:val="Standard"/>
    <w:link w:val="tablecontentsheadingZchn"/>
    <w:rsid w:val="0053478F"/>
    <w:pPr>
      <w:widowControl w:val="0"/>
    </w:pPr>
    <w:rPr>
      <w:b/>
      <w:spacing w:val="4"/>
      <w:szCs w:val="20"/>
      <w:lang w:eastAsia="de-DE"/>
    </w:rPr>
  </w:style>
  <w:style w:type="paragraph" w:customStyle="1" w:styleId="tablecontentsPA">
    <w:name w:val="table contents PA"/>
    <w:basedOn w:val="tablecontents"/>
    <w:rsid w:val="0053478F"/>
    <w:rPr>
      <w:sz w:val="17"/>
    </w:rPr>
  </w:style>
  <w:style w:type="character" w:styleId="Seitenzahl">
    <w:name w:val="page number"/>
    <w:basedOn w:val="Absatz-Standardschriftart"/>
    <w:rsid w:val="0053478F"/>
  </w:style>
  <w:style w:type="paragraph" w:customStyle="1" w:styleId="Titlefrontpage">
    <w:name w:val="Title front page"/>
    <w:basedOn w:val="Standard"/>
    <w:rsid w:val="0053478F"/>
    <w:pPr>
      <w:widowControl w:val="0"/>
      <w:jc w:val="both"/>
    </w:pPr>
    <w:rPr>
      <w:b/>
      <w:snapToGrid w:val="0"/>
      <w:color w:val="009F47"/>
      <w:spacing w:val="4"/>
      <w:sz w:val="40"/>
      <w:szCs w:val="20"/>
      <w:lang w:eastAsia="de-DE"/>
    </w:rPr>
  </w:style>
  <w:style w:type="paragraph" w:customStyle="1" w:styleId="Subtitlefrontpage">
    <w:name w:val="Sub title front page"/>
    <w:basedOn w:val="Standard"/>
    <w:rsid w:val="0053478F"/>
    <w:pPr>
      <w:widowControl w:val="0"/>
      <w:jc w:val="both"/>
    </w:pPr>
    <w:rPr>
      <w:snapToGrid w:val="0"/>
      <w:spacing w:val="4"/>
      <w:sz w:val="28"/>
      <w:szCs w:val="20"/>
      <w:lang w:eastAsia="de-DE"/>
    </w:rPr>
  </w:style>
  <w:style w:type="paragraph" w:customStyle="1" w:styleId="Guidelinetext">
    <w:name w:val="Guideline text"/>
    <w:basedOn w:val="Standard"/>
    <w:rsid w:val="0053478F"/>
    <w:pPr>
      <w:jc w:val="both"/>
    </w:pPr>
    <w:rPr>
      <w:i/>
      <w:snapToGrid w:val="0"/>
      <w:spacing w:val="4"/>
      <w:szCs w:val="20"/>
      <w:lang w:eastAsia="de-DE"/>
    </w:rPr>
  </w:style>
  <w:style w:type="table" w:styleId="Tabellenraster">
    <w:name w:val="Table Grid"/>
    <w:basedOn w:val="NormaleTabelle"/>
    <w:rsid w:val="0053478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temFirst">
    <w:name w:val="Bullet Item First"/>
    <w:basedOn w:val="Standard"/>
    <w:link w:val="BulletItemFirstZchnZchn1"/>
    <w:rsid w:val="00C62863"/>
    <w:pPr>
      <w:numPr>
        <w:numId w:val="7"/>
      </w:numPr>
    </w:pPr>
  </w:style>
  <w:style w:type="character" w:customStyle="1" w:styleId="BulletItemFirstZchnZchn1">
    <w:name w:val="Bullet Item First Zchn Zchn1"/>
    <w:basedOn w:val="Absatz-Standardschriftart"/>
    <w:link w:val="BulletItemFirst"/>
    <w:rsid w:val="00990EFE"/>
    <w:rPr>
      <w:rFonts w:ascii="Arial" w:hAnsi="Arial"/>
      <w:szCs w:val="24"/>
      <w:lang w:val="en-GB" w:eastAsia="nl-NL" w:bidi="ar-SA"/>
    </w:rPr>
  </w:style>
  <w:style w:type="paragraph" w:styleId="Sprechblasentext">
    <w:name w:val="Balloon Text"/>
    <w:basedOn w:val="Standard"/>
    <w:link w:val="SprechblasentextZchn"/>
    <w:rsid w:val="005F71CF"/>
    <w:rPr>
      <w:rFonts w:ascii="Tahoma" w:hAnsi="Tahoma" w:cs="Tahoma"/>
      <w:sz w:val="16"/>
      <w:szCs w:val="16"/>
    </w:rPr>
  </w:style>
  <w:style w:type="character" w:customStyle="1" w:styleId="SprechblasentextZchn">
    <w:name w:val="Sprechblasentext Zchn"/>
    <w:basedOn w:val="Absatz-Standardschriftart"/>
    <w:link w:val="Sprechblasentext"/>
    <w:rsid w:val="005F71CF"/>
    <w:rPr>
      <w:rFonts w:ascii="Tahoma" w:eastAsia="Times New Roman" w:hAnsi="Tahoma" w:cs="Tahoma"/>
      <w:sz w:val="16"/>
      <w:szCs w:val="16"/>
      <w:lang w:val="en-GB" w:eastAsia="nl-NL"/>
    </w:rPr>
  </w:style>
  <w:style w:type="paragraph" w:customStyle="1" w:styleId="ListParagraph1">
    <w:name w:val="List Paragraph1"/>
    <w:basedOn w:val="Standard"/>
    <w:uiPriority w:val="34"/>
    <w:qFormat/>
    <w:rsid w:val="008C334B"/>
    <w:pPr>
      <w:ind w:left="720"/>
    </w:pPr>
  </w:style>
  <w:style w:type="paragraph" w:styleId="Textkrper-Zeileneinzug">
    <w:name w:val="Body Text Indent"/>
    <w:basedOn w:val="Standard"/>
    <w:rsid w:val="00990EFE"/>
    <w:pPr>
      <w:ind w:firstLine="284"/>
      <w:jc w:val="both"/>
    </w:pPr>
    <w:rPr>
      <w:lang w:eastAsia="en-US"/>
    </w:rPr>
  </w:style>
  <w:style w:type="paragraph" w:customStyle="1" w:styleId="BulletItem">
    <w:name w:val="Bullet Item"/>
    <w:basedOn w:val="Standard"/>
    <w:rsid w:val="00990EFE"/>
    <w:pPr>
      <w:spacing w:before="20"/>
      <w:jc w:val="both"/>
    </w:pPr>
    <w:rPr>
      <w:lang w:eastAsia="en-US"/>
    </w:rPr>
  </w:style>
  <w:style w:type="paragraph" w:customStyle="1" w:styleId="NumberedItemFirst">
    <w:name w:val="Numbered Item First"/>
    <w:basedOn w:val="Textkrper-Zeileneinzug"/>
    <w:next w:val="NumberedItem"/>
    <w:semiHidden/>
    <w:rsid w:val="00990EFE"/>
    <w:pPr>
      <w:tabs>
        <w:tab w:val="num" w:pos="652"/>
      </w:tabs>
      <w:spacing w:before="120"/>
      <w:ind w:left="652" w:hanging="368"/>
    </w:pPr>
  </w:style>
  <w:style w:type="paragraph" w:customStyle="1" w:styleId="NumberedItem">
    <w:name w:val="Numbered Item"/>
    <w:basedOn w:val="NumberedItemFirst"/>
    <w:semiHidden/>
    <w:rsid w:val="00990EFE"/>
    <w:pPr>
      <w:spacing w:before="0"/>
      <w:ind w:left="653" w:hanging="369"/>
    </w:pPr>
  </w:style>
  <w:style w:type="paragraph" w:customStyle="1" w:styleId="Figure">
    <w:name w:val="Figure"/>
    <w:basedOn w:val="NumberedItem"/>
    <w:next w:val="Beschriftung"/>
    <w:rsid w:val="00990EFE"/>
    <w:pPr>
      <w:tabs>
        <w:tab w:val="clear" w:pos="652"/>
      </w:tabs>
      <w:spacing w:before="120" w:after="120" w:line="240" w:lineRule="atLeast"/>
      <w:ind w:left="284" w:firstLine="0"/>
      <w:jc w:val="left"/>
    </w:pPr>
  </w:style>
  <w:style w:type="paragraph" w:styleId="Beschriftung">
    <w:name w:val="caption"/>
    <w:basedOn w:val="Standard"/>
    <w:next w:val="Textkrper"/>
    <w:qFormat/>
    <w:rsid w:val="00990EFE"/>
    <w:pPr>
      <w:spacing w:before="120" w:after="120"/>
      <w:ind w:left="284"/>
    </w:pPr>
    <w:rPr>
      <w:b/>
      <w:bCs/>
      <w:szCs w:val="20"/>
      <w:lang w:eastAsia="en-US"/>
    </w:rPr>
  </w:style>
  <w:style w:type="paragraph" w:customStyle="1" w:styleId="CODE1">
    <w:name w:val="CODE1"/>
    <w:basedOn w:val="Standard"/>
    <w:link w:val="CODE1Char"/>
    <w:rsid w:val="00990EFE"/>
    <w:pPr>
      <w:ind w:left="113"/>
    </w:pPr>
    <w:rPr>
      <w:rFonts w:ascii="Courier New" w:hAnsi="Courier New" w:cs="Courier New"/>
      <w:noProof/>
      <w:sz w:val="18"/>
      <w:lang w:eastAsia="en-US"/>
    </w:rPr>
  </w:style>
  <w:style w:type="character" w:customStyle="1" w:styleId="CODE1Char">
    <w:name w:val="CODE1 Char"/>
    <w:basedOn w:val="Absatz-Standardschriftart"/>
    <w:link w:val="CODE1"/>
    <w:rsid w:val="00990EFE"/>
    <w:rPr>
      <w:rFonts w:ascii="Courier New" w:hAnsi="Courier New" w:cs="Courier New"/>
      <w:noProof/>
      <w:sz w:val="18"/>
      <w:szCs w:val="24"/>
      <w:lang w:val="en-GB" w:eastAsia="en-US" w:bidi="ar-SA"/>
    </w:rPr>
  </w:style>
  <w:style w:type="paragraph" w:customStyle="1" w:styleId="CODE2">
    <w:name w:val="CODE2"/>
    <w:basedOn w:val="Standard"/>
    <w:semiHidden/>
    <w:rsid w:val="00990EFE"/>
    <w:pPr>
      <w:ind w:left="567"/>
    </w:pPr>
    <w:rPr>
      <w:rFonts w:ascii="Courier New" w:hAnsi="Courier New" w:cs="Courier New"/>
      <w:sz w:val="19"/>
      <w:lang w:eastAsia="en-US"/>
    </w:rPr>
  </w:style>
  <w:style w:type="character" w:customStyle="1" w:styleId="CODE">
    <w:name w:val="CODE"/>
    <w:basedOn w:val="Absatz-Standardschriftart"/>
    <w:rsid w:val="00990EFE"/>
    <w:rPr>
      <w:rFonts w:ascii="Courier New" w:hAnsi="Courier New"/>
      <w:sz w:val="19"/>
    </w:rPr>
  </w:style>
  <w:style w:type="paragraph" w:customStyle="1" w:styleId="equation">
    <w:name w:val="equation"/>
    <w:basedOn w:val="Standard"/>
    <w:semiHidden/>
    <w:rsid w:val="00990EFE"/>
    <w:pPr>
      <w:spacing w:before="120"/>
      <w:ind w:left="284"/>
      <w:jc w:val="both"/>
    </w:pPr>
    <w:rPr>
      <w:lang w:eastAsia="en-US"/>
    </w:rPr>
  </w:style>
  <w:style w:type="character" w:styleId="Funotenzeichen">
    <w:name w:val="footnote reference"/>
    <w:basedOn w:val="Absatz-Standardschriftart"/>
    <w:semiHidden/>
    <w:rsid w:val="00990EFE"/>
    <w:rPr>
      <w:position w:val="6"/>
      <w:sz w:val="12"/>
      <w:vertAlign w:val="baseline"/>
    </w:rPr>
  </w:style>
  <w:style w:type="paragraph" w:styleId="Endnotentext">
    <w:name w:val="endnote text"/>
    <w:basedOn w:val="Standard"/>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customStyle="1" w:styleId="BulletList">
    <w:name w:val="Bullet List"/>
    <w:basedOn w:val="Textkrper"/>
    <w:semiHidden/>
    <w:rsid w:val="00990EFE"/>
    <w:pPr>
      <w:numPr>
        <w:numId w:val="5"/>
      </w:numPr>
      <w:overflowPunct w:val="0"/>
      <w:autoSpaceDE w:val="0"/>
      <w:autoSpaceDN w:val="0"/>
      <w:adjustRightInd w:val="0"/>
      <w:spacing w:line="240" w:lineRule="auto"/>
      <w:textAlignment w:val="baseline"/>
    </w:pPr>
    <w:rPr>
      <w:rFonts w:ascii="Times" w:hAnsi="Times"/>
      <w:spacing w:val="0"/>
      <w:szCs w:val="20"/>
      <w:lang w:val="en-US" w:eastAsia="en-US"/>
    </w:rPr>
  </w:style>
  <w:style w:type="character" w:customStyle="1" w:styleId="caption-text">
    <w:name w:val="caption-text"/>
    <w:basedOn w:val="Absatz-Standardschriftart"/>
    <w:rsid w:val="00990EFE"/>
    <w:rPr>
      <w:rFonts w:ascii="Arial" w:hAnsi="Arial"/>
      <w:b/>
      <w:sz w:val="20"/>
    </w:rPr>
  </w:style>
  <w:style w:type="paragraph" w:customStyle="1" w:styleId="H1">
    <w:name w:val="H1"/>
    <w:basedOn w:val="Standard"/>
    <w:next w:val="Standard"/>
    <w:semiHidden/>
    <w:rsid w:val="00990EFE"/>
    <w:pPr>
      <w:keepNext/>
      <w:overflowPunct w:val="0"/>
      <w:autoSpaceDE w:val="0"/>
      <w:autoSpaceDN w:val="0"/>
      <w:adjustRightInd w:val="0"/>
      <w:ind w:firstLine="227"/>
      <w:jc w:val="both"/>
      <w:textAlignment w:val="baseline"/>
      <w:outlineLvl w:val="1"/>
    </w:pPr>
    <w:rPr>
      <w:rFonts w:ascii="Times" w:hAnsi="Times"/>
      <w:b/>
      <w:kern w:val="36"/>
      <w:sz w:val="48"/>
      <w:szCs w:val="20"/>
      <w:lang w:val="en-US" w:eastAsia="en-US"/>
    </w:rPr>
  </w:style>
  <w:style w:type="paragraph" w:customStyle="1" w:styleId="H2">
    <w:name w:val="H2"/>
    <w:basedOn w:val="Standard"/>
    <w:next w:val="Standard"/>
    <w:semiHidden/>
    <w:rsid w:val="00990EFE"/>
    <w:pPr>
      <w:keepNext/>
      <w:overflowPunct w:val="0"/>
      <w:autoSpaceDE w:val="0"/>
      <w:autoSpaceDN w:val="0"/>
      <w:adjustRightInd w:val="0"/>
      <w:ind w:firstLine="227"/>
      <w:jc w:val="both"/>
      <w:textAlignment w:val="baseline"/>
      <w:outlineLvl w:val="2"/>
    </w:pPr>
    <w:rPr>
      <w:rFonts w:ascii="Times" w:hAnsi="Times"/>
      <w:b/>
      <w:sz w:val="36"/>
      <w:szCs w:val="20"/>
      <w:lang w:val="en-US" w:eastAsia="en-US"/>
    </w:rPr>
  </w:style>
  <w:style w:type="paragraph" w:customStyle="1" w:styleId="H3">
    <w:name w:val="H3"/>
    <w:basedOn w:val="Standard"/>
    <w:next w:val="Standard"/>
    <w:semiHidden/>
    <w:rsid w:val="00990EFE"/>
    <w:pPr>
      <w:keepNext/>
      <w:overflowPunct w:val="0"/>
      <w:autoSpaceDE w:val="0"/>
      <w:autoSpaceDN w:val="0"/>
      <w:adjustRightInd w:val="0"/>
      <w:ind w:firstLine="227"/>
      <w:jc w:val="both"/>
      <w:textAlignment w:val="baseline"/>
      <w:outlineLvl w:val="3"/>
    </w:pPr>
    <w:rPr>
      <w:rFonts w:ascii="Times" w:hAnsi="Times"/>
      <w:b/>
      <w:sz w:val="28"/>
      <w:szCs w:val="20"/>
      <w:lang w:val="en-US" w:eastAsia="en-US"/>
    </w:rPr>
  </w:style>
  <w:style w:type="paragraph" w:customStyle="1" w:styleId="H4">
    <w:name w:val="H4"/>
    <w:basedOn w:val="Standard"/>
    <w:next w:val="Standard"/>
    <w:semiHidden/>
    <w:rsid w:val="00990EFE"/>
    <w:pPr>
      <w:keepNext/>
      <w:overflowPunct w:val="0"/>
      <w:autoSpaceDE w:val="0"/>
      <w:autoSpaceDN w:val="0"/>
      <w:adjustRightInd w:val="0"/>
      <w:ind w:firstLine="227"/>
      <w:jc w:val="both"/>
      <w:textAlignment w:val="baseline"/>
      <w:outlineLvl w:val="4"/>
    </w:pPr>
    <w:rPr>
      <w:rFonts w:ascii="Times" w:hAnsi="Times"/>
      <w:b/>
      <w:szCs w:val="20"/>
      <w:lang w:val="en-US" w:eastAsia="en-US"/>
    </w:rPr>
  </w:style>
  <w:style w:type="paragraph" w:customStyle="1" w:styleId="H5">
    <w:name w:val="H5"/>
    <w:basedOn w:val="Standard"/>
    <w:next w:val="Standard"/>
    <w:semiHidden/>
    <w:rsid w:val="00990EFE"/>
    <w:pPr>
      <w:keepNext/>
      <w:overflowPunct w:val="0"/>
      <w:autoSpaceDE w:val="0"/>
      <w:autoSpaceDN w:val="0"/>
      <w:adjustRightInd w:val="0"/>
      <w:ind w:firstLine="227"/>
      <w:jc w:val="both"/>
      <w:textAlignment w:val="baseline"/>
      <w:outlineLvl w:val="5"/>
    </w:pPr>
    <w:rPr>
      <w:rFonts w:ascii="Times" w:hAnsi="Times"/>
      <w:b/>
      <w:szCs w:val="20"/>
      <w:lang w:val="en-US" w:eastAsia="en-US"/>
    </w:rPr>
  </w:style>
  <w:style w:type="paragraph" w:styleId="Dokumentstruktur">
    <w:name w:val="Document Map"/>
    <w:basedOn w:val="Standard"/>
    <w:semiHidden/>
    <w:rsid w:val="00990EFE"/>
    <w:pPr>
      <w:shd w:val="clear" w:color="auto" w:fill="000080"/>
    </w:pPr>
    <w:rPr>
      <w:rFonts w:ascii="Tahoma" w:hAnsi="Tahoma" w:cs="Tahoma"/>
      <w:lang w:eastAsia="en-US"/>
    </w:rPr>
  </w:style>
  <w:style w:type="paragraph" w:customStyle="1" w:styleId="ChapterHeading">
    <w:name w:val="Chapter Heading"/>
    <w:basedOn w:val="Standard"/>
    <w:next w:val="berschrift1"/>
    <w:autoRedefine/>
    <w:semiHidden/>
    <w:rsid w:val="00990EFE"/>
    <w:pPr>
      <w:pBdr>
        <w:bottom w:val="single" w:sz="4" w:space="1" w:color="auto"/>
      </w:pBdr>
      <w:tabs>
        <w:tab w:val="num" w:pos="624"/>
      </w:tabs>
      <w:overflowPunct w:val="0"/>
      <w:autoSpaceDE w:val="0"/>
      <w:autoSpaceDN w:val="0"/>
      <w:adjustRightInd w:val="0"/>
      <w:spacing w:after="240"/>
      <w:ind w:left="624" w:hanging="267"/>
      <w:jc w:val="both"/>
      <w:textAlignment w:val="baseline"/>
    </w:pPr>
    <w:rPr>
      <w:rFonts w:ascii="Arial Black" w:hAnsi="Arial Black"/>
      <w:sz w:val="40"/>
      <w:szCs w:val="20"/>
      <w:lang w:eastAsia="en-US"/>
    </w:rPr>
  </w:style>
  <w:style w:type="paragraph" w:customStyle="1" w:styleId="FigAnchor">
    <w:name w:val="FigAnchor"/>
    <w:basedOn w:val="Standard"/>
    <w:semiHidden/>
    <w:rsid w:val="00990EFE"/>
    <w:pPr>
      <w:keepNext/>
      <w:overflowPunct w:val="0"/>
      <w:autoSpaceDE w:val="0"/>
      <w:autoSpaceDN w:val="0"/>
      <w:adjustRightInd w:val="0"/>
      <w:ind w:firstLine="227"/>
      <w:jc w:val="both"/>
      <w:textAlignment w:val="baseline"/>
    </w:pPr>
    <w:rPr>
      <w:rFonts w:ascii="Times" w:hAnsi="Times"/>
      <w:szCs w:val="20"/>
      <w:lang w:val="en-US" w:eastAsia="en-US"/>
    </w:rPr>
  </w:style>
  <w:style w:type="paragraph" w:styleId="Index1">
    <w:name w:val="index 1"/>
    <w:basedOn w:val="Standard"/>
    <w:next w:val="Standard"/>
    <w:semiHidden/>
    <w:rsid w:val="00990EFE"/>
    <w:pPr>
      <w:tabs>
        <w:tab w:val="right" w:leader="dot" w:pos="2956"/>
      </w:tabs>
      <w:overflowPunct w:val="0"/>
      <w:autoSpaceDE w:val="0"/>
      <w:autoSpaceDN w:val="0"/>
      <w:adjustRightInd w:val="0"/>
      <w:ind w:left="200" w:hanging="200"/>
      <w:textAlignment w:val="baseline"/>
    </w:pPr>
    <w:rPr>
      <w:rFonts w:ascii="Times" w:hAnsi="Times"/>
      <w:sz w:val="18"/>
      <w:szCs w:val="20"/>
      <w:lang w:val="de-DE" w:eastAsia="en-US"/>
    </w:rPr>
  </w:style>
  <w:style w:type="paragraph" w:styleId="Index2">
    <w:name w:val="index 2"/>
    <w:basedOn w:val="Standard"/>
    <w:next w:val="Standard"/>
    <w:semiHidden/>
    <w:rsid w:val="00990EFE"/>
    <w:pPr>
      <w:tabs>
        <w:tab w:val="right" w:leader="dot" w:pos="2956"/>
      </w:tabs>
      <w:overflowPunct w:val="0"/>
      <w:autoSpaceDE w:val="0"/>
      <w:autoSpaceDN w:val="0"/>
      <w:adjustRightInd w:val="0"/>
      <w:ind w:left="400" w:hanging="200"/>
      <w:textAlignment w:val="baseline"/>
    </w:pPr>
    <w:rPr>
      <w:rFonts w:ascii="Times" w:hAnsi="Times"/>
      <w:sz w:val="18"/>
      <w:szCs w:val="20"/>
      <w:lang w:val="de-DE" w:eastAsia="en-US"/>
    </w:rPr>
  </w:style>
  <w:style w:type="paragraph" w:styleId="Index3">
    <w:name w:val="index 3"/>
    <w:basedOn w:val="Standard"/>
    <w:next w:val="Standard"/>
    <w:semiHidden/>
    <w:rsid w:val="00990EFE"/>
    <w:pPr>
      <w:tabs>
        <w:tab w:val="right" w:leader="dot" w:pos="2957"/>
      </w:tabs>
      <w:overflowPunct w:val="0"/>
      <w:autoSpaceDE w:val="0"/>
      <w:autoSpaceDN w:val="0"/>
      <w:adjustRightInd w:val="0"/>
      <w:ind w:left="600" w:hanging="200"/>
      <w:jc w:val="both"/>
      <w:textAlignment w:val="baseline"/>
    </w:pPr>
    <w:rPr>
      <w:rFonts w:ascii="Times" w:hAnsi="Times"/>
      <w:szCs w:val="20"/>
      <w:lang w:val="en-US" w:eastAsia="en-US"/>
    </w:rPr>
  </w:style>
  <w:style w:type="paragraph" w:styleId="Index4">
    <w:name w:val="index 4"/>
    <w:basedOn w:val="Standard"/>
    <w:next w:val="Standard"/>
    <w:semiHidden/>
    <w:rsid w:val="00990EFE"/>
    <w:pPr>
      <w:tabs>
        <w:tab w:val="right" w:leader="dot" w:pos="2957"/>
      </w:tabs>
      <w:overflowPunct w:val="0"/>
      <w:autoSpaceDE w:val="0"/>
      <w:autoSpaceDN w:val="0"/>
      <w:adjustRightInd w:val="0"/>
      <w:ind w:left="800" w:hanging="200"/>
      <w:jc w:val="both"/>
      <w:textAlignment w:val="baseline"/>
    </w:pPr>
    <w:rPr>
      <w:rFonts w:ascii="Times" w:hAnsi="Times"/>
      <w:szCs w:val="20"/>
      <w:lang w:val="en-US" w:eastAsia="en-US"/>
    </w:rPr>
  </w:style>
  <w:style w:type="paragraph" w:styleId="Index5">
    <w:name w:val="index 5"/>
    <w:basedOn w:val="Standard"/>
    <w:next w:val="Standard"/>
    <w:semiHidden/>
    <w:rsid w:val="00990EFE"/>
    <w:pPr>
      <w:tabs>
        <w:tab w:val="right" w:leader="dot" w:pos="2957"/>
      </w:tabs>
      <w:overflowPunct w:val="0"/>
      <w:autoSpaceDE w:val="0"/>
      <w:autoSpaceDN w:val="0"/>
      <w:adjustRightInd w:val="0"/>
      <w:ind w:left="1000" w:hanging="200"/>
      <w:jc w:val="both"/>
      <w:textAlignment w:val="baseline"/>
    </w:pPr>
    <w:rPr>
      <w:rFonts w:ascii="Times" w:hAnsi="Times"/>
      <w:szCs w:val="20"/>
      <w:lang w:val="en-US" w:eastAsia="en-US"/>
    </w:rPr>
  </w:style>
  <w:style w:type="paragraph" w:styleId="Index6">
    <w:name w:val="index 6"/>
    <w:basedOn w:val="Standard"/>
    <w:next w:val="Standard"/>
    <w:semiHidden/>
    <w:rsid w:val="00990EFE"/>
    <w:pPr>
      <w:tabs>
        <w:tab w:val="right" w:leader="dot" w:pos="2957"/>
      </w:tabs>
      <w:overflowPunct w:val="0"/>
      <w:autoSpaceDE w:val="0"/>
      <w:autoSpaceDN w:val="0"/>
      <w:adjustRightInd w:val="0"/>
      <w:ind w:left="1200" w:hanging="200"/>
      <w:jc w:val="both"/>
      <w:textAlignment w:val="baseline"/>
    </w:pPr>
    <w:rPr>
      <w:rFonts w:ascii="Times" w:hAnsi="Times"/>
      <w:szCs w:val="20"/>
      <w:lang w:val="en-US" w:eastAsia="en-US"/>
    </w:rPr>
  </w:style>
  <w:style w:type="paragraph" w:styleId="Index7">
    <w:name w:val="index 7"/>
    <w:basedOn w:val="Standard"/>
    <w:next w:val="Standard"/>
    <w:semiHidden/>
    <w:rsid w:val="00990EFE"/>
    <w:pPr>
      <w:tabs>
        <w:tab w:val="right" w:leader="dot" w:pos="2957"/>
      </w:tabs>
      <w:overflowPunct w:val="0"/>
      <w:autoSpaceDE w:val="0"/>
      <w:autoSpaceDN w:val="0"/>
      <w:adjustRightInd w:val="0"/>
      <w:ind w:left="1400" w:hanging="200"/>
      <w:jc w:val="both"/>
      <w:textAlignment w:val="baseline"/>
    </w:pPr>
    <w:rPr>
      <w:rFonts w:ascii="Times" w:hAnsi="Times"/>
      <w:szCs w:val="20"/>
      <w:lang w:val="en-US" w:eastAsia="en-US"/>
    </w:rPr>
  </w:style>
  <w:style w:type="paragraph" w:styleId="Index8">
    <w:name w:val="index 8"/>
    <w:basedOn w:val="Standard"/>
    <w:next w:val="Standard"/>
    <w:semiHidden/>
    <w:rsid w:val="00990EFE"/>
    <w:pPr>
      <w:tabs>
        <w:tab w:val="right" w:leader="dot" w:pos="2957"/>
      </w:tabs>
      <w:overflowPunct w:val="0"/>
      <w:autoSpaceDE w:val="0"/>
      <w:autoSpaceDN w:val="0"/>
      <w:adjustRightInd w:val="0"/>
      <w:ind w:left="1600" w:hanging="200"/>
      <w:jc w:val="both"/>
      <w:textAlignment w:val="baseline"/>
    </w:pPr>
    <w:rPr>
      <w:rFonts w:ascii="Times" w:hAnsi="Times"/>
      <w:szCs w:val="20"/>
      <w:lang w:val="en-US" w:eastAsia="en-US"/>
    </w:rPr>
  </w:style>
  <w:style w:type="paragraph" w:styleId="Index9">
    <w:name w:val="index 9"/>
    <w:basedOn w:val="Standard"/>
    <w:next w:val="Standard"/>
    <w:semiHidden/>
    <w:rsid w:val="00990EFE"/>
    <w:pPr>
      <w:tabs>
        <w:tab w:val="right" w:leader="dot" w:pos="2957"/>
      </w:tabs>
      <w:overflowPunct w:val="0"/>
      <w:autoSpaceDE w:val="0"/>
      <w:autoSpaceDN w:val="0"/>
      <w:adjustRightInd w:val="0"/>
      <w:ind w:left="1800" w:hanging="200"/>
      <w:jc w:val="both"/>
      <w:textAlignment w:val="baseline"/>
    </w:pPr>
    <w:rPr>
      <w:rFonts w:ascii="Times" w:hAnsi="Times"/>
      <w:szCs w:val="20"/>
      <w:lang w:val="en-US" w:eastAsia="en-US"/>
    </w:rPr>
  </w:style>
  <w:style w:type="paragraph" w:styleId="Indexberschrift">
    <w:name w:val="index heading"/>
    <w:basedOn w:val="Standard"/>
    <w:next w:val="Index1"/>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styleId="Verzeichnis4">
    <w:name w:val="toc 4"/>
    <w:basedOn w:val="Verzeichnis1"/>
    <w:next w:val="Standard"/>
    <w:semiHidden/>
    <w:rsid w:val="00990EFE"/>
    <w:pPr>
      <w:tabs>
        <w:tab w:val="clear" w:pos="475"/>
        <w:tab w:val="clear" w:pos="9696"/>
      </w:tabs>
      <w:spacing w:before="0" w:after="0"/>
      <w:ind w:left="720"/>
      <w:jc w:val="left"/>
    </w:pPr>
    <w:rPr>
      <w:b w:val="0"/>
      <w:bCs w:val="0"/>
      <w:noProof w:val="0"/>
      <w:spacing w:val="0"/>
      <w:szCs w:val="24"/>
      <w:lang w:eastAsia="en-US"/>
    </w:rPr>
  </w:style>
  <w:style w:type="paragraph" w:styleId="Verzeichnis5">
    <w:name w:val="toc 5"/>
    <w:basedOn w:val="Standard"/>
    <w:next w:val="Standard"/>
    <w:semiHidden/>
    <w:rsid w:val="00990EFE"/>
    <w:pPr>
      <w:ind w:left="960"/>
    </w:pPr>
    <w:rPr>
      <w:lang w:eastAsia="en-US"/>
    </w:rPr>
  </w:style>
  <w:style w:type="paragraph" w:styleId="Verzeichnis6">
    <w:name w:val="toc 6"/>
    <w:basedOn w:val="Standard"/>
    <w:next w:val="Standard"/>
    <w:semiHidden/>
    <w:rsid w:val="00990EFE"/>
    <w:pPr>
      <w:ind w:left="1200"/>
    </w:pPr>
    <w:rPr>
      <w:lang w:eastAsia="en-US"/>
    </w:rPr>
  </w:style>
  <w:style w:type="paragraph" w:styleId="Verzeichnis7">
    <w:name w:val="toc 7"/>
    <w:basedOn w:val="Standard"/>
    <w:next w:val="Standard"/>
    <w:semiHidden/>
    <w:rsid w:val="00990EFE"/>
    <w:pPr>
      <w:ind w:left="1440"/>
    </w:pPr>
    <w:rPr>
      <w:lang w:eastAsia="en-US"/>
    </w:rPr>
  </w:style>
  <w:style w:type="paragraph" w:styleId="Verzeichnis8">
    <w:name w:val="toc 8"/>
    <w:basedOn w:val="Standard"/>
    <w:next w:val="Standard"/>
    <w:semiHidden/>
    <w:rsid w:val="00990EFE"/>
    <w:pPr>
      <w:ind w:left="1680"/>
    </w:pPr>
    <w:rPr>
      <w:lang w:eastAsia="en-US"/>
    </w:rPr>
  </w:style>
  <w:style w:type="paragraph" w:styleId="Verzeichnis9">
    <w:name w:val="toc 9"/>
    <w:basedOn w:val="Standard"/>
    <w:next w:val="Standard"/>
    <w:semiHidden/>
    <w:rsid w:val="00990EFE"/>
    <w:pPr>
      <w:ind w:left="1920"/>
    </w:pPr>
    <w:rPr>
      <w:lang w:eastAsia="en-US"/>
    </w:rPr>
  </w:style>
  <w:style w:type="paragraph" w:styleId="Abbildungsverzeichnis">
    <w:name w:val="table of figures"/>
    <w:basedOn w:val="Verzeichnis2"/>
    <w:next w:val="Verzeichnis2"/>
    <w:autoRedefine/>
    <w:semiHidden/>
    <w:rsid w:val="00990EFE"/>
    <w:pPr>
      <w:tabs>
        <w:tab w:val="clear" w:pos="475"/>
        <w:tab w:val="clear" w:pos="1008"/>
        <w:tab w:val="clear" w:pos="1120"/>
        <w:tab w:val="clear" w:pos="9696"/>
        <w:tab w:val="left" w:pos="993"/>
        <w:tab w:val="right" w:leader="dot" w:pos="9356"/>
      </w:tabs>
      <w:overflowPunct w:val="0"/>
      <w:autoSpaceDE w:val="0"/>
      <w:autoSpaceDN w:val="0"/>
      <w:adjustRightInd w:val="0"/>
      <w:spacing w:before="60"/>
      <w:ind w:left="993" w:right="411" w:hanging="993"/>
      <w:textAlignment w:val="baseline"/>
    </w:pPr>
    <w:rPr>
      <w:rFonts w:ascii="Times" w:hAnsi="Times"/>
      <w:bCs/>
      <w:i w:val="0"/>
      <w:iCs w:val="0"/>
      <w:noProof w:val="0"/>
      <w:spacing w:val="0"/>
      <w:lang w:eastAsia="en-US"/>
    </w:rPr>
  </w:style>
  <w:style w:type="paragraph" w:styleId="Aufzhlungszeichen">
    <w:name w:val="List Bullet"/>
    <w:basedOn w:val="Standard"/>
    <w:autoRedefine/>
    <w:semiHidden/>
    <w:rsid w:val="00990EFE"/>
    <w:pPr>
      <w:tabs>
        <w:tab w:val="num" w:pos="907"/>
      </w:tabs>
      <w:overflowPunct w:val="0"/>
      <w:autoSpaceDE w:val="0"/>
      <w:autoSpaceDN w:val="0"/>
      <w:adjustRightInd w:val="0"/>
      <w:ind w:left="907" w:hanging="283"/>
      <w:jc w:val="both"/>
      <w:textAlignment w:val="baseline"/>
    </w:pPr>
    <w:rPr>
      <w:rFonts w:ascii="Times" w:hAnsi="Times"/>
      <w:szCs w:val="20"/>
      <w:lang w:eastAsia="en-US"/>
    </w:rPr>
  </w:style>
  <w:style w:type="paragraph" w:customStyle="1" w:styleId="Code0">
    <w:name w:val="Code"/>
    <w:basedOn w:val="Standard"/>
    <w:semiHidden/>
    <w:rsid w:val="00990EFE"/>
    <w:pPr>
      <w:overflowPunct w:val="0"/>
      <w:autoSpaceDE w:val="0"/>
      <w:autoSpaceDN w:val="0"/>
      <w:adjustRightInd w:val="0"/>
      <w:ind w:firstLine="227"/>
      <w:jc w:val="both"/>
      <w:textAlignment w:val="baseline"/>
    </w:pPr>
    <w:rPr>
      <w:rFonts w:ascii="Courier New" w:hAnsi="Courier New" w:cs="Courier New"/>
      <w:sz w:val="19"/>
      <w:szCs w:val="20"/>
      <w:lang w:val="en-US" w:eastAsia="en-US"/>
    </w:rPr>
  </w:style>
  <w:style w:type="paragraph" w:customStyle="1" w:styleId="heading1">
    <w:name w:val="heading1"/>
    <w:basedOn w:val="Standard"/>
    <w:next w:val="Standard"/>
    <w:autoRedefine/>
    <w:semiHidden/>
    <w:rsid w:val="00990EFE"/>
    <w:pPr>
      <w:keepNext/>
      <w:keepLines/>
      <w:numPr>
        <w:ilvl w:val="1"/>
        <w:numId w:val="6"/>
      </w:numPr>
      <w:suppressAutoHyphens/>
      <w:overflowPunct w:val="0"/>
      <w:autoSpaceDE w:val="0"/>
      <w:autoSpaceDN w:val="0"/>
      <w:adjustRightInd w:val="0"/>
      <w:spacing w:before="520" w:after="280"/>
      <w:textAlignment w:val="baseline"/>
    </w:pPr>
    <w:rPr>
      <w:rFonts w:ascii="Helvetica" w:hAnsi="Helvetica"/>
      <w:b/>
      <w:szCs w:val="20"/>
      <w:lang w:val="en-US" w:eastAsia="en-US"/>
    </w:rPr>
  </w:style>
  <w:style w:type="paragraph" w:customStyle="1" w:styleId="heading2">
    <w:name w:val="heading2"/>
    <w:basedOn w:val="Standard"/>
    <w:next w:val="Standard"/>
    <w:autoRedefine/>
    <w:semiHidden/>
    <w:rsid w:val="00990EFE"/>
    <w:pPr>
      <w:keepNext/>
      <w:keepLines/>
      <w:numPr>
        <w:ilvl w:val="2"/>
        <w:numId w:val="6"/>
      </w:numPr>
      <w:tabs>
        <w:tab w:val="left" w:pos="454"/>
        <w:tab w:val="left" w:pos="510"/>
      </w:tabs>
      <w:suppressAutoHyphens/>
      <w:overflowPunct w:val="0"/>
      <w:autoSpaceDE w:val="0"/>
      <w:autoSpaceDN w:val="0"/>
      <w:adjustRightInd w:val="0"/>
      <w:spacing w:before="440" w:after="220"/>
      <w:ind w:left="714" w:hanging="357"/>
      <w:textAlignment w:val="baseline"/>
    </w:pPr>
    <w:rPr>
      <w:rFonts w:ascii="Helvetica" w:hAnsi="Helvetica"/>
      <w:b/>
      <w:szCs w:val="20"/>
      <w:lang w:val="en-US" w:eastAsia="en-US"/>
    </w:rPr>
  </w:style>
  <w:style w:type="paragraph" w:customStyle="1" w:styleId="Equation0">
    <w:name w:val="Equation"/>
    <w:basedOn w:val="Standard"/>
    <w:semiHidden/>
    <w:rsid w:val="00990EFE"/>
    <w:pPr>
      <w:overflowPunct w:val="0"/>
      <w:autoSpaceDE w:val="0"/>
      <w:autoSpaceDN w:val="0"/>
      <w:adjustRightInd w:val="0"/>
      <w:ind w:firstLine="227"/>
      <w:jc w:val="center"/>
      <w:textAlignment w:val="baseline"/>
    </w:pPr>
    <w:rPr>
      <w:rFonts w:ascii="Times" w:hAnsi="Times"/>
      <w:szCs w:val="20"/>
      <w:lang w:val="en-US" w:eastAsia="en-US"/>
    </w:rPr>
  </w:style>
  <w:style w:type="paragraph" w:customStyle="1" w:styleId="Title1">
    <w:name w:val="Title1"/>
    <w:basedOn w:val="Standard"/>
    <w:next w:val="Standard"/>
    <w:semiHidden/>
    <w:rsid w:val="00990EFE"/>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hAnsi="Helvetica"/>
      <w:b/>
      <w:sz w:val="28"/>
      <w:szCs w:val="20"/>
      <w:lang w:val="en-US" w:eastAsia="en-US"/>
    </w:rPr>
  </w:style>
  <w:style w:type="paragraph" w:customStyle="1" w:styleId="heading3">
    <w:name w:val="heading3"/>
    <w:basedOn w:val="Standard"/>
    <w:next w:val="Standard"/>
    <w:autoRedefine/>
    <w:semiHidden/>
    <w:rsid w:val="00990EFE"/>
    <w:pPr>
      <w:keepNext/>
      <w:keepLines/>
      <w:numPr>
        <w:ilvl w:val="3"/>
        <w:numId w:val="6"/>
      </w:numPr>
      <w:tabs>
        <w:tab w:val="left" w:pos="284"/>
      </w:tabs>
      <w:suppressAutoHyphens/>
      <w:overflowPunct w:val="0"/>
      <w:autoSpaceDE w:val="0"/>
      <w:autoSpaceDN w:val="0"/>
      <w:adjustRightInd w:val="0"/>
      <w:spacing w:before="320" w:after="160"/>
      <w:ind w:left="714" w:hanging="357"/>
      <w:textAlignment w:val="baseline"/>
    </w:pPr>
    <w:rPr>
      <w:rFonts w:ascii="Helvetica" w:hAnsi="Helvetica"/>
      <w:b/>
      <w:i/>
      <w:szCs w:val="20"/>
      <w:lang w:val="en-US" w:eastAsia="en-US"/>
    </w:rPr>
  </w:style>
  <w:style w:type="paragraph" w:customStyle="1" w:styleId="tablelegend">
    <w:name w:val="tablelegend"/>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tablenotes">
    <w:name w:val="tablenotes"/>
    <w:basedOn w:val="Standard"/>
    <w:next w:val="Standard"/>
    <w:semiHidden/>
    <w:rsid w:val="00990EFE"/>
    <w:pPr>
      <w:widowControl w:val="0"/>
      <w:overflowPunct w:val="0"/>
      <w:autoSpaceDE w:val="0"/>
      <w:autoSpaceDN w:val="0"/>
      <w:adjustRightInd w:val="0"/>
      <w:textAlignment w:val="baseline"/>
    </w:pPr>
    <w:rPr>
      <w:rFonts w:ascii="Times" w:hAnsi="Times"/>
      <w:sz w:val="18"/>
      <w:szCs w:val="20"/>
      <w:lang w:val="de-DE" w:eastAsia="en-US"/>
    </w:rPr>
  </w:style>
  <w:style w:type="paragraph" w:customStyle="1" w:styleId="reference">
    <w:name w:val="reference"/>
    <w:basedOn w:val="Standard"/>
    <w:semiHidden/>
    <w:rsid w:val="00990EFE"/>
    <w:pPr>
      <w:tabs>
        <w:tab w:val="left" w:pos="340"/>
      </w:tabs>
      <w:overflowPunct w:val="0"/>
      <w:autoSpaceDE w:val="0"/>
      <w:autoSpaceDN w:val="0"/>
      <w:adjustRightInd w:val="0"/>
      <w:spacing w:line="220" w:lineRule="exact"/>
      <w:ind w:left="340" w:hanging="340"/>
      <w:jc w:val="both"/>
      <w:textAlignment w:val="baseline"/>
    </w:pPr>
    <w:rPr>
      <w:rFonts w:ascii="Times" w:hAnsi="Times"/>
      <w:sz w:val="18"/>
      <w:szCs w:val="20"/>
      <w:lang w:val="en-US" w:eastAsia="en-US"/>
    </w:rPr>
  </w:style>
  <w:style w:type="paragraph" w:customStyle="1" w:styleId="Runninghead-left">
    <w:name w:val="Running head - left"/>
    <w:basedOn w:val="Standard"/>
    <w:semiHidden/>
    <w:rsid w:val="00990EFE"/>
    <w:pPr>
      <w:pBdr>
        <w:bottom w:val="single" w:sz="6" w:space="5" w:color="auto"/>
      </w:pBdr>
      <w:tabs>
        <w:tab w:val="left" w:pos="680"/>
        <w:tab w:val="right" w:pos="6237"/>
        <w:tab w:val="right" w:pos="6917"/>
      </w:tabs>
      <w:overflowPunct w:val="0"/>
      <w:autoSpaceDE w:val="0"/>
      <w:autoSpaceDN w:val="0"/>
      <w:adjustRightInd w:val="0"/>
      <w:spacing w:after="120" w:line="220" w:lineRule="exact"/>
      <w:textAlignment w:val="baseline"/>
    </w:pPr>
    <w:rPr>
      <w:rFonts w:ascii="Times" w:hAnsi="Times"/>
      <w:sz w:val="18"/>
      <w:szCs w:val="20"/>
      <w:lang w:val="en-US" w:eastAsia="en-US"/>
    </w:rPr>
  </w:style>
  <w:style w:type="paragraph" w:customStyle="1" w:styleId="Runninghead-right">
    <w:name w:val="Running head - right"/>
    <w:basedOn w:val="Runninghead-left"/>
    <w:semiHidden/>
    <w:rsid w:val="00990EFE"/>
    <w:pPr>
      <w:jc w:val="right"/>
    </w:pPr>
  </w:style>
  <w:style w:type="paragraph" w:customStyle="1" w:styleId="Item">
    <w:name w:val="Item"/>
    <w:basedOn w:val="Standard"/>
    <w:semiHidden/>
    <w:rsid w:val="00990EFE"/>
    <w:pPr>
      <w:tabs>
        <w:tab w:val="left" w:pos="227"/>
        <w:tab w:val="left" w:pos="454"/>
      </w:tabs>
      <w:overflowPunct w:val="0"/>
      <w:autoSpaceDE w:val="0"/>
      <w:autoSpaceDN w:val="0"/>
      <w:adjustRightInd w:val="0"/>
      <w:ind w:left="227" w:hanging="227"/>
      <w:jc w:val="both"/>
      <w:textAlignment w:val="baseline"/>
    </w:pPr>
    <w:rPr>
      <w:rFonts w:ascii="Times" w:hAnsi="Times"/>
      <w:szCs w:val="20"/>
      <w:lang w:val="en-US" w:eastAsia="en-US"/>
    </w:rPr>
  </w:style>
  <w:style w:type="paragraph" w:customStyle="1" w:styleId="tabletitle">
    <w:name w:val="table title"/>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Chapter">
    <w:name w:val="Chapter"/>
    <w:basedOn w:val="Standard"/>
    <w:semiHidden/>
    <w:rsid w:val="00990EFE"/>
    <w:pPr>
      <w:tabs>
        <w:tab w:val="left" w:pos="1361"/>
        <w:tab w:val="left" w:pos="1531"/>
        <w:tab w:val="left" w:pos="1701"/>
        <w:tab w:val="left" w:pos="1871"/>
        <w:tab w:val="left" w:pos="2041"/>
        <w:tab w:val="left" w:pos="2211"/>
        <w:tab w:val="left" w:pos="2381"/>
        <w:tab w:val="left" w:pos="2552"/>
      </w:tabs>
      <w:overflowPunct w:val="0"/>
      <w:autoSpaceDE w:val="0"/>
      <w:autoSpaceDN w:val="0"/>
      <w:adjustRightInd w:val="0"/>
      <w:spacing w:before="840" w:after="720"/>
      <w:textAlignment w:val="baseline"/>
    </w:pPr>
    <w:rPr>
      <w:rFonts w:ascii="Hevetica" w:hAnsi="Hevetica"/>
      <w:b/>
      <w:bCs/>
      <w:sz w:val="36"/>
      <w:szCs w:val="20"/>
      <w:lang w:eastAsia="en-US"/>
    </w:rPr>
  </w:style>
  <w:style w:type="paragraph" w:customStyle="1" w:styleId="NormalText">
    <w:name w:val="Normal Text"/>
    <w:basedOn w:val="Standard"/>
    <w:semiHidden/>
    <w:rsid w:val="00990EFE"/>
    <w:pPr>
      <w:spacing w:line="260" w:lineRule="atLeast"/>
      <w:jc w:val="both"/>
    </w:pPr>
    <w:rPr>
      <w:sz w:val="21"/>
      <w:lang w:eastAsia="en-US"/>
    </w:rPr>
  </w:style>
  <w:style w:type="paragraph" w:customStyle="1" w:styleId="Heading1b">
    <w:name w:val="Heading 1b"/>
    <w:basedOn w:val="berschrift1"/>
    <w:semiHidden/>
    <w:rsid w:val="00990EFE"/>
    <w:pPr>
      <w:keepLines/>
      <w:numPr>
        <w:numId w:val="8"/>
      </w:numPr>
      <w:tabs>
        <w:tab w:val="clear" w:pos="5040"/>
        <w:tab w:val="clear" w:pos="7200"/>
        <w:tab w:val="left" w:pos="284"/>
      </w:tabs>
      <w:suppressAutoHyphens/>
      <w:overflowPunct w:val="0"/>
      <w:autoSpaceDE w:val="0"/>
      <w:autoSpaceDN w:val="0"/>
      <w:adjustRightInd w:val="0"/>
      <w:spacing w:before="960" w:after="1320" w:line="240" w:lineRule="auto"/>
      <w:ind w:left="714" w:hanging="357"/>
      <w:textAlignment w:val="baseline"/>
    </w:pPr>
    <w:rPr>
      <w:rFonts w:ascii="Helvetica" w:hAnsi="Helvetica"/>
      <w:bCs/>
      <w:spacing w:val="0"/>
      <w:sz w:val="36"/>
      <w:szCs w:val="20"/>
      <w:lang w:eastAsia="en-US"/>
    </w:rPr>
  </w:style>
  <w:style w:type="paragraph" w:customStyle="1" w:styleId="Heading2b">
    <w:name w:val="Heading 2b"/>
    <w:basedOn w:val="berschrift2"/>
    <w:semiHidden/>
    <w:rsid w:val="00990EFE"/>
    <w:pPr>
      <w:tabs>
        <w:tab w:val="num" w:pos="-709"/>
      </w:tabs>
      <w:spacing w:before="520" w:after="160" w:line="240" w:lineRule="auto"/>
      <w:ind w:left="851" w:hanging="851"/>
    </w:pPr>
    <w:rPr>
      <w:rFonts w:ascii="Helvetica" w:hAnsi="Helvetica"/>
      <w:spacing w:val="0"/>
      <w:sz w:val="26"/>
      <w:lang w:eastAsia="en-US"/>
    </w:rPr>
  </w:style>
  <w:style w:type="paragraph" w:customStyle="1" w:styleId="Heading3b">
    <w:name w:val="Heading 3b"/>
    <w:basedOn w:val="berschrift3"/>
    <w:semiHidden/>
    <w:rsid w:val="00990EFE"/>
    <w:pPr>
      <w:tabs>
        <w:tab w:val="clear" w:pos="720"/>
        <w:tab w:val="num" w:pos="-539"/>
      </w:tabs>
      <w:spacing w:before="480" w:after="160" w:line="240" w:lineRule="auto"/>
      <w:ind w:left="908" w:hanging="908"/>
    </w:pPr>
    <w:rPr>
      <w:rFonts w:ascii="Helvetica" w:hAnsi="Helvetica" w:cs="Arial"/>
      <w:bCs/>
      <w:iCs w:val="0"/>
      <w:spacing w:val="0"/>
      <w:szCs w:val="26"/>
      <w:lang w:val="en-GB" w:eastAsia="en-US"/>
    </w:rPr>
  </w:style>
  <w:style w:type="paragraph" w:customStyle="1" w:styleId="Heading4b">
    <w:name w:val="Heading 4b"/>
    <w:basedOn w:val="berschrift4"/>
    <w:semiHidden/>
    <w:rsid w:val="00990EFE"/>
    <w:pPr>
      <w:tabs>
        <w:tab w:val="clear" w:pos="864"/>
        <w:tab w:val="num" w:pos="-564"/>
      </w:tabs>
      <w:spacing w:before="280" w:after="120"/>
      <w:ind w:left="-564"/>
    </w:pPr>
    <w:rPr>
      <w:rFonts w:ascii="Helvetica" w:hAnsi="Helvetica"/>
      <w:b/>
      <w:szCs w:val="28"/>
      <w:lang w:eastAsia="en-US"/>
    </w:rPr>
  </w:style>
  <w:style w:type="paragraph" w:styleId="Aufzhlungszeichen2">
    <w:name w:val="List Bullet 2"/>
    <w:basedOn w:val="Standard"/>
    <w:autoRedefine/>
    <w:semiHidden/>
    <w:rsid w:val="00990EFE"/>
    <w:pPr>
      <w:widowControl w:val="0"/>
      <w:numPr>
        <w:numId w:val="9"/>
      </w:numPr>
      <w:spacing w:before="60" w:after="60"/>
    </w:pPr>
    <w:rPr>
      <w:snapToGrid w:val="0"/>
      <w:szCs w:val="20"/>
      <w:lang w:eastAsia="de-DE"/>
    </w:rPr>
  </w:style>
  <w:style w:type="paragraph" w:styleId="Aufzhlungszeichen3">
    <w:name w:val="List Bullet 3"/>
    <w:basedOn w:val="Standard"/>
    <w:autoRedefine/>
    <w:semiHidden/>
    <w:rsid w:val="00990EFE"/>
    <w:pPr>
      <w:widowControl w:val="0"/>
      <w:numPr>
        <w:numId w:val="10"/>
      </w:numPr>
      <w:spacing w:before="60" w:after="60"/>
    </w:pPr>
    <w:rPr>
      <w:snapToGrid w:val="0"/>
      <w:szCs w:val="20"/>
      <w:lang w:eastAsia="de-DE"/>
    </w:rPr>
  </w:style>
  <w:style w:type="paragraph" w:styleId="Aufzhlungszeichen4">
    <w:name w:val="List Bullet 4"/>
    <w:basedOn w:val="Standard"/>
    <w:autoRedefine/>
    <w:semiHidden/>
    <w:rsid w:val="00990EFE"/>
    <w:pPr>
      <w:widowControl w:val="0"/>
      <w:numPr>
        <w:numId w:val="11"/>
      </w:numPr>
      <w:spacing w:before="60" w:after="60"/>
    </w:pPr>
    <w:rPr>
      <w:snapToGrid w:val="0"/>
      <w:szCs w:val="20"/>
      <w:lang w:eastAsia="de-DE"/>
    </w:rPr>
  </w:style>
  <w:style w:type="paragraph" w:styleId="Aufzhlungszeichen5">
    <w:name w:val="List Bullet 5"/>
    <w:basedOn w:val="Standard"/>
    <w:autoRedefine/>
    <w:semiHidden/>
    <w:rsid w:val="00990EFE"/>
    <w:pPr>
      <w:widowControl w:val="0"/>
      <w:numPr>
        <w:numId w:val="12"/>
      </w:numPr>
      <w:spacing w:before="60" w:after="60"/>
    </w:pPr>
    <w:rPr>
      <w:snapToGrid w:val="0"/>
      <w:szCs w:val="20"/>
      <w:lang w:eastAsia="de-DE"/>
    </w:rPr>
  </w:style>
  <w:style w:type="paragraph" w:styleId="Listennummer">
    <w:name w:val="List Number"/>
    <w:basedOn w:val="Standard"/>
    <w:semiHidden/>
    <w:rsid w:val="00990EFE"/>
    <w:pPr>
      <w:widowControl w:val="0"/>
      <w:numPr>
        <w:numId w:val="13"/>
      </w:numPr>
      <w:spacing w:before="60" w:after="60"/>
    </w:pPr>
    <w:rPr>
      <w:snapToGrid w:val="0"/>
      <w:szCs w:val="20"/>
      <w:lang w:eastAsia="de-DE"/>
    </w:rPr>
  </w:style>
  <w:style w:type="paragraph" w:styleId="Listennummer2">
    <w:name w:val="List Number 2"/>
    <w:basedOn w:val="Standard"/>
    <w:semiHidden/>
    <w:rsid w:val="00990EFE"/>
    <w:pPr>
      <w:widowControl w:val="0"/>
      <w:numPr>
        <w:numId w:val="14"/>
      </w:numPr>
      <w:spacing w:before="60" w:after="60"/>
    </w:pPr>
    <w:rPr>
      <w:snapToGrid w:val="0"/>
      <w:szCs w:val="20"/>
      <w:lang w:eastAsia="de-DE"/>
    </w:rPr>
  </w:style>
  <w:style w:type="paragraph" w:styleId="Listennummer3">
    <w:name w:val="List Number 3"/>
    <w:basedOn w:val="Standard"/>
    <w:semiHidden/>
    <w:rsid w:val="00990EFE"/>
    <w:pPr>
      <w:widowControl w:val="0"/>
      <w:numPr>
        <w:numId w:val="15"/>
      </w:numPr>
      <w:spacing w:before="60" w:after="60"/>
    </w:pPr>
    <w:rPr>
      <w:snapToGrid w:val="0"/>
      <w:szCs w:val="20"/>
      <w:lang w:eastAsia="de-DE"/>
    </w:rPr>
  </w:style>
  <w:style w:type="paragraph" w:styleId="Listennummer4">
    <w:name w:val="List Number 4"/>
    <w:basedOn w:val="Standard"/>
    <w:semiHidden/>
    <w:rsid w:val="00990EFE"/>
    <w:pPr>
      <w:widowControl w:val="0"/>
      <w:numPr>
        <w:numId w:val="16"/>
      </w:numPr>
      <w:spacing w:before="60" w:after="60"/>
    </w:pPr>
    <w:rPr>
      <w:snapToGrid w:val="0"/>
      <w:szCs w:val="20"/>
      <w:lang w:eastAsia="de-DE"/>
    </w:rPr>
  </w:style>
  <w:style w:type="paragraph" w:styleId="Listennummer5">
    <w:name w:val="List Number 5"/>
    <w:basedOn w:val="Standard"/>
    <w:semiHidden/>
    <w:rsid w:val="00990EFE"/>
    <w:pPr>
      <w:widowControl w:val="0"/>
      <w:numPr>
        <w:numId w:val="17"/>
      </w:numPr>
      <w:spacing w:before="60" w:after="60"/>
    </w:pPr>
    <w:rPr>
      <w:snapToGrid w:val="0"/>
      <w:szCs w:val="20"/>
      <w:lang w:eastAsia="de-DE"/>
    </w:rPr>
  </w:style>
  <w:style w:type="paragraph" w:customStyle="1" w:styleId="Heading10">
    <w:name w:val="Heading 1*"/>
    <w:basedOn w:val="berschrift1"/>
    <w:next w:val="Standard"/>
    <w:autoRedefine/>
    <w:semiHidden/>
    <w:rsid w:val="00990EFE"/>
    <w:pPr>
      <w:keepLines/>
      <w:numPr>
        <w:numId w:val="0"/>
      </w:numPr>
      <w:tabs>
        <w:tab w:val="clear" w:pos="5040"/>
        <w:tab w:val="clear" w:pos="7200"/>
        <w:tab w:val="left" w:pos="284"/>
        <w:tab w:val="left" w:pos="1361"/>
        <w:tab w:val="left" w:pos="1531"/>
        <w:tab w:val="left" w:pos="1701"/>
        <w:tab w:val="left" w:pos="1871"/>
        <w:tab w:val="left" w:pos="2041"/>
        <w:tab w:val="left" w:pos="2211"/>
        <w:tab w:val="left" w:pos="2381"/>
        <w:tab w:val="left" w:pos="2552"/>
      </w:tabs>
      <w:suppressAutoHyphens/>
      <w:overflowPunct w:val="0"/>
      <w:autoSpaceDE w:val="0"/>
      <w:autoSpaceDN w:val="0"/>
      <w:adjustRightInd w:val="0"/>
      <w:spacing w:before="960" w:after="1600" w:line="320" w:lineRule="exact"/>
      <w:textAlignment w:val="baseline"/>
    </w:pPr>
    <w:rPr>
      <w:rFonts w:ascii="Hevetica" w:hAnsi="Hevetica"/>
      <w:spacing w:val="0"/>
      <w:sz w:val="36"/>
      <w:szCs w:val="20"/>
      <w:lang w:eastAsia="en-US"/>
    </w:rPr>
  </w:style>
  <w:style w:type="paragraph" w:customStyle="1" w:styleId="NumbItemManual">
    <w:name w:val="Numb Item Manual"/>
    <w:basedOn w:val="Textkrper-Zeileneinzug"/>
    <w:link w:val="NumbItemManualZchn"/>
    <w:rsid w:val="00990EFE"/>
    <w:pPr>
      <w:spacing w:before="40"/>
      <w:ind w:left="641" w:hanging="357"/>
    </w:pPr>
  </w:style>
  <w:style w:type="character" w:customStyle="1" w:styleId="NumbItemManualZchn">
    <w:name w:val="Numb Item Manual Zchn"/>
    <w:basedOn w:val="FunotentextZchn"/>
    <w:link w:val="NumbItemManual"/>
    <w:rsid w:val="00990EFE"/>
    <w:rPr>
      <w:rFonts w:ascii="Arial" w:hAnsi="Arial"/>
      <w:spacing w:val="4"/>
      <w:sz w:val="16"/>
      <w:szCs w:val="24"/>
      <w:lang w:val="en-GB" w:eastAsia="en-US" w:bidi="ar-SA"/>
    </w:rPr>
  </w:style>
  <w:style w:type="paragraph" w:customStyle="1" w:styleId="CODEF">
    <w:name w:val="CODEF"/>
    <w:basedOn w:val="CODE1"/>
    <w:next w:val="CODE1"/>
    <w:rsid w:val="00990EFE"/>
    <w:pPr>
      <w:spacing w:before="120"/>
    </w:pPr>
    <w:rPr>
      <w:szCs w:val="18"/>
    </w:rPr>
  </w:style>
  <w:style w:type="paragraph" w:customStyle="1" w:styleId="Body">
    <w:name w:val="Body"/>
    <w:basedOn w:val="Standard"/>
    <w:semiHidden/>
    <w:rsid w:val="00990EFE"/>
    <w:pPr>
      <w:overflowPunct w:val="0"/>
      <w:autoSpaceDE w:val="0"/>
      <w:autoSpaceDN w:val="0"/>
      <w:adjustRightInd w:val="0"/>
      <w:ind w:firstLine="342"/>
      <w:jc w:val="both"/>
      <w:textAlignment w:val="baseline"/>
    </w:pPr>
    <w:rPr>
      <w:rFonts w:ascii="Times" w:hAnsi="Times"/>
      <w:noProof/>
      <w:color w:val="000000"/>
      <w:sz w:val="22"/>
      <w:szCs w:val="20"/>
      <w:lang w:eastAsia="en-US"/>
    </w:rPr>
  </w:style>
  <w:style w:type="paragraph" w:customStyle="1" w:styleId="He2Heading">
    <w:name w:val="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Abstract">
    <w:name w:val="Abstract"/>
    <w:basedOn w:val="Standard"/>
    <w:semiHidden/>
    <w:rsid w:val="00990EFE"/>
    <w:pPr>
      <w:overflowPunct w:val="0"/>
      <w:autoSpaceDE w:val="0"/>
      <w:autoSpaceDN w:val="0"/>
      <w:adjustRightInd w:val="0"/>
      <w:spacing w:before="180"/>
      <w:ind w:left="1134" w:right="1134"/>
      <w:textAlignment w:val="baseline"/>
    </w:pPr>
    <w:rPr>
      <w:rFonts w:ascii="Times" w:hAnsi="Times"/>
      <w:noProof/>
      <w:color w:val="000000"/>
      <w:szCs w:val="20"/>
      <w:lang w:eastAsia="en-US"/>
    </w:rPr>
  </w:style>
  <w:style w:type="paragraph" w:customStyle="1" w:styleId="AbstractBody">
    <w:name w:val="AbstractBody"/>
    <w:basedOn w:val="Standard"/>
    <w:semiHidden/>
    <w:rsid w:val="00990EFE"/>
    <w:pPr>
      <w:overflowPunct w:val="0"/>
      <w:autoSpaceDE w:val="0"/>
      <w:autoSpaceDN w:val="0"/>
      <w:adjustRightInd w:val="0"/>
      <w:ind w:left="1134" w:right="1134" w:firstLine="342"/>
      <w:textAlignment w:val="baseline"/>
    </w:pPr>
    <w:rPr>
      <w:rFonts w:ascii="Times" w:hAnsi="Times"/>
      <w:noProof/>
      <w:color w:val="000000"/>
      <w:szCs w:val="20"/>
      <w:lang w:eastAsia="en-US"/>
    </w:rPr>
  </w:style>
  <w:style w:type="paragraph" w:customStyle="1" w:styleId="Appendix">
    <w:name w:val="Appendix"/>
    <w:basedOn w:val="Standard"/>
    <w:semiHidden/>
    <w:rsid w:val="00990EFE"/>
    <w:pPr>
      <w:tabs>
        <w:tab w:val="left" w:pos="686"/>
      </w:tabs>
      <w:overflowPunct w:val="0"/>
      <w:autoSpaceDE w:val="0"/>
      <w:autoSpaceDN w:val="0"/>
      <w:adjustRightInd w:val="0"/>
      <w:spacing w:after="600"/>
      <w:ind w:left="1701"/>
      <w:jc w:val="right"/>
      <w:textAlignment w:val="baseline"/>
    </w:pPr>
    <w:rPr>
      <w:rFonts w:ascii="Times" w:hAnsi="Times"/>
      <w:b/>
      <w:noProof/>
      <w:color w:val="000000"/>
      <w:sz w:val="36"/>
      <w:szCs w:val="20"/>
      <w:lang w:eastAsia="en-US"/>
    </w:rPr>
  </w:style>
  <w:style w:type="paragraph" w:customStyle="1" w:styleId="Author">
    <w:name w:val="Author"/>
    <w:basedOn w:val="Standard"/>
    <w:semiHidden/>
    <w:rsid w:val="00990EFE"/>
    <w:pPr>
      <w:overflowPunct w:val="0"/>
      <w:autoSpaceDE w:val="0"/>
      <w:autoSpaceDN w:val="0"/>
      <w:adjustRightInd w:val="0"/>
      <w:ind w:left="720" w:right="720"/>
      <w:jc w:val="center"/>
      <w:textAlignment w:val="baseline"/>
    </w:pPr>
    <w:rPr>
      <w:rFonts w:ascii="Times" w:hAnsi="Times"/>
      <w:i/>
      <w:noProof/>
      <w:color w:val="000000"/>
      <w:szCs w:val="20"/>
      <w:lang w:eastAsia="en-US"/>
    </w:rPr>
  </w:style>
  <w:style w:type="paragraph" w:customStyle="1" w:styleId="B0Body">
    <w:name w:val="B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o0Body">
    <w:name w:val="Bo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jc w:val="both"/>
      <w:textAlignment w:val="baseline"/>
    </w:pPr>
    <w:rPr>
      <w:rFonts w:ascii="Times" w:hAnsi="Times"/>
      <w:noProof/>
      <w:color w:val="000000"/>
      <w:sz w:val="22"/>
      <w:szCs w:val="20"/>
      <w:lang w:eastAsia="en-US"/>
    </w:rPr>
  </w:style>
  <w:style w:type="paragraph" w:customStyle="1" w:styleId="BoRunInBody">
    <w:name w:val="BoRunIn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u0Bullet">
    <w:name w:val="Bu0 Bullet"/>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Bu2Bullet">
    <w:name w:val="Bu2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20Bullet">
    <w:name w:val="Bu20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llet">
    <w:name w:val="Bullet"/>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Co0Code">
    <w:name w:val="Co0 Code"/>
    <w:basedOn w:val="Standard"/>
    <w:semiHidden/>
    <w:rsid w:val="00990EFE"/>
    <w:pPr>
      <w:keepNext/>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0SingleCode">
    <w:name w:val="Co0Single Code"/>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deBold">
    <w:name w:val="CodeBold"/>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textAlignment w:val="baseline"/>
    </w:pPr>
    <w:rPr>
      <w:rFonts w:ascii="Courier" w:hAnsi="Courier"/>
      <w:b/>
      <w:noProof/>
      <w:color w:val="000000"/>
      <w:sz w:val="22"/>
      <w:szCs w:val="20"/>
      <w:lang w:eastAsia="en-US"/>
    </w:rPr>
  </w:style>
  <w:style w:type="paragraph" w:customStyle="1" w:styleId="CodeSmall">
    <w:name w:val="CodeSmall"/>
    <w:basedOn w:val="Standard"/>
    <w:semiHidden/>
    <w:rsid w:val="00990EFE"/>
    <w:pPr>
      <w:tabs>
        <w:tab w:val="left" w:pos="541"/>
        <w:tab w:val="left" w:pos="897"/>
        <w:tab w:val="left" w:pos="1259"/>
        <w:tab w:val="left" w:pos="1618"/>
      </w:tabs>
      <w:overflowPunct w:val="0"/>
      <w:autoSpaceDE w:val="0"/>
      <w:autoSpaceDN w:val="0"/>
      <w:adjustRightInd w:val="0"/>
      <w:ind w:left="159"/>
      <w:textAlignment w:val="baseline"/>
    </w:pPr>
    <w:rPr>
      <w:rFonts w:ascii="Courier" w:hAnsi="Courier"/>
      <w:noProof/>
      <w:color w:val="000000"/>
      <w:sz w:val="18"/>
      <w:szCs w:val="20"/>
      <w:lang w:eastAsia="en-US"/>
    </w:rPr>
  </w:style>
  <w:style w:type="paragraph" w:customStyle="1" w:styleId="CStep">
    <w:name w:val="CStep"/>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80"/>
      <w:ind w:left="285"/>
      <w:jc w:val="both"/>
      <w:textAlignment w:val="baseline"/>
    </w:pPr>
    <w:rPr>
      <w:rFonts w:ascii="Times" w:hAnsi="Times"/>
      <w:noProof/>
      <w:color w:val="000000"/>
      <w:sz w:val="22"/>
      <w:szCs w:val="20"/>
      <w:lang w:eastAsia="en-US"/>
    </w:rPr>
  </w:style>
  <w:style w:type="paragraph" w:customStyle="1" w:styleId="Da0Dash">
    <w:name w:val="Da0 Dash"/>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Da2Dash">
    <w:name w:val="Da2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20Dash">
    <w:name w:val="Da20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sh">
    <w:name w:val="Dash"/>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Definition">
    <w:name w:val="Definition"/>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DefinitionA">
    <w:name w:val="Definition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qEquation">
    <w:name w:val="Eq* Equation"/>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20" w:after="200"/>
      <w:jc w:val="center"/>
      <w:textAlignment w:val="baseline"/>
    </w:pPr>
    <w:rPr>
      <w:rFonts w:ascii="Times" w:hAnsi="Times"/>
      <w:noProof/>
      <w:color w:val="000000"/>
      <w:szCs w:val="20"/>
      <w:lang w:eastAsia="en-US"/>
    </w:rPr>
  </w:style>
  <w:style w:type="paragraph" w:customStyle="1" w:styleId="EquationA">
    <w:name w:val="EquationA"/>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220"/>
      <w:jc w:val="center"/>
      <w:textAlignment w:val="baseline"/>
    </w:pPr>
    <w:rPr>
      <w:rFonts w:ascii="Times" w:hAnsi="Times"/>
      <w:noProof/>
      <w:color w:val="000000"/>
      <w:sz w:val="22"/>
      <w:szCs w:val="20"/>
      <w:lang w:eastAsia="en-US"/>
    </w:rPr>
  </w:style>
  <w:style w:type="paragraph" w:customStyle="1" w:styleId="ETable">
    <w:name w:val="ETab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80" w:after="80"/>
      <w:textAlignment w:val="baseline"/>
    </w:pPr>
    <w:rPr>
      <w:rFonts w:ascii="Times" w:hAnsi="Times"/>
      <w:noProof/>
      <w:color w:val="000000"/>
      <w:sz w:val="22"/>
      <w:szCs w:val="20"/>
      <w:lang w:eastAsia="en-US"/>
    </w:rPr>
  </w:style>
  <w:style w:type="paragraph" w:customStyle="1" w:styleId="Example">
    <w:name w:val="Examp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xampleA">
    <w:name w:val="Exampl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Figanchor0">
    <w:name w:val="Figanchor"/>
    <w:basedOn w:val="Standard"/>
    <w:semiHidden/>
    <w:rsid w:val="00990EFE"/>
    <w:pPr>
      <w:keepNext/>
      <w:overflowPunct w:val="0"/>
      <w:autoSpaceDE w:val="0"/>
      <w:autoSpaceDN w:val="0"/>
      <w:adjustRightInd w:val="0"/>
      <w:jc w:val="both"/>
      <w:textAlignment w:val="baseline"/>
    </w:pPr>
    <w:rPr>
      <w:rFonts w:ascii="Times" w:hAnsi="Times"/>
      <w:noProof/>
      <w:color w:val="000000"/>
      <w:sz w:val="16"/>
      <w:szCs w:val="20"/>
      <w:lang w:eastAsia="en-US"/>
    </w:rPr>
  </w:style>
  <w:style w:type="paragraph" w:customStyle="1" w:styleId="Figure0">
    <w:name w:val="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FigureA">
    <w:name w:val="Figur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40" w:after="80"/>
      <w:textAlignment w:val="baseline"/>
    </w:pPr>
    <w:rPr>
      <w:rFonts w:ascii="Times" w:hAnsi="Times"/>
      <w:i/>
      <w:noProof/>
      <w:color w:val="000000"/>
      <w:szCs w:val="20"/>
      <w:lang w:eastAsia="en-US"/>
    </w:rPr>
  </w:style>
  <w:style w:type="paragraph" w:customStyle="1" w:styleId="Footnote">
    <w:name w:val="Footnote"/>
    <w:basedOn w:val="Standard"/>
    <w:rsid w:val="00990EFE"/>
    <w:pPr>
      <w:overflowPunct w:val="0"/>
      <w:autoSpaceDE w:val="0"/>
      <w:autoSpaceDN w:val="0"/>
      <w:adjustRightInd w:val="0"/>
      <w:ind w:left="567" w:right="359" w:hanging="208"/>
      <w:textAlignment w:val="baseline"/>
    </w:pPr>
    <w:rPr>
      <w:rFonts w:ascii="Times" w:hAnsi="Times"/>
      <w:noProof/>
      <w:color w:val="000000"/>
      <w:szCs w:val="20"/>
      <w:lang w:eastAsia="en-US"/>
    </w:rPr>
  </w:style>
  <w:style w:type="paragraph" w:customStyle="1" w:styleId="He1Heading">
    <w:name w:val="He1 Heading"/>
    <w:basedOn w:val="Standard"/>
    <w:semiHidden/>
    <w:rsid w:val="00990EFE"/>
    <w:pPr>
      <w:tabs>
        <w:tab w:val="left" w:pos="681"/>
      </w:tabs>
      <w:overflowPunct w:val="0"/>
      <w:autoSpaceDE w:val="0"/>
      <w:autoSpaceDN w:val="0"/>
      <w:adjustRightInd w:val="0"/>
      <w:spacing w:before="600" w:after="600"/>
      <w:ind w:left="1701" w:hanging="1701"/>
      <w:jc w:val="right"/>
      <w:textAlignment w:val="baseline"/>
    </w:pPr>
    <w:rPr>
      <w:rFonts w:ascii="Times" w:hAnsi="Times"/>
      <w:noProof/>
      <w:color w:val="000000"/>
      <w:sz w:val="36"/>
      <w:szCs w:val="20"/>
      <w:lang w:eastAsia="en-US"/>
    </w:rPr>
  </w:style>
  <w:style w:type="paragraph" w:customStyle="1" w:styleId="He1Heading0">
    <w:name w:val="He1*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1ContinueHeading">
    <w:name w:val="He1Continue Heading"/>
    <w:basedOn w:val="Standard"/>
    <w:semiHidden/>
    <w:rsid w:val="00990EFE"/>
    <w:pPr>
      <w:tabs>
        <w:tab w:val="left" w:pos="681"/>
      </w:tabs>
      <w:overflowPunct w:val="0"/>
      <w:autoSpaceDE w:val="0"/>
      <w:autoSpaceDN w:val="0"/>
      <w:adjustRightInd w:val="0"/>
      <w:spacing w:after="1000"/>
      <w:ind w:left="681" w:hanging="681"/>
      <w:jc w:val="right"/>
      <w:textAlignment w:val="baseline"/>
    </w:pPr>
    <w:rPr>
      <w:rFonts w:ascii="Times" w:hAnsi="Times"/>
      <w:b/>
      <w:noProof/>
      <w:color w:val="000000"/>
      <w:sz w:val="36"/>
      <w:szCs w:val="20"/>
      <w:lang w:eastAsia="en-US"/>
    </w:rPr>
  </w:style>
  <w:style w:type="paragraph" w:customStyle="1" w:styleId="He1PostHeading">
    <w:name w:val="He1Post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3Heading">
    <w:name w:val="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4Heading">
    <w:name w:val="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5Heading">
    <w:name w:val="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HeA2Heading">
    <w:name w:val="HeA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HeA3Heading">
    <w:name w:val="HeA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A4Heading">
    <w:name w:val="HeA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AnyHeading">
    <w:name w:val="HeAny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paragraph" w:customStyle="1" w:styleId="HeRunInHeading">
    <w:name w:val="HeRunIn Heading"/>
    <w:basedOn w:val="Standard"/>
    <w:semiHidden/>
    <w:rsid w:val="00990EFE"/>
    <w:pPr>
      <w:keepNext/>
      <w:tabs>
        <w:tab w:val="left" w:pos="1005"/>
      </w:tabs>
      <w:overflowPunct w:val="0"/>
      <w:autoSpaceDE w:val="0"/>
      <w:autoSpaceDN w:val="0"/>
      <w:adjustRightInd w:val="0"/>
      <w:spacing w:before="200"/>
      <w:ind w:left="863" w:hanging="863"/>
      <w:textAlignment w:val="baseline"/>
    </w:pPr>
    <w:rPr>
      <w:rFonts w:ascii="Times" w:hAnsi="Times"/>
      <w:b/>
      <w:noProof/>
      <w:color w:val="000000"/>
      <w:sz w:val="22"/>
      <w:szCs w:val="20"/>
      <w:lang w:eastAsia="en-US"/>
    </w:rPr>
  </w:style>
  <w:style w:type="paragraph" w:customStyle="1" w:styleId="HeSub1Heading">
    <w:name w:val="HeSub1 Heading"/>
    <w:basedOn w:val="Standard"/>
    <w:semiHidden/>
    <w:rsid w:val="00990EFE"/>
    <w:pPr>
      <w:keepNext/>
      <w:tabs>
        <w:tab w:val="left" w:pos="1005"/>
      </w:tabs>
      <w:overflowPunct w:val="0"/>
      <w:autoSpaceDE w:val="0"/>
      <w:autoSpaceDN w:val="0"/>
      <w:adjustRightInd w:val="0"/>
      <w:spacing w:before="260" w:after="160"/>
      <w:ind w:left="863" w:hanging="863"/>
      <w:textAlignment w:val="baseline"/>
    </w:pPr>
    <w:rPr>
      <w:rFonts w:ascii="Times" w:hAnsi="Times"/>
      <w:b/>
      <w:noProof/>
      <w:color w:val="000000"/>
      <w:sz w:val="22"/>
      <w:szCs w:val="20"/>
      <w:lang w:eastAsia="en-US"/>
    </w:rPr>
  </w:style>
  <w:style w:type="paragraph" w:customStyle="1" w:styleId="HeSub2Heading">
    <w:name w:val="HeSub2 Heading"/>
    <w:basedOn w:val="Standard"/>
    <w:semiHidden/>
    <w:rsid w:val="00990EFE"/>
    <w:pPr>
      <w:keepNext/>
      <w:tabs>
        <w:tab w:val="left" w:pos="1005"/>
      </w:tabs>
      <w:overflowPunct w:val="0"/>
      <w:autoSpaceDE w:val="0"/>
      <w:autoSpaceDN w:val="0"/>
      <w:adjustRightInd w:val="0"/>
      <w:spacing w:before="100" w:after="200"/>
      <w:ind w:left="863" w:hanging="863"/>
      <w:textAlignment w:val="baseline"/>
    </w:pPr>
    <w:rPr>
      <w:rFonts w:ascii="Times" w:hAnsi="Times"/>
      <w:i/>
      <w:noProof/>
      <w:color w:val="000000"/>
      <w:sz w:val="22"/>
      <w:szCs w:val="20"/>
      <w:lang w:eastAsia="en-US"/>
    </w:rPr>
  </w:style>
  <w:style w:type="paragraph" w:customStyle="1" w:styleId="IBItemBody">
    <w:name w:val="IB ItemBody"/>
    <w:basedOn w:val="Standard"/>
    <w:semiHidden/>
    <w:rsid w:val="00990EFE"/>
    <w:pPr>
      <w:overflowPunct w:val="0"/>
      <w:autoSpaceDE w:val="0"/>
      <w:autoSpaceDN w:val="0"/>
      <w:adjustRightInd w:val="0"/>
      <w:ind w:left="342" w:firstLine="339"/>
      <w:jc w:val="both"/>
      <w:textAlignment w:val="baseline"/>
    </w:pPr>
    <w:rPr>
      <w:rFonts w:ascii="Times" w:hAnsi="Times"/>
      <w:noProof/>
      <w:color w:val="000000"/>
      <w:sz w:val="22"/>
      <w:szCs w:val="20"/>
      <w:lang w:eastAsia="en-US"/>
    </w:rPr>
  </w:style>
  <w:style w:type="paragraph" w:customStyle="1" w:styleId="IB2ItemBody">
    <w:name w:val="IB2 ItemBody"/>
    <w:basedOn w:val="Standard"/>
    <w:semiHidden/>
    <w:rsid w:val="00990EFE"/>
    <w:pPr>
      <w:overflowPunct w:val="0"/>
      <w:autoSpaceDE w:val="0"/>
      <w:autoSpaceDN w:val="0"/>
      <w:adjustRightInd w:val="0"/>
      <w:ind w:left="681" w:firstLine="342"/>
      <w:jc w:val="both"/>
      <w:textAlignment w:val="baseline"/>
    </w:pPr>
    <w:rPr>
      <w:rFonts w:ascii="Times" w:hAnsi="Times"/>
      <w:noProof/>
      <w:color w:val="000000"/>
      <w:sz w:val="22"/>
      <w:szCs w:val="20"/>
      <w:lang w:eastAsia="en-US"/>
    </w:rPr>
  </w:style>
  <w:style w:type="paragraph" w:customStyle="1" w:styleId="It0Item">
    <w:name w:val="It0 Item"/>
    <w:basedOn w:val="Standard"/>
    <w:semiHidden/>
    <w:rsid w:val="00990EFE"/>
    <w:pPr>
      <w:tabs>
        <w:tab w:val="left" w:pos="342"/>
      </w:tabs>
      <w:overflowPunct w:val="0"/>
      <w:autoSpaceDE w:val="0"/>
      <w:autoSpaceDN w:val="0"/>
      <w:adjustRightInd w:val="0"/>
      <w:spacing w:before="200"/>
      <w:ind w:left="342" w:hanging="342"/>
      <w:jc w:val="both"/>
      <w:textAlignment w:val="baseline"/>
    </w:pPr>
    <w:rPr>
      <w:rFonts w:ascii="Times" w:hAnsi="Times"/>
      <w:noProof/>
      <w:color w:val="000000"/>
      <w:sz w:val="22"/>
      <w:szCs w:val="20"/>
      <w:lang w:eastAsia="en-US"/>
    </w:rPr>
  </w:style>
  <w:style w:type="paragraph" w:customStyle="1" w:styleId="It2Item">
    <w:name w:val="It2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20Item">
    <w:name w:val="It20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emNamed">
    <w:name w:val="ItemNamed"/>
    <w:basedOn w:val="Standard"/>
    <w:semiHidden/>
    <w:rsid w:val="00990EFE"/>
    <w:pPr>
      <w:tabs>
        <w:tab w:val="left" w:pos="285"/>
      </w:tabs>
      <w:overflowPunct w:val="0"/>
      <w:autoSpaceDE w:val="0"/>
      <w:autoSpaceDN w:val="0"/>
      <w:adjustRightInd w:val="0"/>
      <w:spacing w:before="120"/>
      <w:ind w:left="285" w:hanging="285"/>
      <w:jc w:val="both"/>
      <w:textAlignment w:val="baseline"/>
    </w:pPr>
    <w:rPr>
      <w:rFonts w:ascii="Times" w:hAnsi="Times"/>
      <w:noProof/>
      <w:color w:val="000000"/>
      <w:sz w:val="22"/>
      <w:szCs w:val="20"/>
      <w:lang w:eastAsia="en-US"/>
    </w:rPr>
  </w:style>
  <w:style w:type="paragraph" w:customStyle="1" w:styleId="MappingTableCell">
    <w:name w:val="Mapping Table Cell"/>
    <w:basedOn w:val="Standard"/>
    <w:semiHidden/>
    <w:rsid w:val="00990EFE"/>
    <w:pPr>
      <w:overflowPunct w:val="0"/>
      <w:autoSpaceDE w:val="0"/>
      <w:autoSpaceDN w:val="0"/>
      <w:adjustRightInd w:val="0"/>
      <w:spacing w:before="40" w:after="40"/>
      <w:textAlignment w:val="baseline"/>
    </w:pPr>
    <w:rPr>
      <w:rFonts w:ascii="Times" w:hAnsi="Times"/>
      <w:noProof/>
      <w:color w:val="000000"/>
      <w:szCs w:val="20"/>
      <w:lang w:eastAsia="en-US"/>
    </w:rPr>
  </w:style>
  <w:style w:type="paragraph" w:customStyle="1" w:styleId="MappingTableTitle">
    <w:name w:val="Mapping Table Title"/>
    <w:basedOn w:val="Standard"/>
    <w:semiHidden/>
    <w:rsid w:val="00990EFE"/>
    <w:pPr>
      <w:overflowPunct w:val="0"/>
      <w:autoSpaceDE w:val="0"/>
      <w:autoSpaceDN w:val="0"/>
      <w:adjustRightInd w:val="0"/>
      <w:spacing w:before="40" w:after="40"/>
      <w:textAlignment w:val="baseline"/>
    </w:pPr>
    <w:rPr>
      <w:rFonts w:ascii="Times" w:hAnsi="Times"/>
      <w:noProof/>
      <w:color w:val="000000"/>
      <w:sz w:val="28"/>
      <w:szCs w:val="20"/>
      <w:lang w:eastAsia="en-US"/>
    </w:rPr>
  </w:style>
  <w:style w:type="paragraph" w:customStyle="1" w:styleId="Na0NamedItem">
    <w:name w:val="Na0 NamedItem"/>
    <w:basedOn w:val="Standard"/>
    <w:semiHidden/>
    <w:rsid w:val="00990EFE"/>
    <w:pPr>
      <w:keepNext/>
      <w:tabs>
        <w:tab w:val="left" w:pos="342"/>
      </w:tabs>
      <w:overflowPunct w:val="0"/>
      <w:autoSpaceDE w:val="0"/>
      <w:autoSpaceDN w:val="0"/>
      <w:adjustRightInd w:val="0"/>
      <w:spacing w:before="200"/>
      <w:ind w:left="342" w:hanging="342"/>
      <w:textAlignment w:val="baseline"/>
    </w:pPr>
    <w:rPr>
      <w:rFonts w:ascii="Times" w:hAnsi="Times"/>
      <w:b/>
      <w:noProof/>
      <w:color w:val="000000"/>
      <w:sz w:val="22"/>
      <w:szCs w:val="20"/>
      <w:lang w:eastAsia="en-US"/>
    </w:rPr>
  </w:style>
  <w:style w:type="paragraph" w:customStyle="1" w:styleId="NamedItem">
    <w:name w:val="NamedItem"/>
    <w:basedOn w:val="Standard"/>
    <w:semiHidden/>
    <w:rsid w:val="00990EFE"/>
    <w:pPr>
      <w:keepNext/>
      <w:tabs>
        <w:tab w:val="left" w:pos="342"/>
      </w:tabs>
      <w:overflowPunct w:val="0"/>
      <w:autoSpaceDE w:val="0"/>
      <w:autoSpaceDN w:val="0"/>
      <w:adjustRightInd w:val="0"/>
      <w:spacing w:before="100"/>
      <w:ind w:left="342" w:hanging="342"/>
      <w:textAlignment w:val="baseline"/>
    </w:pPr>
    <w:rPr>
      <w:rFonts w:ascii="Times" w:hAnsi="Times"/>
      <w:b/>
      <w:noProof/>
      <w:color w:val="000000"/>
      <w:sz w:val="22"/>
      <w:szCs w:val="20"/>
      <w:lang w:eastAsia="en-US"/>
    </w:rPr>
  </w:style>
  <w:style w:type="paragraph" w:customStyle="1" w:styleId="NBNamedBody">
    <w:name w:val="NB NamedBody"/>
    <w:basedOn w:val="Standard"/>
    <w:semiHidden/>
    <w:rsid w:val="00990EFE"/>
    <w:pPr>
      <w:overflowPunct w:val="0"/>
      <w:autoSpaceDE w:val="0"/>
      <w:autoSpaceDN w:val="0"/>
      <w:adjustRightInd w:val="0"/>
      <w:ind w:left="681"/>
      <w:jc w:val="both"/>
      <w:textAlignment w:val="baseline"/>
    </w:pPr>
    <w:rPr>
      <w:rFonts w:ascii="Times" w:hAnsi="Times"/>
      <w:noProof/>
      <w:color w:val="000000"/>
      <w:sz w:val="22"/>
      <w:szCs w:val="20"/>
      <w:lang w:eastAsia="en-US"/>
    </w:rPr>
  </w:style>
  <w:style w:type="paragraph" w:customStyle="1" w:styleId="Qu0Quote">
    <w:name w:val="Qu0 Quot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ind w:left="342" w:right="342"/>
      <w:jc w:val="both"/>
      <w:textAlignment w:val="baseline"/>
    </w:pPr>
    <w:rPr>
      <w:rFonts w:ascii="Times" w:hAnsi="Times"/>
      <w:i/>
      <w:noProof/>
      <w:color w:val="000000"/>
      <w:sz w:val="22"/>
      <w:szCs w:val="20"/>
      <w:lang w:eastAsia="en-US"/>
    </w:rPr>
  </w:style>
  <w:style w:type="paragraph" w:customStyle="1" w:styleId="Quote1">
    <w:name w:val="Quote1"/>
    <w:basedOn w:val="Standard"/>
    <w:semiHidden/>
    <w:rsid w:val="00990EFE"/>
    <w:pPr>
      <w:overflowPunct w:val="0"/>
      <w:autoSpaceDE w:val="0"/>
      <w:autoSpaceDN w:val="0"/>
      <w:adjustRightInd w:val="0"/>
      <w:ind w:left="342" w:right="342" w:firstLine="339"/>
      <w:jc w:val="both"/>
      <w:textAlignment w:val="baseline"/>
    </w:pPr>
    <w:rPr>
      <w:rFonts w:ascii="Times" w:hAnsi="Times"/>
      <w:i/>
      <w:noProof/>
      <w:color w:val="000000"/>
      <w:sz w:val="22"/>
      <w:szCs w:val="20"/>
      <w:lang w:eastAsia="en-US"/>
    </w:rPr>
  </w:style>
  <w:style w:type="paragraph" w:customStyle="1" w:styleId="Reference0">
    <w:name w:val="Reference"/>
    <w:basedOn w:val="Standard"/>
    <w:rsid w:val="00990EFE"/>
    <w:pPr>
      <w:tabs>
        <w:tab w:val="left" w:pos="1023"/>
      </w:tabs>
      <w:overflowPunct w:val="0"/>
      <w:autoSpaceDE w:val="0"/>
      <w:autoSpaceDN w:val="0"/>
      <w:adjustRightInd w:val="0"/>
      <w:spacing w:before="120"/>
      <w:ind w:left="1023" w:hanging="1023"/>
      <w:textAlignment w:val="baseline"/>
    </w:pPr>
    <w:rPr>
      <w:noProof/>
      <w:color w:val="000000"/>
      <w:szCs w:val="20"/>
      <w:lang w:eastAsia="en-US"/>
    </w:rPr>
  </w:style>
  <w:style w:type="paragraph" w:customStyle="1" w:styleId="TabAnchor">
    <w:name w:val="TabAnchor"/>
    <w:basedOn w:val="Standard"/>
    <w:semiHidden/>
    <w:rsid w:val="00990EFE"/>
    <w:pPr>
      <w:keepNext/>
      <w:overflowPunct w:val="0"/>
      <w:autoSpaceDE w:val="0"/>
      <w:autoSpaceDN w:val="0"/>
      <w:adjustRightInd w:val="0"/>
      <w:spacing w:before="200"/>
      <w:jc w:val="both"/>
      <w:textAlignment w:val="baseline"/>
    </w:pPr>
    <w:rPr>
      <w:rFonts w:ascii="Times" w:hAnsi="Times"/>
      <w:noProof/>
      <w:color w:val="000000"/>
      <w:sz w:val="16"/>
      <w:szCs w:val="20"/>
      <w:lang w:eastAsia="en-US"/>
    </w:rPr>
  </w:style>
  <w:style w:type="paragraph" w:customStyle="1" w:styleId="Table">
    <w:name w:val="Table"/>
    <w:basedOn w:val="Standard"/>
    <w:rsid w:val="00990EFE"/>
    <w:pPr>
      <w:tabs>
        <w:tab w:val="left" w:pos="285"/>
      </w:tabs>
      <w:overflowPunct w:val="0"/>
      <w:autoSpaceDE w:val="0"/>
      <w:autoSpaceDN w:val="0"/>
      <w:adjustRightInd w:val="0"/>
      <w:spacing w:before="160" w:after="80"/>
      <w:jc w:val="center"/>
      <w:textAlignment w:val="baseline"/>
    </w:pPr>
    <w:rPr>
      <w:rFonts w:ascii="Times" w:hAnsi="Times"/>
      <w:b/>
      <w:noProof/>
      <w:color w:val="000000"/>
      <w:szCs w:val="20"/>
      <w:lang w:eastAsia="en-US"/>
    </w:rPr>
  </w:style>
  <w:style w:type="paragraph" w:customStyle="1" w:styleId="TableFootnote">
    <w:name w:val="TableFootnote"/>
    <w:basedOn w:val="Standard"/>
    <w:rsid w:val="00990EFE"/>
    <w:pPr>
      <w:overflowPunct w:val="0"/>
      <w:autoSpaceDE w:val="0"/>
      <w:autoSpaceDN w:val="0"/>
      <w:adjustRightInd w:val="0"/>
      <w:ind w:left="359" w:right="359"/>
      <w:textAlignment w:val="baseline"/>
    </w:pPr>
    <w:rPr>
      <w:rFonts w:ascii="Times" w:hAnsi="Times"/>
      <w:noProof/>
      <w:color w:val="000000"/>
      <w:szCs w:val="20"/>
      <w:lang w:eastAsia="en-US"/>
    </w:rPr>
  </w:style>
  <w:style w:type="paragraph" w:customStyle="1" w:styleId="TableTitle0">
    <w:name w:val="TableTitle"/>
    <w:basedOn w:val="Standard"/>
    <w:semiHidden/>
    <w:rsid w:val="00990EFE"/>
    <w:pPr>
      <w:overflowPunct w:val="0"/>
      <w:autoSpaceDE w:val="0"/>
      <w:autoSpaceDN w:val="0"/>
      <w:adjustRightInd w:val="0"/>
      <w:jc w:val="center"/>
      <w:textAlignment w:val="baseline"/>
    </w:pPr>
    <w:rPr>
      <w:rFonts w:ascii="Times" w:hAnsi="Times"/>
      <w:b/>
      <w:noProof/>
      <w:color w:val="000000"/>
      <w:szCs w:val="20"/>
      <w:lang w:eastAsia="en-US"/>
    </w:rPr>
  </w:style>
  <w:style w:type="paragraph" w:customStyle="1" w:styleId="Text">
    <w:name w:val="Text"/>
    <w:basedOn w:val="Standard"/>
    <w:semiHidden/>
    <w:rsid w:val="00990EFE"/>
    <w:pPr>
      <w:tabs>
        <w:tab w:val="left" w:pos="1701"/>
        <w:tab w:val="left" w:pos="3402"/>
        <w:tab w:val="left" w:pos="5103"/>
        <w:tab w:val="left" w:pos="6804"/>
        <w:tab w:val="left" w:pos="8505"/>
      </w:tabs>
      <w:overflowPunct w:val="0"/>
      <w:autoSpaceDE w:val="0"/>
      <w:autoSpaceDN w:val="0"/>
      <w:adjustRightInd w:val="0"/>
      <w:textAlignment w:val="baseline"/>
    </w:pPr>
    <w:rPr>
      <w:rFonts w:ascii="Courier" w:hAnsi="Courier"/>
      <w:noProof/>
      <w:color w:val="000000"/>
      <w:szCs w:val="20"/>
      <w:lang w:eastAsia="en-US"/>
    </w:rPr>
  </w:style>
  <w:style w:type="paragraph" w:customStyle="1" w:styleId="Theorem">
    <w:name w:val="Theorem"/>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TheoremA">
    <w:name w:val="Theorem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styleId="Titel">
    <w:name w:val="Title"/>
    <w:basedOn w:val="Standard"/>
    <w:qFormat/>
    <w:rsid w:val="00990EFE"/>
    <w:rPr>
      <w:rFonts w:ascii="Times" w:hAnsi="Times"/>
      <w:b/>
      <w:noProof/>
      <w:color w:val="000000"/>
      <w:sz w:val="44"/>
      <w:szCs w:val="20"/>
      <w:lang w:eastAsia="en-US"/>
    </w:rPr>
  </w:style>
  <w:style w:type="paragraph" w:customStyle="1" w:styleId="xFigure">
    <w:name w:val="x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xHe1Heading">
    <w:name w:val="xHe1 Heading"/>
    <w:basedOn w:val="Standard"/>
    <w:semiHidden/>
    <w:rsid w:val="00990EFE"/>
    <w:pPr>
      <w:keepNext/>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0">
    <w:name w:val="xHe1* Heading"/>
    <w:basedOn w:val="Standard"/>
    <w:semiHidden/>
    <w:rsid w:val="00990EFE"/>
    <w:pPr>
      <w:keepNext/>
      <w:tabs>
        <w:tab w:val="left" w:pos="433"/>
      </w:tabs>
      <w:overflowPunct w:val="0"/>
      <w:autoSpaceDE w:val="0"/>
      <w:autoSpaceDN w:val="0"/>
      <w:adjustRightInd w:val="0"/>
      <w:spacing w:before="600" w:after="200" w:line="360" w:lineRule="atLeast"/>
      <w:textAlignment w:val="baseline"/>
    </w:pPr>
    <w:rPr>
      <w:rFonts w:ascii="Times" w:hAnsi="Times"/>
      <w:b/>
      <w:noProof/>
      <w:color w:val="000000"/>
      <w:sz w:val="36"/>
      <w:szCs w:val="20"/>
      <w:lang w:eastAsia="en-US"/>
    </w:rPr>
  </w:style>
  <w:style w:type="paragraph" w:customStyle="1" w:styleId="xHe1Heading1">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2">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2Heading">
    <w:name w:val="x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xHe2Heading0">
    <w:name w:val="xHe2* Heading"/>
    <w:basedOn w:val="Standard"/>
    <w:semiHidden/>
    <w:rsid w:val="00990EFE"/>
    <w:pPr>
      <w:keepNext/>
      <w:tabs>
        <w:tab w:val="left" w:pos="576"/>
      </w:tabs>
      <w:overflowPunct w:val="0"/>
      <w:autoSpaceDE w:val="0"/>
      <w:autoSpaceDN w:val="0"/>
      <w:adjustRightInd w:val="0"/>
      <w:spacing w:before="480" w:after="80"/>
      <w:textAlignment w:val="baseline"/>
    </w:pPr>
    <w:rPr>
      <w:rFonts w:ascii="Times" w:hAnsi="Times"/>
      <w:b/>
      <w:noProof/>
      <w:color w:val="000000"/>
      <w:sz w:val="28"/>
      <w:szCs w:val="20"/>
      <w:lang w:eastAsia="en-US"/>
    </w:rPr>
  </w:style>
  <w:style w:type="paragraph" w:customStyle="1" w:styleId="xHe2Heading1">
    <w:name w:val="xHe2+ Heading"/>
    <w:basedOn w:val="Standard"/>
    <w:semiHidden/>
    <w:rsid w:val="00990EFE"/>
    <w:pPr>
      <w:tabs>
        <w:tab w:val="left" w:pos="738"/>
      </w:tabs>
      <w:overflowPunct w:val="0"/>
      <w:autoSpaceDE w:val="0"/>
      <w:autoSpaceDN w:val="0"/>
      <w:adjustRightInd w:val="0"/>
      <w:spacing w:before="480" w:after="80"/>
      <w:ind w:left="738" w:hanging="738"/>
      <w:textAlignment w:val="baseline"/>
    </w:pPr>
    <w:rPr>
      <w:rFonts w:ascii="Times" w:hAnsi="Times"/>
      <w:b/>
      <w:noProof/>
      <w:color w:val="000000"/>
      <w:sz w:val="28"/>
      <w:szCs w:val="20"/>
      <w:lang w:eastAsia="en-US"/>
    </w:rPr>
  </w:style>
  <w:style w:type="paragraph" w:customStyle="1" w:styleId="xHe3Heading">
    <w:name w:val="x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xHe3Heading0">
    <w:name w:val="xHe3* Heading"/>
    <w:basedOn w:val="Standard"/>
    <w:semiHidden/>
    <w:rsid w:val="00990EFE"/>
    <w:pPr>
      <w:keepNext/>
      <w:tabs>
        <w:tab w:val="left" w:pos="720"/>
      </w:tabs>
      <w:overflowPunct w:val="0"/>
      <w:autoSpaceDE w:val="0"/>
      <w:autoSpaceDN w:val="0"/>
      <w:adjustRightInd w:val="0"/>
      <w:spacing w:before="400"/>
      <w:textAlignment w:val="baseline"/>
    </w:pPr>
    <w:rPr>
      <w:rFonts w:ascii="Times" w:hAnsi="Times"/>
      <w:b/>
      <w:noProof/>
      <w:color w:val="000000"/>
      <w:szCs w:val="20"/>
      <w:lang w:eastAsia="en-US"/>
    </w:rPr>
  </w:style>
  <w:style w:type="paragraph" w:customStyle="1" w:styleId="xHe4Heading">
    <w:name w:val="x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xHe4Heading0">
    <w:name w:val="xHe4* Heading"/>
    <w:basedOn w:val="Standard"/>
    <w:semiHidden/>
    <w:rsid w:val="00990EFE"/>
    <w:pPr>
      <w:keepNext/>
      <w:tabs>
        <w:tab w:val="left" w:pos="863"/>
      </w:tabs>
      <w:overflowPunct w:val="0"/>
      <w:autoSpaceDE w:val="0"/>
      <w:autoSpaceDN w:val="0"/>
      <w:adjustRightInd w:val="0"/>
      <w:spacing w:before="320"/>
      <w:textAlignment w:val="baseline"/>
    </w:pPr>
    <w:rPr>
      <w:rFonts w:ascii="Times" w:hAnsi="Times"/>
      <w:b/>
      <w:noProof/>
      <w:color w:val="000000"/>
      <w:szCs w:val="20"/>
      <w:lang w:eastAsia="en-US"/>
    </w:rPr>
  </w:style>
  <w:style w:type="paragraph" w:customStyle="1" w:styleId="xHe5Heading">
    <w:name w:val="x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xHe5Heading0">
    <w:name w:val="xHe5*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character" w:customStyle="1" w:styleId="Bold">
    <w:name w:val="Bold"/>
    <w:semiHidden/>
    <w:rsid w:val="00990EFE"/>
    <w:rPr>
      <w:b/>
    </w:rPr>
  </w:style>
  <w:style w:type="character" w:customStyle="1" w:styleId="EquationVariables">
    <w:name w:val="EquationVariables"/>
    <w:semiHidden/>
    <w:rsid w:val="00990EFE"/>
    <w:rPr>
      <w:i/>
    </w:rPr>
  </w:style>
  <w:style w:type="character" w:customStyle="1" w:styleId="Invisible">
    <w:name w:val="Invisible"/>
    <w:semiHidden/>
    <w:rsid w:val="00990EFE"/>
    <w:rPr>
      <w:rFonts w:ascii="Times" w:hAnsi="Times"/>
      <w:i/>
      <w:color w:val="FF0000"/>
      <w:sz w:val="22"/>
    </w:rPr>
  </w:style>
  <w:style w:type="character" w:customStyle="1" w:styleId="Plain">
    <w:name w:val="Plain"/>
    <w:rsid w:val="00990EFE"/>
    <w:rPr>
      <w:rFonts w:ascii="Times" w:hAnsi="Times"/>
      <w:sz w:val="22"/>
    </w:rPr>
  </w:style>
  <w:style w:type="character" w:customStyle="1" w:styleId="Superscript">
    <w:name w:val="Superscript"/>
    <w:semiHidden/>
    <w:rsid w:val="00990EFE"/>
    <w:rPr>
      <w:rFonts w:ascii="Times" w:hAnsi="Times"/>
      <w:sz w:val="20"/>
      <w:vertAlign w:val="superscript"/>
    </w:rPr>
  </w:style>
  <w:style w:type="character" w:customStyle="1" w:styleId="Symbol">
    <w:name w:val="Symbol"/>
    <w:semiHidden/>
    <w:rsid w:val="00990EFE"/>
    <w:rPr>
      <w:rFonts w:ascii="Symbol" w:hAnsi="Symbol"/>
      <w:sz w:val="24"/>
    </w:rPr>
  </w:style>
  <w:style w:type="character" w:customStyle="1" w:styleId="symitalic">
    <w:name w:val="symitalic"/>
    <w:semiHidden/>
    <w:rsid w:val="00990EFE"/>
    <w:rPr>
      <w:rFonts w:ascii="Symbol" w:hAnsi="Symbol"/>
      <w:sz w:val="22"/>
    </w:rPr>
  </w:style>
  <w:style w:type="paragraph" w:styleId="StandardWeb">
    <w:name w:val="Normal (Web)"/>
    <w:basedOn w:val="Standard"/>
    <w:rsid w:val="00990EFE"/>
    <w:pPr>
      <w:spacing w:before="100" w:beforeAutospacing="1" w:after="100" w:afterAutospacing="1"/>
    </w:pPr>
    <w:rPr>
      <w:rFonts w:cs="Arial"/>
      <w:lang w:eastAsia="en-US"/>
    </w:rPr>
  </w:style>
  <w:style w:type="character" w:customStyle="1" w:styleId="StyleCODEBold">
    <w:name w:val="Style CODE + Bold"/>
    <w:basedOn w:val="CODE"/>
    <w:rsid w:val="00990EFE"/>
    <w:rPr>
      <w:rFonts w:ascii="Courier New" w:hAnsi="Courier New"/>
      <w:b/>
      <w:bCs/>
      <w:sz w:val="19"/>
    </w:rPr>
  </w:style>
  <w:style w:type="paragraph" w:customStyle="1" w:styleId="Preformatted">
    <w:name w:val="Preformatted"/>
    <w:basedOn w:val="Standard"/>
    <w:rsid w:val="00990EF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overflowPunct w:val="0"/>
      <w:autoSpaceDE w:val="0"/>
      <w:autoSpaceDN w:val="0"/>
      <w:adjustRightInd w:val="0"/>
      <w:ind w:firstLine="227"/>
      <w:jc w:val="both"/>
      <w:textAlignment w:val="baseline"/>
    </w:pPr>
    <w:rPr>
      <w:rFonts w:ascii="Courier New" w:hAnsi="Courier New"/>
      <w:sz w:val="21"/>
      <w:szCs w:val="20"/>
      <w:lang w:eastAsia="en-US"/>
    </w:rPr>
  </w:style>
  <w:style w:type="character" w:customStyle="1" w:styleId="Typewriter">
    <w:name w:val="Typewriter"/>
    <w:rsid w:val="00990EFE"/>
    <w:rPr>
      <w:rFonts w:ascii="Courier New" w:hAnsi="Courier New"/>
      <w:sz w:val="20"/>
    </w:rPr>
  </w:style>
  <w:style w:type="paragraph" w:styleId="Blocktext">
    <w:name w:val="Block Text"/>
    <w:basedOn w:val="Standard"/>
    <w:link w:val="BlocktextZchn"/>
    <w:rsid w:val="00990EFE"/>
    <w:pPr>
      <w:spacing w:after="120"/>
      <w:ind w:left="1440" w:right="1440"/>
    </w:pPr>
    <w:rPr>
      <w:lang w:eastAsia="en-US"/>
    </w:rPr>
  </w:style>
  <w:style w:type="paragraph" w:customStyle="1" w:styleId="Appendix1">
    <w:name w:val="Appendix1"/>
    <w:basedOn w:val="Standard"/>
    <w:next w:val="Textkrper"/>
    <w:rsid w:val="00990EFE"/>
    <w:pPr>
      <w:pageBreakBefore/>
      <w:numPr>
        <w:numId w:val="19"/>
      </w:numPr>
      <w:tabs>
        <w:tab w:val="left" w:pos="1600"/>
      </w:tabs>
      <w:spacing w:before="360" w:after="240"/>
      <w:ind w:left="0"/>
      <w:outlineLvl w:val="0"/>
    </w:pPr>
    <w:rPr>
      <w:b/>
      <w:sz w:val="24"/>
      <w:szCs w:val="36"/>
      <w:lang w:eastAsia="sv-SE"/>
    </w:rPr>
  </w:style>
  <w:style w:type="paragraph" w:customStyle="1" w:styleId="Appendix2">
    <w:name w:val="Appendix2"/>
    <w:basedOn w:val="Appendix1"/>
    <w:next w:val="Textkrper"/>
    <w:rsid w:val="00990EFE"/>
    <w:pPr>
      <w:keepNext/>
      <w:pageBreakBefore w:val="0"/>
      <w:numPr>
        <w:ilvl w:val="1"/>
      </w:numPr>
      <w:spacing w:before="520" w:after="160"/>
      <w:outlineLvl w:val="9"/>
    </w:pPr>
    <w:rPr>
      <w:sz w:val="22"/>
      <w:szCs w:val="26"/>
    </w:rPr>
  </w:style>
  <w:style w:type="paragraph" w:customStyle="1" w:styleId="Appendix3">
    <w:name w:val="Appendix3"/>
    <w:basedOn w:val="Appendix2"/>
    <w:rsid w:val="00990EFE"/>
    <w:pPr>
      <w:numPr>
        <w:ilvl w:val="2"/>
      </w:numPr>
      <w:spacing w:before="480"/>
    </w:pPr>
    <w:rPr>
      <w:sz w:val="20"/>
    </w:rPr>
  </w:style>
  <w:style w:type="character" w:customStyle="1" w:styleId="BodyHangingZchn">
    <w:name w:val="BodyHanging Zchn"/>
    <w:basedOn w:val="TextkrperZchn"/>
    <w:link w:val="BodyHanging"/>
    <w:rsid w:val="00990EFE"/>
    <w:rPr>
      <w:rFonts w:ascii="Arial" w:hAnsi="Arial"/>
      <w:spacing w:val="4"/>
      <w:szCs w:val="24"/>
      <w:lang w:val="en-GB" w:eastAsia="en-US" w:bidi="ar-SA"/>
    </w:rPr>
  </w:style>
  <w:style w:type="paragraph" w:customStyle="1" w:styleId="BodyHanging">
    <w:name w:val="BodyHanging"/>
    <w:basedOn w:val="Textkrper"/>
    <w:link w:val="BodyHangingZchn"/>
    <w:rsid w:val="00990EFE"/>
    <w:pPr>
      <w:ind w:left="284" w:hanging="284"/>
    </w:pPr>
    <w:rPr>
      <w:spacing w:val="0"/>
      <w:lang w:eastAsia="en-US"/>
    </w:rPr>
  </w:style>
  <w:style w:type="paragraph" w:customStyle="1" w:styleId="Default">
    <w:name w:val="Default"/>
    <w:rsid w:val="00990EFE"/>
    <w:pPr>
      <w:autoSpaceDE w:val="0"/>
      <w:autoSpaceDN w:val="0"/>
      <w:adjustRightInd w:val="0"/>
    </w:pPr>
    <w:rPr>
      <w:rFonts w:eastAsia="Times New Roman"/>
      <w:color w:val="000000"/>
      <w:sz w:val="24"/>
      <w:szCs w:val="24"/>
    </w:rPr>
  </w:style>
  <w:style w:type="paragraph" w:customStyle="1" w:styleId="CaptionAppendix">
    <w:name w:val="CaptionAppendix"/>
    <w:basedOn w:val="Appendix3"/>
    <w:next w:val="Textkrper"/>
    <w:rsid w:val="000D0261"/>
    <w:pPr>
      <w:numPr>
        <w:ilvl w:val="8"/>
      </w:numPr>
      <w:spacing w:before="120" w:after="120"/>
      <w:ind w:left="0"/>
      <w:jc w:val="center"/>
    </w:pPr>
  </w:style>
  <w:style w:type="table" w:styleId="TabelleEinfach2">
    <w:name w:val="Table Simple 2"/>
    <w:basedOn w:val="NormaleTabelle"/>
    <w:rsid w:val="00990EFE"/>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HTMLVorformatiert">
    <w:name w:val="HTML Preformatted"/>
    <w:basedOn w:val="Standard"/>
    <w:rsid w:val="0099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Cs w:val="20"/>
      <w:lang w:val="de-DE" w:eastAsia="ja-JP"/>
    </w:rPr>
  </w:style>
  <w:style w:type="character" w:styleId="HTMLSchreibmaschine">
    <w:name w:val="HTML Typewriter"/>
    <w:basedOn w:val="Absatz-Standardschriftart"/>
    <w:rsid w:val="00990EFE"/>
    <w:rPr>
      <w:rFonts w:ascii="Courier New" w:eastAsia="MS Mincho" w:hAnsi="Courier New" w:cs="Courier New"/>
      <w:sz w:val="20"/>
      <w:szCs w:val="20"/>
    </w:rPr>
  </w:style>
  <w:style w:type="paragraph" w:customStyle="1" w:styleId="sdfootnote">
    <w:name w:val="sdfootnote"/>
    <w:basedOn w:val="Standard"/>
    <w:rsid w:val="00990EFE"/>
    <w:pPr>
      <w:spacing w:before="100" w:beforeAutospacing="1"/>
      <w:ind w:left="284" w:hanging="284"/>
    </w:pPr>
    <w:rPr>
      <w:rFonts w:eastAsia="MS Mincho"/>
      <w:szCs w:val="20"/>
      <w:lang w:val="de-DE" w:eastAsia="ja-JP"/>
    </w:rPr>
  </w:style>
  <w:style w:type="paragraph" w:customStyle="1" w:styleId="Textkrper-Tabelle">
    <w:name w:val="Textkörper - Tabelle"/>
    <w:basedOn w:val="Standard"/>
    <w:rsid w:val="00990EFE"/>
    <w:pPr>
      <w:ind w:left="20"/>
    </w:pPr>
    <w:rPr>
      <w:szCs w:val="21"/>
      <w:lang w:eastAsia="en-US"/>
    </w:rPr>
  </w:style>
  <w:style w:type="character" w:customStyle="1" w:styleId="FormatvorlageArial">
    <w:name w:val="Formatvorlage Arial"/>
    <w:basedOn w:val="Absatz-Standardschriftart"/>
    <w:rsid w:val="00990EFE"/>
    <w:rPr>
      <w:rFonts w:ascii="Arial" w:hAnsi="Arial" w:cs="Times New Roman"/>
      <w:sz w:val="20"/>
    </w:rPr>
  </w:style>
  <w:style w:type="paragraph" w:customStyle="1" w:styleId="Bild">
    <w:name w:val="Bild"/>
    <w:basedOn w:val="Standard"/>
    <w:next w:val="Standard"/>
    <w:rsid w:val="00990EFE"/>
    <w:pPr>
      <w:keepNext/>
      <w:spacing w:before="240"/>
      <w:jc w:val="center"/>
    </w:pPr>
    <w:rPr>
      <w:szCs w:val="20"/>
      <w:lang w:val="de-DE" w:eastAsia="de-DE"/>
    </w:rPr>
  </w:style>
  <w:style w:type="character" w:customStyle="1" w:styleId="termdef">
    <w:name w:val="termdef"/>
    <w:basedOn w:val="Absatz-Standardschriftart"/>
    <w:rsid w:val="00990EFE"/>
  </w:style>
  <w:style w:type="paragraph" w:customStyle="1" w:styleId="GlossaryDescription">
    <w:name w:val="GlossaryDescription"/>
    <w:basedOn w:val="Text"/>
    <w:rsid w:val="00990EFE"/>
    <w:pPr>
      <w:widowControl w:val="0"/>
      <w:autoSpaceDN/>
      <w:adjustRightInd/>
      <w:spacing w:after="120"/>
    </w:pPr>
    <w:rPr>
      <w:rFonts w:ascii="Palatino Linotype" w:hAnsi="Palatino Linotype" w:cs="NimbusRomNo9L-Regu"/>
      <w:noProof w:val="0"/>
      <w:sz w:val="22"/>
      <w:szCs w:val="22"/>
      <w:lang w:eastAsia="ar-SA"/>
    </w:rPr>
  </w:style>
  <w:style w:type="paragraph" w:customStyle="1" w:styleId="GlossaryTerm">
    <w:name w:val="GlossaryTerm"/>
    <w:basedOn w:val="Text"/>
    <w:rsid w:val="00990EFE"/>
    <w:pPr>
      <w:widowControl w:val="0"/>
      <w:suppressAutoHyphens/>
      <w:autoSpaceDN/>
      <w:adjustRightInd/>
    </w:pPr>
    <w:rPr>
      <w:rFonts w:ascii="Palatino Linotype" w:hAnsi="Palatino Linotype" w:cs="NimbusRomNo9L-Medi"/>
      <w:i/>
      <w:noProof w:val="0"/>
      <w:sz w:val="22"/>
      <w:szCs w:val="22"/>
      <w:lang w:eastAsia="ar-SA"/>
    </w:rPr>
  </w:style>
  <w:style w:type="paragraph" w:customStyle="1" w:styleId="GlossaryComment">
    <w:name w:val="GlossaryComment"/>
    <w:basedOn w:val="Text"/>
    <w:rsid w:val="00990EFE"/>
    <w:pPr>
      <w:widowControl w:val="0"/>
      <w:autoSpaceDN/>
      <w:adjustRightInd/>
      <w:spacing w:after="120"/>
    </w:pPr>
    <w:rPr>
      <w:rFonts w:ascii="Palatino Linotype" w:hAnsi="Palatino Linotype" w:cs="Courier"/>
      <w:bCs/>
      <w:noProof w:val="0"/>
      <w:sz w:val="22"/>
      <w:szCs w:val="36"/>
      <w:lang w:eastAsia="ar-SA"/>
    </w:rPr>
  </w:style>
  <w:style w:type="paragraph" w:customStyle="1" w:styleId="GlossaryDescriptionNo">
    <w:name w:val="GlossaryDescriptionNo"/>
    <w:basedOn w:val="GlossaryDescription"/>
    <w:rsid w:val="00990EFE"/>
    <w:pPr>
      <w:widowControl/>
      <w:numPr>
        <w:numId w:val="33"/>
      </w:numPr>
    </w:pPr>
  </w:style>
  <w:style w:type="character" w:customStyle="1" w:styleId="code3">
    <w:name w:val="code"/>
    <w:basedOn w:val="Absatz-Standardschriftart"/>
    <w:rsid w:val="00990EFE"/>
  </w:style>
  <w:style w:type="character" w:customStyle="1" w:styleId="Formatvorlagecaption-text105pt">
    <w:name w:val="Formatvorlage caption-text + 105 pt"/>
    <w:basedOn w:val="caption-text"/>
    <w:rsid w:val="00990EFE"/>
    <w:rPr>
      <w:rFonts w:ascii="Arial" w:hAnsi="Arial"/>
      <w:b/>
      <w:bCs/>
      <w:sz w:val="20"/>
    </w:rPr>
  </w:style>
  <w:style w:type="character" w:customStyle="1" w:styleId="Formatvorlagecaption-text105ptNichtFett">
    <w:name w:val="Formatvorlage caption-text + 105 pt Nicht Fett"/>
    <w:basedOn w:val="caption-text"/>
    <w:rsid w:val="00990EFE"/>
    <w:rPr>
      <w:rFonts w:ascii="Arial" w:hAnsi="Arial"/>
      <w:b/>
      <w:sz w:val="20"/>
    </w:rPr>
  </w:style>
  <w:style w:type="table" w:styleId="TabelleRaster2">
    <w:name w:val="Table Grid 2"/>
    <w:basedOn w:val="NormaleTabelle"/>
    <w:rsid w:val="00A83521"/>
    <w:pPr>
      <w:spacing w:line="288"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customStyle="1" w:styleId="BlocktextZchn">
    <w:name w:val="Blocktext Zchn"/>
    <w:basedOn w:val="Absatz-Standardschriftart"/>
    <w:link w:val="Blocktext"/>
    <w:rsid w:val="00216ACF"/>
    <w:rPr>
      <w:rFonts w:ascii="Arial" w:hAnsi="Arial"/>
      <w:szCs w:val="24"/>
      <w:lang w:val="en-GB" w:eastAsia="en-US" w:bidi="ar-SA"/>
    </w:rPr>
  </w:style>
  <w:style w:type="character" w:styleId="Kommentarzeichen">
    <w:name w:val="annotation reference"/>
    <w:basedOn w:val="Absatz-Standardschriftart"/>
    <w:semiHidden/>
    <w:unhideWhenUsed/>
    <w:rsid w:val="0091186F"/>
    <w:rPr>
      <w:sz w:val="16"/>
      <w:szCs w:val="16"/>
    </w:rPr>
  </w:style>
  <w:style w:type="paragraph" w:styleId="Kommentartext">
    <w:name w:val="annotation text"/>
    <w:basedOn w:val="Standard"/>
    <w:link w:val="KommentartextZchn"/>
    <w:semiHidden/>
    <w:unhideWhenUsed/>
    <w:rsid w:val="0091186F"/>
    <w:pPr>
      <w:spacing w:line="240" w:lineRule="auto"/>
    </w:pPr>
    <w:rPr>
      <w:szCs w:val="20"/>
    </w:rPr>
  </w:style>
  <w:style w:type="character" w:customStyle="1" w:styleId="KommentartextZchn">
    <w:name w:val="Kommentartext Zchn"/>
    <w:basedOn w:val="Absatz-Standardschriftart"/>
    <w:link w:val="Kommentartext"/>
    <w:semiHidden/>
    <w:rsid w:val="0091186F"/>
    <w:rPr>
      <w:rFonts w:ascii="Arial" w:eastAsia="Times New Roman" w:hAnsi="Arial"/>
      <w:lang w:val="en-GB" w:eastAsia="nl-NL"/>
    </w:rPr>
  </w:style>
  <w:style w:type="paragraph" w:styleId="Kommentarthema">
    <w:name w:val="annotation subject"/>
    <w:basedOn w:val="Kommentartext"/>
    <w:next w:val="Kommentartext"/>
    <w:link w:val="KommentarthemaZchn"/>
    <w:semiHidden/>
    <w:unhideWhenUsed/>
    <w:rsid w:val="0091186F"/>
    <w:rPr>
      <w:b/>
      <w:bCs/>
    </w:rPr>
  </w:style>
  <w:style w:type="character" w:customStyle="1" w:styleId="KommentarthemaZchn">
    <w:name w:val="Kommentarthema Zchn"/>
    <w:basedOn w:val="KommentartextZchn"/>
    <w:link w:val="Kommentarthema"/>
    <w:semiHidden/>
    <w:rsid w:val="0091186F"/>
    <w:rPr>
      <w:rFonts w:ascii="Arial" w:eastAsia="Times New Roman" w:hAnsi="Arial"/>
      <w:b/>
      <w:bCs/>
      <w:lang w:val="en-GB" w:eastAsia="nl-NL"/>
    </w:rPr>
  </w:style>
  <w:style w:type="character" w:styleId="Hervorhebung">
    <w:name w:val="Emphasis"/>
    <w:basedOn w:val="Absatz-Standardschriftart"/>
    <w:uiPriority w:val="20"/>
    <w:qFormat/>
    <w:rsid w:val="00CA5D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484514">
      <w:bodyDiv w:val="1"/>
      <w:marLeft w:val="0"/>
      <w:marRight w:val="0"/>
      <w:marTop w:val="0"/>
      <w:marBottom w:val="0"/>
      <w:divBdr>
        <w:top w:val="none" w:sz="0" w:space="0" w:color="auto"/>
        <w:left w:val="none" w:sz="0" w:space="0" w:color="auto"/>
        <w:bottom w:val="none" w:sz="0" w:space="0" w:color="auto"/>
        <w:right w:val="none" w:sz="0" w:space="0" w:color="auto"/>
      </w:divBdr>
    </w:div>
    <w:div w:id="431702117">
      <w:bodyDiv w:val="1"/>
      <w:marLeft w:val="0"/>
      <w:marRight w:val="0"/>
      <w:marTop w:val="0"/>
      <w:marBottom w:val="0"/>
      <w:divBdr>
        <w:top w:val="none" w:sz="0" w:space="0" w:color="auto"/>
        <w:left w:val="none" w:sz="0" w:space="0" w:color="auto"/>
        <w:bottom w:val="none" w:sz="0" w:space="0" w:color="auto"/>
        <w:right w:val="none" w:sz="0" w:space="0" w:color="auto"/>
      </w:divBdr>
    </w:div>
    <w:div w:id="490292722">
      <w:bodyDiv w:val="1"/>
      <w:marLeft w:val="0"/>
      <w:marRight w:val="0"/>
      <w:marTop w:val="0"/>
      <w:marBottom w:val="0"/>
      <w:divBdr>
        <w:top w:val="none" w:sz="0" w:space="0" w:color="auto"/>
        <w:left w:val="none" w:sz="0" w:space="0" w:color="auto"/>
        <w:bottom w:val="none" w:sz="0" w:space="0" w:color="auto"/>
        <w:right w:val="none" w:sz="0" w:space="0" w:color="auto"/>
      </w:divBdr>
    </w:div>
    <w:div w:id="513228097">
      <w:bodyDiv w:val="1"/>
      <w:marLeft w:val="0"/>
      <w:marRight w:val="0"/>
      <w:marTop w:val="0"/>
      <w:marBottom w:val="0"/>
      <w:divBdr>
        <w:top w:val="none" w:sz="0" w:space="0" w:color="auto"/>
        <w:left w:val="none" w:sz="0" w:space="0" w:color="auto"/>
        <w:bottom w:val="none" w:sz="0" w:space="0" w:color="auto"/>
        <w:right w:val="none" w:sz="0" w:space="0" w:color="auto"/>
      </w:divBdr>
    </w:div>
    <w:div w:id="621150806">
      <w:bodyDiv w:val="1"/>
      <w:marLeft w:val="0"/>
      <w:marRight w:val="0"/>
      <w:marTop w:val="0"/>
      <w:marBottom w:val="0"/>
      <w:divBdr>
        <w:top w:val="none" w:sz="0" w:space="0" w:color="auto"/>
        <w:left w:val="none" w:sz="0" w:space="0" w:color="auto"/>
        <w:bottom w:val="none" w:sz="0" w:space="0" w:color="auto"/>
        <w:right w:val="none" w:sz="0" w:space="0" w:color="auto"/>
      </w:divBdr>
    </w:div>
    <w:div w:id="875696775">
      <w:bodyDiv w:val="1"/>
      <w:marLeft w:val="0"/>
      <w:marRight w:val="0"/>
      <w:marTop w:val="0"/>
      <w:marBottom w:val="0"/>
      <w:divBdr>
        <w:top w:val="none" w:sz="0" w:space="0" w:color="auto"/>
        <w:left w:val="none" w:sz="0" w:space="0" w:color="auto"/>
        <w:bottom w:val="none" w:sz="0" w:space="0" w:color="auto"/>
        <w:right w:val="none" w:sz="0" w:space="0" w:color="auto"/>
      </w:divBdr>
    </w:div>
    <w:div w:id="1002052004">
      <w:bodyDiv w:val="1"/>
      <w:marLeft w:val="0"/>
      <w:marRight w:val="0"/>
      <w:marTop w:val="0"/>
      <w:marBottom w:val="0"/>
      <w:divBdr>
        <w:top w:val="none" w:sz="0" w:space="0" w:color="auto"/>
        <w:left w:val="none" w:sz="0" w:space="0" w:color="auto"/>
        <w:bottom w:val="none" w:sz="0" w:space="0" w:color="auto"/>
        <w:right w:val="none" w:sz="0" w:space="0" w:color="auto"/>
      </w:divBdr>
    </w:div>
    <w:div w:id="1374692048">
      <w:bodyDiv w:val="1"/>
      <w:marLeft w:val="0"/>
      <w:marRight w:val="0"/>
      <w:marTop w:val="0"/>
      <w:marBottom w:val="0"/>
      <w:divBdr>
        <w:top w:val="none" w:sz="0" w:space="0" w:color="auto"/>
        <w:left w:val="none" w:sz="0" w:space="0" w:color="auto"/>
        <w:bottom w:val="none" w:sz="0" w:space="0" w:color="auto"/>
        <w:right w:val="none" w:sz="0" w:space="0" w:color="auto"/>
      </w:divBdr>
      <w:divsChild>
        <w:div w:id="530412542">
          <w:marLeft w:val="1080"/>
          <w:marRight w:val="0"/>
          <w:marTop w:val="67"/>
          <w:marBottom w:val="0"/>
          <w:divBdr>
            <w:top w:val="none" w:sz="0" w:space="0" w:color="auto"/>
            <w:left w:val="none" w:sz="0" w:space="0" w:color="auto"/>
            <w:bottom w:val="none" w:sz="0" w:space="0" w:color="auto"/>
            <w:right w:val="none" w:sz="0" w:space="0" w:color="auto"/>
          </w:divBdr>
        </w:div>
        <w:div w:id="625235952">
          <w:marLeft w:val="1080"/>
          <w:marRight w:val="0"/>
          <w:marTop w:val="67"/>
          <w:marBottom w:val="0"/>
          <w:divBdr>
            <w:top w:val="none" w:sz="0" w:space="0" w:color="auto"/>
            <w:left w:val="none" w:sz="0" w:space="0" w:color="auto"/>
            <w:bottom w:val="none" w:sz="0" w:space="0" w:color="auto"/>
            <w:right w:val="none" w:sz="0" w:space="0" w:color="auto"/>
          </w:divBdr>
        </w:div>
        <w:div w:id="1036004617">
          <w:marLeft w:val="1080"/>
          <w:marRight w:val="0"/>
          <w:marTop w:val="67"/>
          <w:marBottom w:val="0"/>
          <w:divBdr>
            <w:top w:val="none" w:sz="0" w:space="0" w:color="auto"/>
            <w:left w:val="none" w:sz="0" w:space="0" w:color="auto"/>
            <w:bottom w:val="none" w:sz="0" w:space="0" w:color="auto"/>
            <w:right w:val="none" w:sz="0" w:space="0" w:color="auto"/>
          </w:divBdr>
        </w:div>
        <w:div w:id="1051421280">
          <w:marLeft w:val="1080"/>
          <w:marRight w:val="0"/>
          <w:marTop w:val="67"/>
          <w:marBottom w:val="0"/>
          <w:divBdr>
            <w:top w:val="none" w:sz="0" w:space="0" w:color="auto"/>
            <w:left w:val="none" w:sz="0" w:space="0" w:color="auto"/>
            <w:bottom w:val="none" w:sz="0" w:space="0" w:color="auto"/>
            <w:right w:val="none" w:sz="0" w:space="0" w:color="auto"/>
          </w:divBdr>
        </w:div>
        <w:div w:id="1528717049">
          <w:marLeft w:val="1080"/>
          <w:marRight w:val="0"/>
          <w:marTop w:val="67"/>
          <w:marBottom w:val="0"/>
          <w:divBdr>
            <w:top w:val="none" w:sz="0" w:space="0" w:color="auto"/>
            <w:left w:val="none" w:sz="0" w:space="0" w:color="auto"/>
            <w:bottom w:val="none" w:sz="0" w:space="0" w:color="auto"/>
            <w:right w:val="none" w:sz="0" w:space="0" w:color="auto"/>
          </w:divBdr>
        </w:div>
        <w:div w:id="2106685104">
          <w:marLeft w:val="1080"/>
          <w:marRight w:val="0"/>
          <w:marTop w:val="67"/>
          <w:marBottom w:val="0"/>
          <w:divBdr>
            <w:top w:val="none" w:sz="0" w:space="0" w:color="auto"/>
            <w:left w:val="none" w:sz="0" w:space="0" w:color="auto"/>
            <w:bottom w:val="none" w:sz="0" w:space="0" w:color="auto"/>
            <w:right w:val="none" w:sz="0" w:space="0" w:color="auto"/>
          </w:divBdr>
        </w:div>
      </w:divsChild>
    </w:div>
    <w:div w:id="1649363551">
      <w:bodyDiv w:val="1"/>
      <w:marLeft w:val="0"/>
      <w:marRight w:val="0"/>
      <w:marTop w:val="0"/>
      <w:marBottom w:val="0"/>
      <w:divBdr>
        <w:top w:val="none" w:sz="0" w:space="0" w:color="auto"/>
        <w:left w:val="none" w:sz="0" w:space="0" w:color="auto"/>
        <w:bottom w:val="none" w:sz="0" w:space="0" w:color="auto"/>
        <w:right w:val="none" w:sz="0" w:space="0" w:color="auto"/>
      </w:divBdr>
      <w:divsChild>
        <w:div w:id="1223059776">
          <w:marLeft w:val="1080"/>
          <w:marRight w:val="0"/>
          <w:marTop w:val="67"/>
          <w:marBottom w:val="0"/>
          <w:divBdr>
            <w:top w:val="none" w:sz="0" w:space="0" w:color="auto"/>
            <w:left w:val="none" w:sz="0" w:space="0" w:color="auto"/>
            <w:bottom w:val="none" w:sz="0" w:space="0" w:color="auto"/>
            <w:right w:val="none" w:sz="0" w:space="0" w:color="auto"/>
          </w:divBdr>
        </w:div>
      </w:divsChild>
    </w:div>
    <w:div w:id="186011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oleObject" Target="embeddings/oleObject36.bin"/><Relationship Id="rId21" Type="http://schemas.openxmlformats.org/officeDocument/2006/relationships/oleObject" Target="embeddings/oleObject3.bin"/><Relationship Id="rId42" Type="http://schemas.openxmlformats.org/officeDocument/2006/relationships/image" Target="media/image16.png"/><Relationship Id="rId47" Type="http://schemas.openxmlformats.org/officeDocument/2006/relationships/hyperlink" Target="http://msdn.microsoft.com/en-us/library/aa365247%28VS.85%29.aspx" TargetMode="External"/><Relationship Id="rId63" Type="http://schemas.microsoft.com/office/2011/relationships/commentsExtended" Target="commentsExtended.xml"/><Relationship Id="rId68" Type="http://schemas.openxmlformats.org/officeDocument/2006/relationships/hyperlink" Target="http://www.modelica.org/events/modelica2008/Proceedings/sessions/session5f.pdf" TargetMode="External"/><Relationship Id="rId84" Type="http://schemas.openxmlformats.org/officeDocument/2006/relationships/image" Target="media/image36.wmf"/><Relationship Id="rId89" Type="http://schemas.openxmlformats.org/officeDocument/2006/relationships/oleObject" Target="embeddings/oleObject18.bin"/><Relationship Id="rId112" Type="http://schemas.openxmlformats.org/officeDocument/2006/relationships/oleObject" Target="embeddings/oleObject32.bin"/><Relationship Id="rId16" Type="http://schemas.openxmlformats.org/officeDocument/2006/relationships/image" Target="media/image4.wmf"/><Relationship Id="rId107" Type="http://schemas.openxmlformats.org/officeDocument/2006/relationships/oleObject" Target="embeddings/oleObject28.bin"/><Relationship Id="rId11" Type="http://schemas.openxmlformats.org/officeDocument/2006/relationships/hyperlink" Target="http://creativecommons.org/licenses/by-sa/3.0/legalcode" TargetMode="External"/><Relationship Id="rId32" Type="http://schemas.openxmlformats.org/officeDocument/2006/relationships/image" Target="media/image11.wmf"/><Relationship Id="rId37" Type="http://schemas.openxmlformats.org/officeDocument/2006/relationships/oleObject" Target="embeddings/oleObject11.bin"/><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hyperlink" Target="http://www.simpack.com" TargetMode="External"/><Relationship Id="rId79" Type="http://schemas.openxmlformats.org/officeDocument/2006/relationships/hyperlink" Target="http://en.wikipedia.org/wiki/Depth-first_search" TargetMode="External"/><Relationship Id="rId102" Type="http://schemas.openxmlformats.org/officeDocument/2006/relationships/oleObject" Target="embeddings/oleObject25.bin"/><Relationship Id="rId123"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image" Target="media/image32.png"/><Relationship Id="rId82" Type="http://schemas.openxmlformats.org/officeDocument/2006/relationships/image" Target="media/image35.wmf"/><Relationship Id="rId90" Type="http://schemas.openxmlformats.org/officeDocument/2006/relationships/image" Target="media/image39.wmf"/><Relationship Id="rId95" Type="http://schemas.openxmlformats.org/officeDocument/2006/relationships/image" Target="media/image41.wmf"/><Relationship Id="rId19" Type="http://schemas.openxmlformats.org/officeDocument/2006/relationships/hyperlink" Target="http://www.itea2.org/public/project_leaflets/MODELISAR_profile_oct-08.pdf" TargetMode="External"/><Relationship Id="rId14" Type="http://schemas.openxmlformats.org/officeDocument/2006/relationships/hyperlink" Target="http://en.wikipedia.org/wiki/Xml" TargetMode="External"/><Relationship Id="rId22" Type="http://schemas.openxmlformats.org/officeDocument/2006/relationships/image" Target="media/image6.wmf"/><Relationship Id="rId27" Type="http://schemas.openxmlformats.org/officeDocument/2006/relationships/oleObject" Target="embeddings/oleObject6.bin"/><Relationship Id="rId30" Type="http://schemas.openxmlformats.org/officeDocument/2006/relationships/image" Target="media/image10.wmf"/><Relationship Id="rId35" Type="http://schemas.openxmlformats.org/officeDocument/2006/relationships/oleObject" Target="embeddings/oleObject10.bin"/><Relationship Id="rId43" Type="http://schemas.openxmlformats.org/officeDocument/2006/relationships/hyperlink" Target="http://www.w3.org/TR/xmlschema-2/" TargetMode="External"/><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3.png"/><Relationship Id="rId69" Type="http://schemas.openxmlformats.org/officeDocument/2006/relationships/hyperlink" Target="http://www.dynasim.se/" TargetMode="External"/><Relationship Id="rId77" Type="http://schemas.openxmlformats.org/officeDocument/2006/relationships/hyperlink" Target="http://en.wikipedia.org/wiki/Xml" TargetMode="External"/><Relationship Id="rId100" Type="http://schemas.openxmlformats.org/officeDocument/2006/relationships/oleObject" Target="embeddings/oleObject24.bin"/><Relationship Id="rId105" Type="http://schemas.openxmlformats.org/officeDocument/2006/relationships/image" Target="media/image46.wmf"/><Relationship Id="rId113" Type="http://schemas.openxmlformats.org/officeDocument/2006/relationships/oleObject" Target="embeddings/oleObject33.bin"/><Relationship Id="rId118" Type="http://schemas.openxmlformats.org/officeDocument/2006/relationships/hyperlink" Target="http://www.autosar.org/" TargetMode="External"/><Relationship Id="rId126"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image" Target="media/image22.png"/><Relationship Id="rId72" Type="http://schemas.openxmlformats.org/officeDocument/2006/relationships/hyperlink" Target="http://www.modelica.org/documents/ModelicaSpec31.pdf" TargetMode="External"/><Relationship Id="rId80" Type="http://schemas.openxmlformats.org/officeDocument/2006/relationships/image" Target="media/image34.wmf"/><Relationship Id="rId85" Type="http://schemas.openxmlformats.org/officeDocument/2006/relationships/oleObject" Target="embeddings/oleObject16.bin"/><Relationship Id="rId93" Type="http://schemas.openxmlformats.org/officeDocument/2006/relationships/oleObject" Target="embeddings/oleObject20.bin"/><Relationship Id="rId98" Type="http://schemas.openxmlformats.org/officeDocument/2006/relationships/oleObject" Target="embeddings/oleObject23.bin"/><Relationship Id="rId121" Type="http://schemas.openxmlformats.org/officeDocument/2006/relationships/hyperlink" Target="http://www.w3.org/XML/" TargetMode="External"/><Relationship Id="rId3" Type="http://schemas.openxmlformats.org/officeDocument/2006/relationships/settings" Target="settings.xml"/><Relationship Id="rId12" Type="http://schemas.openxmlformats.org/officeDocument/2006/relationships/hyperlink" Target="http://www.opensource.org/licenses/bsd-license.html" TargetMode="External"/><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4.wmf"/><Relationship Id="rId46" Type="http://schemas.openxmlformats.org/officeDocument/2006/relationships/image" Target="media/image18.png"/><Relationship Id="rId59" Type="http://schemas.openxmlformats.org/officeDocument/2006/relationships/image" Target="media/image30.png"/><Relationship Id="rId67" Type="http://schemas.openxmlformats.org/officeDocument/2006/relationships/hyperlink" Target="http://www.autosar.org/" TargetMode="External"/><Relationship Id="rId103" Type="http://schemas.openxmlformats.org/officeDocument/2006/relationships/image" Target="media/image45.wmf"/><Relationship Id="rId108" Type="http://schemas.openxmlformats.org/officeDocument/2006/relationships/image" Target="media/image47.wmf"/><Relationship Id="rId116" Type="http://schemas.openxmlformats.org/officeDocument/2006/relationships/oleObject" Target="embeddings/oleObject35.bin"/><Relationship Id="rId124" Type="http://schemas.openxmlformats.org/officeDocument/2006/relationships/fontTable" Target="fontTable.xml"/><Relationship Id="rId20" Type="http://schemas.openxmlformats.org/officeDocument/2006/relationships/image" Target="media/image5.wmf"/><Relationship Id="rId41" Type="http://schemas.openxmlformats.org/officeDocument/2006/relationships/oleObject" Target="embeddings/oleObject13.bin"/><Relationship Id="rId54" Type="http://schemas.openxmlformats.org/officeDocument/2006/relationships/image" Target="media/image25.png"/><Relationship Id="rId62" Type="http://schemas.openxmlformats.org/officeDocument/2006/relationships/comments" Target="comments.xml"/><Relationship Id="rId70" Type="http://schemas.openxmlformats.org/officeDocument/2006/relationships/hyperlink" Target="http://www.control.lth.se/database/publications/article.pike?artkey=elm78dis" TargetMode="External"/><Relationship Id="rId75" Type="http://schemas.openxmlformats.org/officeDocument/2006/relationships/hyperlink" Target="http://www.simulationx.com/" TargetMode="External"/><Relationship Id="rId83" Type="http://schemas.openxmlformats.org/officeDocument/2006/relationships/oleObject" Target="embeddings/oleObject15.bin"/><Relationship Id="rId88" Type="http://schemas.openxmlformats.org/officeDocument/2006/relationships/image" Target="media/image38.wmf"/><Relationship Id="rId91" Type="http://schemas.openxmlformats.org/officeDocument/2006/relationships/oleObject" Target="embeddings/oleObject19.bin"/><Relationship Id="rId96" Type="http://schemas.openxmlformats.org/officeDocument/2006/relationships/oleObject" Target="embeddings/oleObject22.bin"/><Relationship Id="rId111" Type="http://schemas.openxmlformats.org/officeDocument/2006/relationships/oleObject" Target="embeddings/oleObject31.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oleObject" Target="embeddings/oleObject4.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image" Target="media/image20.png"/><Relationship Id="rId57" Type="http://schemas.openxmlformats.org/officeDocument/2006/relationships/image" Target="media/image28.png"/><Relationship Id="rId106" Type="http://schemas.openxmlformats.org/officeDocument/2006/relationships/oleObject" Target="embeddings/oleObject27.bin"/><Relationship Id="rId114" Type="http://schemas.openxmlformats.org/officeDocument/2006/relationships/image" Target="media/image48.wmf"/><Relationship Id="rId119" Type="http://schemas.openxmlformats.org/officeDocument/2006/relationships/hyperlink" Target="http://www.osek-vdx.org/" TargetMode="External"/><Relationship Id="rId10" Type="http://schemas.openxmlformats.org/officeDocument/2006/relationships/hyperlink" Target="http://creativecommons.org/licenses/by-sa/3.0/" TargetMode="External"/><Relationship Id="rId31" Type="http://schemas.openxmlformats.org/officeDocument/2006/relationships/oleObject" Target="embeddings/oleObject8.bin"/><Relationship Id="rId44" Type="http://schemas.openxmlformats.org/officeDocument/2006/relationships/hyperlink" Target="http://www.w3.org/TR/xmlschema-2/" TargetMode="External"/><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hyperlink" Target="http://www.modelica.org/libraries/Modelica)" TargetMode="External"/><Relationship Id="rId73" Type="http://schemas.openxmlformats.org/officeDocument/2006/relationships/hyperlink" Target="http://www.qtronic.de/de/silver.html" TargetMode="External"/><Relationship Id="rId78" Type="http://schemas.openxmlformats.org/officeDocument/2006/relationships/hyperlink" Target="http://en.wikipedia.org/wiki/Extended_BNF" TargetMode="External"/><Relationship Id="rId81" Type="http://schemas.openxmlformats.org/officeDocument/2006/relationships/oleObject" Target="embeddings/oleObject14.bin"/><Relationship Id="rId86" Type="http://schemas.openxmlformats.org/officeDocument/2006/relationships/image" Target="media/image37.wmf"/><Relationship Id="rId94" Type="http://schemas.openxmlformats.org/officeDocument/2006/relationships/oleObject" Target="embeddings/oleObject21.bin"/><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hyperlink" Target="http://en.wikipedia.org/wiki/Xml" TargetMode="Externa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mailto:contact@fmi-standard.org" TargetMode="External"/><Relationship Id="rId18" Type="http://schemas.openxmlformats.org/officeDocument/2006/relationships/oleObject" Target="embeddings/oleObject2.bin"/><Relationship Id="rId39" Type="http://schemas.openxmlformats.org/officeDocument/2006/relationships/oleObject" Target="embeddings/oleObject12.bin"/><Relationship Id="rId109" Type="http://schemas.openxmlformats.org/officeDocument/2006/relationships/oleObject" Target="embeddings/oleObject29.bin"/><Relationship Id="rId34" Type="http://schemas.openxmlformats.org/officeDocument/2006/relationships/image" Target="media/image12.wmf"/><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hyperlink" Target="http://www.w3.org/XML/" TargetMode="External"/><Relationship Id="rId97" Type="http://schemas.openxmlformats.org/officeDocument/2006/relationships/image" Target="media/image42.wmf"/><Relationship Id="rId104" Type="http://schemas.openxmlformats.org/officeDocument/2006/relationships/oleObject" Target="embeddings/oleObject26.bin"/><Relationship Id="rId120" Type="http://schemas.openxmlformats.org/officeDocument/2006/relationships/hyperlink" Target="http://de.wikipedia.org/wiki/OSEK" TargetMode="External"/><Relationship Id="rId125" Type="http://schemas.microsoft.com/office/2011/relationships/people" Target="people.xml"/><Relationship Id="rId7" Type="http://schemas.openxmlformats.org/officeDocument/2006/relationships/header" Target="header1.xml"/><Relationship Id="rId71" Type="http://schemas.openxmlformats.org/officeDocument/2006/relationships/hyperlink" Target="http://www.extessy.com/" TargetMode="External"/><Relationship Id="rId92" Type="http://schemas.openxmlformats.org/officeDocument/2006/relationships/image" Target="media/image40.wmf"/><Relationship Id="rId2" Type="http://schemas.openxmlformats.org/officeDocument/2006/relationships/styles" Target="styles.xml"/><Relationship Id="rId29" Type="http://schemas.openxmlformats.org/officeDocument/2006/relationships/oleObject" Target="embeddings/oleObject7.bin"/><Relationship Id="rId24" Type="http://schemas.openxmlformats.org/officeDocument/2006/relationships/image" Target="media/image7.wmf"/><Relationship Id="rId40" Type="http://schemas.openxmlformats.org/officeDocument/2006/relationships/image" Target="media/image15.wmf"/><Relationship Id="rId45" Type="http://schemas.openxmlformats.org/officeDocument/2006/relationships/image" Target="media/image17.png"/><Relationship Id="rId66" Type="http://schemas.openxmlformats.org/officeDocument/2006/relationships/hyperlink" Target="http://www.lmsintl.com/" TargetMode="External"/><Relationship Id="rId87" Type="http://schemas.openxmlformats.org/officeDocument/2006/relationships/oleObject" Target="embeddings/oleObject17.bin"/><Relationship Id="rId110" Type="http://schemas.openxmlformats.org/officeDocument/2006/relationships/oleObject" Target="embeddings/oleObject30.bin"/><Relationship Id="rId115" Type="http://schemas.openxmlformats.org/officeDocument/2006/relationships/oleObject" Target="embeddings/oleObject34.bin"/></Relationships>
</file>

<file path=word/_rels/footnotes.xml.rels><?xml version="1.0" encoding="UTF-8" standalone="yes"?>
<Relationships xmlns="http://schemas.openxmlformats.org/package/2006/relationships"><Relationship Id="rId1" Type="http://schemas.openxmlformats.org/officeDocument/2006/relationships/hyperlink" Target="http://www.altov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17178</Words>
  <Characters>108228</Characters>
  <Application>Microsoft Office Word</Application>
  <DocSecurity>0</DocSecurity>
  <Lines>901</Lines>
  <Paragraphs>250</Paragraphs>
  <ScaleCrop>false</ScaleCrop>
  <HeadingPairs>
    <vt:vector size="2" baseType="variant">
      <vt:variant>
        <vt:lpstr>Titel</vt:lpstr>
      </vt:variant>
      <vt:variant>
        <vt:i4>1</vt:i4>
      </vt:variant>
    </vt:vector>
  </HeadingPairs>
  <TitlesOfParts>
    <vt:vector size="1" baseType="lpstr">
      <vt:lpstr>General Document template</vt:lpstr>
    </vt:vector>
  </TitlesOfParts>
  <Manager/>
  <Company/>
  <LinksUpToDate>false</LinksUpToDate>
  <CharactersWithSpaces>125156</CharactersWithSpaces>
  <SharedDoc>false</SharedDoc>
  <HLinks>
    <vt:vector size="174" baseType="variant">
      <vt:variant>
        <vt:i4>720984</vt:i4>
      </vt:variant>
      <vt:variant>
        <vt:i4>450</vt:i4>
      </vt:variant>
      <vt:variant>
        <vt:i4>0</vt:i4>
      </vt:variant>
      <vt:variant>
        <vt:i4>5</vt:i4>
      </vt:variant>
      <vt:variant>
        <vt:lpwstr>http://en.wikipedia.org/wiki/Xml</vt:lpwstr>
      </vt:variant>
      <vt:variant>
        <vt:lpwstr/>
      </vt:variant>
      <vt:variant>
        <vt:i4>7143551</vt:i4>
      </vt:variant>
      <vt:variant>
        <vt:i4>447</vt:i4>
      </vt:variant>
      <vt:variant>
        <vt:i4>0</vt:i4>
      </vt:variant>
      <vt:variant>
        <vt:i4>5</vt:i4>
      </vt:variant>
      <vt:variant>
        <vt:lpwstr>http://www.w3.org/XML/</vt:lpwstr>
      </vt:variant>
      <vt:variant>
        <vt:lpwstr/>
      </vt:variant>
      <vt:variant>
        <vt:i4>1310797</vt:i4>
      </vt:variant>
      <vt:variant>
        <vt:i4>423</vt:i4>
      </vt:variant>
      <vt:variant>
        <vt:i4>0</vt:i4>
      </vt:variant>
      <vt:variant>
        <vt:i4>5</vt:i4>
      </vt:variant>
      <vt:variant>
        <vt:lpwstr>http://de.wikipedia.org/wiki/OSEK</vt:lpwstr>
      </vt:variant>
      <vt:variant>
        <vt:lpwstr/>
      </vt:variant>
      <vt:variant>
        <vt:i4>1769550</vt:i4>
      </vt:variant>
      <vt:variant>
        <vt:i4>420</vt:i4>
      </vt:variant>
      <vt:variant>
        <vt:i4>0</vt:i4>
      </vt:variant>
      <vt:variant>
        <vt:i4>5</vt:i4>
      </vt:variant>
      <vt:variant>
        <vt:lpwstr>http://www.osek-vdx.org/</vt:lpwstr>
      </vt:variant>
      <vt:variant>
        <vt:lpwstr/>
      </vt:variant>
      <vt:variant>
        <vt:i4>3604599</vt:i4>
      </vt:variant>
      <vt:variant>
        <vt:i4>417</vt:i4>
      </vt:variant>
      <vt:variant>
        <vt:i4>0</vt:i4>
      </vt:variant>
      <vt:variant>
        <vt:i4>5</vt:i4>
      </vt:variant>
      <vt:variant>
        <vt:lpwstr>http://www.autosar.org/</vt:lpwstr>
      </vt:variant>
      <vt:variant>
        <vt:lpwstr/>
      </vt:variant>
      <vt:variant>
        <vt:i4>7471195</vt:i4>
      </vt:variant>
      <vt:variant>
        <vt:i4>309</vt:i4>
      </vt:variant>
      <vt:variant>
        <vt:i4>0</vt:i4>
      </vt:variant>
      <vt:variant>
        <vt:i4>5</vt:i4>
      </vt:variant>
      <vt:variant>
        <vt:lpwstr>http://en.wikipedia.org/wiki/Depth-first_search</vt:lpwstr>
      </vt:variant>
      <vt:variant>
        <vt:lpwstr/>
      </vt:variant>
      <vt:variant>
        <vt:i4>3407946</vt:i4>
      </vt:variant>
      <vt:variant>
        <vt:i4>306</vt:i4>
      </vt:variant>
      <vt:variant>
        <vt:i4>0</vt:i4>
      </vt:variant>
      <vt:variant>
        <vt:i4>5</vt:i4>
      </vt:variant>
      <vt:variant>
        <vt:lpwstr>http://en.wikipedia.org/wiki/Extended_BNF</vt:lpwstr>
      </vt:variant>
      <vt:variant>
        <vt:lpwstr/>
      </vt:variant>
      <vt:variant>
        <vt:i4>720984</vt:i4>
      </vt:variant>
      <vt:variant>
        <vt:i4>303</vt:i4>
      </vt:variant>
      <vt:variant>
        <vt:i4>0</vt:i4>
      </vt:variant>
      <vt:variant>
        <vt:i4>5</vt:i4>
      </vt:variant>
      <vt:variant>
        <vt:lpwstr>http://en.wikipedia.org/wiki/Xml</vt:lpwstr>
      </vt:variant>
      <vt:variant>
        <vt:lpwstr/>
      </vt:variant>
      <vt:variant>
        <vt:i4>7143551</vt:i4>
      </vt:variant>
      <vt:variant>
        <vt:i4>300</vt:i4>
      </vt:variant>
      <vt:variant>
        <vt:i4>0</vt:i4>
      </vt:variant>
      <vt:variant>
        <vt:i4>5</vt:i4>
      </vt:variant>
      <vt:variant>
        <vt:lpwstr>http://www.w3.org/XML/</vt:lpwstr>
      </vt:variant>
      <vt:variant>
        <vt:lpwstr/>
      </vt:variant>
      <vt:variant>
        <vt:i4>3407979</vt:i4>
      </vt:variant>
      <vt:variant>
        <vt:i4>297</vt:i4>
      </vt:variant>
      <vt:variant>
        <vt:i4>0</vt:i4>
      </vt:variant>
      <vt:variant>
        <vt:i4>5</vt:i4>
      </vt:variant>
      <vt:variant>
        <vt:lpwstr>http://www.simulationx.com/</vt:lpwstr>
      </vt:variant>
      <vt:variant>
        <vt:lpwstr/>
      </vt:variant>
      <vt:variant>
        <vt:i4>3211371</vt:i4>
      </vt:variant>
      <vt:variant>
        <vt:i4>294</vt:i4>
      </vt:variant>
      <vt:variant>
        <vt:i4>0</vt:i4>
      </vt:variant>
      <vt:variant>
        <vt:i4>5</vt:i4>
      </vt:variant>
      <vt:variant>
        <vt:lpwstr>http://www.simpack.com/</vt:lpwstr>
      </vt:variant>
      <vt:variant>
        <vt:lpwstr/>
      </vt:variant>
      <vt:variant>
        <vt:i4>4653130</vt:i4>
      </vt:variant>
      <vt:variant>
        <vt:i4>291</vt:i4>
      </vt:variant>
      <vt:variant>
        <vt:i4>0</vt:i4>
      </vt:variant>
      <vt:variant>
        <vt:i4>5</vt:i4>
      </vt:variant>
      <vt:variant>
        <vt:lpwstr>http://www.qtronic.de/de/silver.html</vt:lpwstr>
      </vt:variant>
      <vt:variant>
        <vt:lpwstr/>
      </vt:variant>
      <vt:variant>
        <vt:i4>4980804</vt:i4>
      </vt:variant>
      <vt:variant>
        <vt:i4>288</vt:i4>
      </vt:variant>
      <vt:variant>
        <vt:i4>0</vt:i4>
      </vt:variant>
      <vt:variant>
        <vt:i4>5</vt:i4>
      </vt:variant>
      <vt:variant>
        <vt:lpwstr>http://www.modelica.org/documents/ModelicaSpec31.pdf</vt:lpwstr>
      </vt:variant>
      <vt:variant>
        <vt:lpwstr/>
      </vt:variant>
      <vt:variant>
        <vt:i4>4063359</vt:i4>
      </vt:variant>
      <vt:variant>
        <vt:i4>285</vt:i4>
      </vt:variant>
      <vt:variant>
        <vt:i4>0</vt:i4>
      </vt:variant>
      <vt:variant>
        <vt:i4>5</vt:i4>
      </vt:variant>
      <vt:variant>
        <vt:lpwstr>http://www.extessy.com/</vt:lpwstr>
      </vt:variant>
      <vt:variant>
        <vt:lpwstr/>
      </vt:variant>
      <vt:variant>
        <vt:i4>131079</vt:i4>
      </vt:variant>
      <vt:variant>
        <vt:i4>282</vt:i4>
      </vt:variant>
      <vt:variant>
        <vt:i4>0</vt:i4>
      </vt:variant>
      <vt:variant>
        <vt:i4>5</vt:i4>
      </vt:variant>
      <vt:variant>
        <vt:lpwstr>http://www.control.lth.se/database/publications/article.pike?artkey=elm78dis</vt:lpwstr>
      </vt:variant>
      <vt:variant>
        <vt:lpwstr/>
      </vt:variant>
      <vt:variant>
        <vt:i4>6488170</vt:i4>
      </vt:variant>
      <vt:variant>
        <vt:i4>279</vt:i4>
      </vt:variant>
      <vt:variant>
        <vt:i4>0</vt:i4>
      </vt:variant>
      <vt:variant>
        <vt:i4>5</vt:i4>
      </vt:variant>
      <vt:variant>
        <vt:lpwstr>http://www.dynasim.se/</vt:lpwstr>
      </vt:variant>
      <vt:variant>
        <vt:lpwstr/>
      </vt:variant>
      <vt:variant>
        <vt:i4>3538982</vt:i4>
      </vt:variant>
      <vt:variant>
        <vt:i4>276</vt:i4>
      </vt:variant>
      <vt:variant>
        <vt:i4>0</vt:i4>
      </vt:variant>
      <vt:variant>
        <vt:i4>5</vt:i4>
      </vt:variant>
      <vt:variant>
        <vt:lpwstr>http://www.modelica.org/events/modelica2008/Proceedings/sessions/session5f.pdf</vt:lpwstr>
      </vt:variant>
      <vt:variant>
        <vt:lpwstr/>
      </vt:variant>
      <vt:variant>
        <vt:i4>3604599</vt:i4>
      </vt:variant>
      <vt:variant>
        <vt:i4>273</vt:i4>
      </vt:variant>
      <vt:variant>
        <vt:i4>0</vt:i4>
      </vt:variant>
      <vt:variant>
        <vt:i4>5</vt:i4>
      </vt:variant>
      <vt:variant>
        <vt:lpwstr>http://www.autosar.org/</vt:lpwstr>
      </vt:variant>
      <vt:variant>
        <vt:lpwstr/>
      </vt:variant>
      <vt:variant>
        <vt:i4>3670113</vt:i4>
      </vt:variant>
      <vt:variant>
        <vt:i4>270</vt:i4>
      </vt:variant>
      <vt:variant>
        <vt:i4>0</vt:i4>
      </vt:variant>
      <vt:variant>
        <vt:i4>5</vt:i4>
      </vt:variant>
      <vt:variant>
        <vt:lpwstr>http://www.lmsintl.com/</vt:lpwstr>
      </vt:variant>
      <vt:variant>
        <vt:lpwstr/>
      </vt:variant>
      <vt:variant>
        <vt:i4>8323113</vt:i4>
      </vt:variant>
      <vt:variant>
        <vt:i4>264</vt:i4>
      </vt:variant>
      <vt:variant>
        <vt:i4>0</vt:i4>
      </vt:variant>
      <vt:variant>
        <vt:i4>5</vt:i4>
      </vt:variant>
      <vt:variant>
        <vt:lpwstr>http://www.modelica.org/libraries/Modelica)</vt:lpwstr>
      </vt:variant>
      <vt:variant>
        <vt:lpwstr/>
      </vt:variant>
      <vt:variant>
        <vt:i4>262213</vt:i4>
      </vt:variant>
      <vt:variant>
        <vt:i4>237</vt:i4>
      </vt:variant>
      <vt:variant>
        <vt:i4>0</vt:i4>
      </vt:variant>
      <vt:variant>
        <vt:i4>5</vt:i4>
      </vt:variant>
      <vt:variant>
        <vt:lpwstr>http://msdn.microsoft.com/en-us/library/aa365247%28VS.85%29.aspx</vt:lpwstr>
      </vt:variant>
      <vt:variant>
        <vt:lpwstr/>
      </vt:variant>
      <vt:variant>
        <vt:i4>1835014</vt:i4>
      </vt:variant>
      <vt:variant>
        <vt:i4>234</vt:i4>
      </vt:variant>
      <vt:variant>
        <vt:i4>0</vt:i4>
      </vt:variant>
      <vt:variant>
        <vt:i4>5</vt:i4>
      </vt:variant>
      <vt:variant>
        <vt:lpwstr>http://www.w3.org/TR/xmlschema-2/</vt:lpwstr>
      </vt:variant>
      <vt:variant>
        <vt:lpwstr/>
      </vt:variant>
      <vt:variant>
        <vt:i4>1835014</vt:i4>
      </vt:variant>
      <vt:variant>
        <vt:i4>231</vt:i4>
      </vt:variant>
      <vt:variant>
        <vt:i4>0</vt:i4>
      </vt:variant>
      <vt:variant>
        <vt:i4>5</vt:i4>
      </vt:variant>
      <vt:variant>
        <vt:lpwstr>http://www.w3.org/TR/xmlschema-2/</vt:lpwstr>
      </vt:variant>
      <vt:variant>
        <vt:lpwstr/>
      </vt:variant>
      <vt:variant>
        <vt:i4>7208964</vt:i4>
      </vt:variant>
      <vt:variant>
        <vt:i4>120</vt:i4>
      </vt:variant>
      <vt:variant>
        <vt:i4>0</vt:i4>
      </vt:variant>
      <vt:variant>
        <vt:i4>5</vt:i4>
      </vt:variant>
      <vt:variant>
        <vt:lpwstr>http://www.itea2.org/public/project_leaflets/MODELISAR_profile_oct-08.pdf</vt:lpwstr>
      </vt:variant>
      <vt:variant>
        <vt:lpwstr/>
      </vt:variant>
      <vt:variant>
        <vt:i4>7012415</vt:i4>
      </vt:variant>
      <vt:variant>
        <vt:i4>105</vt:i4>
      </vt:variant>
      <vt:variant>
        <vt:i4>0</vt:i4>
      </vt:variant>
      <vt:variant>
        <vt:i4>5</vt:i4>
      </vt:variant>
      <vt:variant>
        <vt:lpwstr>http://en.wikipedia.org/wiki/Xml</vt:lpwstr>
      </vt:variant>
      <vt:variant>
        <vt:lpwstr>Parsers</vt:lpwstr>
      </vt:variant>
      <vt:variant>
        <vt:i4>3932270</vt:i4>
      </vt:variant>
      <vt:variant>
        <vt:i4>6</vt:i4>
      </vt:variant>
      <vt:variant>
        <vt:i4>0</vt:i4>
      </vt:variant>
      <vt:variant>
        <vt:i4>5</vt:i4>
      </vt:variant>
      <vt:variant>
        <vt:lpwstr>http://www.opensource.org/licenses/bsd-license.html</vt:lpwstr>
      </vt:variant>
      <vt:variant>
        <vt:lpwstr/>
      </vt:variant>
      <vt:variant>
        <vt:i4>3735584</vt:i4>
      </vt:variant>
      <vt:variant>
        <vt:i4>3</vt:i4>
      </vt:variant>
      <vt:variant>
        <vt:i4>0</vt:i4>
      </vt:variant>
      <vt:variant>
        <vt:i4>5</vt:i4>
      </vt:variant>
      <vt:variant>
        <vt:lpwstr>http://creativecommons.org/licenses/by-sa/3.0/legalcode</vt:lpwstr>
      </vt:variant>
      <vt:variant>
        <vt:lpwstr/>
      </vt:variant>
      <vt:variant>
        <vt:i4>3801128</vt:i4>
      </vt:variant>
      <vt:variant>
        <vt:i4>0</vt:i4>
      </vt:variant>
      <vt:variant>
        <vt:i4>0</vt:i4>
      </vt:variant>
      <vt:variant>
        <vt:i4>5</vt:i4>
      </vt:variant>
      <vt:variant>
        <vt:lpwstr>http://creativecommons.org/licenses/by-sa/3.0/</vt:lpwstr>
      </vt:variant>
      <vt:variant>
        <vt:lpwstr/>
      </vt:variant>
      <vt:variant>
        <vt:i4>2490428</vt:i4>
      </vt:variant>
      <vt:variant>
        <vt:i4>0</vt:i4>
      </vt:variant>
      <vt:variant>
        <vt:i4>0</vt:i4>
      </vt:variant>
      <vt:variant>
        <vt:i4>5</vt:i4>
      </vt:variant>
      <vt:variant>
        <vt:lpwstr>http://www.altova.com/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Document template</dc:title>
  <dc:subject/>
  <dc:creator>Martin Otter</dc:creator>
  <cp:keywords/>
  <dc:description/>
  <cp:lastModifiedBy>andreas</cp:lastModifiedBy>
  <cp:revision>36</cp:revision>
  <cp:lastPrinted>2009-12-13T18:33:00Z</cp:lastPrinted>
  <dcterms:created xsi:type="dcterms:W3CDTF">2016-05-06T10:43:00Z</dcterms:created>
  <dcterms:modified xsi:type="dcterms:W3CDTF">2017-07-12T09:57:00Z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MTWinEqns">
    <vt:bool>true</vt:bool>
  </property>
</Properties>
</file>