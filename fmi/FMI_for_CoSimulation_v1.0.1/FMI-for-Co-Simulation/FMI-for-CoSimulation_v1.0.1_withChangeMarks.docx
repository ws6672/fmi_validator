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478F" w:rsidRPr="007E2A00" w:rsidRDefault="0053478F" w:rsidP="00E04F7A">
      <w:pPr>
        <w:rPr>
          <w:lang w:val="en-US"/>
        </w:rPr>
        <w:sectPr w:rsidR="0053478F" w:rsidRPr="007E2A00" w:rsidSect="00BA323C">
          <w:headerReference w:type="even" r:id="rId8"/>
          <w:headerReference w:type="default" r:id="rId9"/>
          <w:footerReference w:type="even" r:id="rId10"/>
          <w:footerReference w:type="default" r:id="rId11"/>
          <w:headerReference w:type="first" r:id="rId12"/>
          <w:footerReference w:type="first" r:id="rId13"/>
          <w:pgSz w:w="11906" w:h="16838" w:code="9"/>
          <w:pgMar w:top="2693" w:right="851" w:bottom="794" w:left="1361" w:header="851" w:footer="0" w:gutter="0"/>
          <w:pgNumType w:start="0"/>
          <w:cols w:space="720"/>
          <w:titlePg/>
          <w:docGrid w:linePitch="360"/>
        </w:sectPr>
      </w:pPr>
    </w:p>
    <w:p w:rsidR="0053478F" w:rsidRPr="007E2A00" w:rsidRDefault="005E2217" w:rsidP="00471821">
      <w:pPr>
        <w:pStyle w:val="Titlefrontpage"/>
        <w:jc w:val="left"/>
        <w:rPr>
          <w:szCs w:val="32"/>
          <w:lang w:val="en-US"/>
        </w:rPr>
      </w:pPr>
      <w:r w:rsidRPr="007E2A00">
        <w:rPr>
          <w:szCs w:val="32"/>
          <w:lang w:val="en-US"/>
        </w:rPr>
        <w:t>Functional Mock-up Interface for</w:t>
      </w:r>
      <w:r w:rsidRPr="007E2A00">
        <w:rPr>
          <w:szCs w:val="32"/>
          <w:lang w:val="en-US"/>
        </w:rPr>
        <w:br/>
      </w:r>
      <w:r w:rsidR="00944A60" w:rsidRPr="007E2A00">
        <w:rPr>
          <w:szCs w:val="32"/>
          <w:lang w:val="en-US"/>
        </w:rPr>
        <w:t>Co-S</w:t>
      </w:r>
      <w:r w:rsidR="00C42EBB" w:rsidRPr="007E2A00">
        <w:rPr>
          <w:szCs w:val="32"/>
          <w:lang w:val="en-US"/>
        </w:rPr>
        <w:t>imulation</w:t>
      </w:r>
      <w:r w:rsidR="001E7A74" w:rsidRPr="007E2A00">
        <w:rPr>
          <w:szCs w:val="32"/>
          <w:lang w:val="en-US"/>
        </w:rPr>
        <w:t xml:space="preserve"> </w:t>
      </w:r>
    </w:p>
    <w:p w:rsidR="009314E5" w:rsidRPr="007E2A00" w:rsidRDefault="009314E5" w:rsidP="00547DE7">
      <w:pPr>
        <w:pStyle w:val="Titlefrontpage"/>
        <w:tabs>
          <w:tab w:val="left" w:pos="7700"/>
        </w:tabs>
        <w:rPr>
          <w:sz w:val="32"/>
          <w:szCs w:val="32"/>
          <w:lang w:val="en-US"/>
        </w:rPr>
      </w:pPr>
    </w:p>
    <w:p w:rsidR="000330B2" w:rsidRDefault="000330B2" w:rsidP="000330B2">
      <w:pPr>
        <w:pStyle w:val="DocumentTitle"/>
      </w:pPr>
      <w:r>
        <w:t>MODELICA Association Project FMI</w:t>
      </w:r>
    </w:p>
    <w:p w:rsidR="0053478F" w:rsidRPr="007E2A00" w:rsidRDefault="0053478F" w:rsidP="0053478F">
      <w:pPr>
        <w:rPr>
          <w:sz w:val="16"/>
          <w:lang w:val="en-US"/>
        </w:rPr>
      </w:pPr>
    </w:p>
    <w:p w:rsidR="00BA323C" w:rsidRPr="007E2A00" w:rsidRDefault="00BA323C" w:rsidP="0053478F">
      <w:pPr>
        <w:pStyle w:val="Subtitlefrontpage"/>
        <w:rPr>
          <w:lang w:val="en-US"/>
        </w:rPr>
      </w:pPr>
    </w:p>
    <w:p w:rsidR="000330B2" w:rsidRPr="007E2A00" w:rsidRDefault="000330B2" w:rsidP="000330B2">
      <w:pPr>
        <w:pStyle w:val="Subtitlefrontpage"/>
        <w:tabs>
          <w:tab w:val="left" w:pos="3060"/>
        </w:tabs>
        <w:outlineLvl w:val="0"/>
        <w:rPr>
          <w:ins w:id="5" w:author="andreas" w:date="2016-05-06T13:34:00Z"/>
          <w:sz w:val="24"/>
          <w:lang w:val="en-US"/>
        </w:rPr>
      </w:pPr>
      <w:ins w:id="6" w:author="andreas" w:date="2016-05-06T13:34:00Z">
        <w:r w:rsidRPr="007E2A00">
          <w:rPr>
            <w:sz w:val="24"/>
            <w:lang w:val="en-US"/>
          </w:rPr>
          <w:t>Document version:</w:t>
        </w:r>
        <w:r w:rsidRPr="007E2A00">
          <w:rPr>
            <w:sz w:val="24"/>
            <w:lang w:val="en-US"/>
          </w:rPr>
          <w:tab/>
        </w:r>
        <w:r>
          <w:rPr>
            <w:sz w:val="24"/>
            <w:lang w:val="en-US"/>
          </w:rPr>
          <w:t>1.0.1</w:t>
        </w:r>
      </w:ins>
    </w:p>
    <w:p w:rsidR="000330B2" w:rsidRPr="007E2A00" w:rsidRDefault="000330B2" w:rsidP="000330B2">
      <w:pPr>
        <w:pStyle w:val="Subtitlefrontpage"/>
        <w:tabs>
          <w:tab w:val="left" w:pos="3060"/>
        </w:tabs>
        <w:outlineLvl w:val="0"/>
        <w:rPr>
          <w:ins w:id="7" w:author="andreas" w:date="2016-05-06T13:34:00Z"/>
          <w:sz w:val="24"/>
          <w:lang w:val="en-US"/>
        </w:rPr>
      </w:pPr>
      <w:ins w:id="8" w:author="andreas" w:date="2016-05-06T13:34:00Z">
        <w:r w:rsidRPr="007E2A00">
          <w:rPr>
            <w:sz w:val="24"/>
            <w:lang w:val="en-US"/>
          </w:rPr>
          <w:tab/>
        </w:r>
      </w:ins>
      <w:ins w:id="9" w:author="andreas" w:date="2017-07-12T11:55:00Z">
        <w:r w:rsidR="00AC183C">
          <w:rPr>
            <w:sz w:val="24"/>
            <w:lang w:val="en-US"/>
          </w:rPr>
          <w:t>July</w:t>
        </w:r>
      </w:ins>
      <w:ins w:id="10" w:author="andreas" w:date="2016-05-06T13:34:00Z">
        <w:r w:rsidRPr="007E2A00">
          <w:rPr>
            <w:sz w:val="24"/>
            <w:lang w:val="en-US"/>
          </w:rPr>
          <w:t xml:space="preserve"> 20</w:t>
        </w:r>
        <w:r w:rsidR="00CB4AF7">
          <w:rPr>
            <w:sz w:val="24"/>
            <w:lang w:val="en-US"/>
          </w:rPr>
          <w:t>17</w:t>
        </w:r>
      </w:ins>
    </w:p>
    <w:p w:rsidR="006F0EE0" w:rsidRPr="007E2A00" w:rsidRDefault="006F0EE0" w:rsidP="00D30656">
      <w:pPr>
        <w:pStyle w:val="Subtitlefrontpage"/>
        <w:tabs>
          <w:tab w:val="left" w:pos="3060"/>
        </w:tabs>
        <w:rPr>
          <w:sz w:val="24"/>
          <w:lang w:val="en-US"/>
        </w:rPr>
      </w:pPr>
    </w:p>
    <w:p w:rsidR="00C757B4" w:rsidRPr="007E2A00" w:rsidRDefault="00C757B4" w:rsidP="00C757B4">
      <w:pPr>
        <w:pStyle w:val="Subtitlefrontpage"/>
        <w:rPr>
          <w:spacing w:val="30"/>
          <w:lang w:val="en-US"/>
        </w:rPr>
      </w:pPr>
      <w:r w:rsidRPr="007E2A00">
        <w:rPr>
          <w:spacing w:val="30"/>
          <w:lang w:val="en-US"/>
        </w:rPr>
        <w:t>•••••••••••••••••••••••••••••••••••••••••••••••••••••••••••••••</w:t>
      </w:r>
    </w:p>
    <w:p w:rsidR="009314E5" w:rsidRDefault="009314E5" w:rsidP="00D30656">
      <w:pPr>
        <w:pStyle w:val="Subtitlefrontpage"/>
        <w:tabs>
          <w:tab w:val="left" w:pos="3060"/>
        </w:tabs>
        <w:rPr>
          <w:sz w:val="24"/>
          <w:lang w:val="en-US"/>
        </w:rPr>
      </w:pPr>
    </w:p>
    <w:p w:rsidR="006F6D83" w:rsidRDefault="006F6D83" w:rsidP="00D30656">
      <w:pPr>
        <w:pStyle w:val="Subtitlefrontpage"/>
        <w:tabs>
          <w:tab w:val="left" w:pos="3060"/>
        </w:tabs>
        <w:rPr>
          <w:sz w:val="24"/>
          <w:lang w:val="en-US"/>
        </w:rPr>
      </w:pPr>
    </w:p>
    <w:p w:rsidR="000330B2" w:rsidRDefault="000330B2" w:rsidP="00D30656">
      <w:pPr>
        <w:pStyle w:val="Subtitlefrontpage"/>
        <w:tabs>
          <w:tab w:val="left" w:pos="3060"/>
        </w:tabs>
        <w:rPr>
          <w:sz w:val="24"/>
          <w:lang w:val="en-US"/>
        </w:rPr>
      </w:pPr>
    </w:p>
    <w:p w:rsidR="000330B2" w:rsidRDefault="000330B2" w:rsidP="000330B2">
      <w:pPr>
        <w:pStyle w:val="Subtitlefrontpage"/>
        <w:tabs>
          <w:tab w:val="left" w:pos="3060"/>
        </w:tabs>
        <w:jc w:val="center"/>
        <w:rPr>
          <w:sz w:val="24"/>
          <w:lang w:val="en-US"/>
        </w:rPr>
      </w:pPr>
      <w:r>
        <w:rPr>
          <w:noProof/>
          <w:snapToGrid/>
          <w:sz w:val="24"/>
          <w:lang w:val="de-DE"/>
        </w:rPr>
        <w:drawing>
          <wp:inline distT="0" distB="0" distL="0" distR="0" wp14:anchorId="501E1383" wp14:editId="2CDF5ADD">
            <wp:extent cx="3438525" cy="4000500"/>
            <wp:effectExtent l="0" t="0" r="9525" b="0"/>
            <wp:docPr id="28" name="Grafi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logotype_FMI_vertical_RVB.png"/>
                    <pic:cNvPicPr/>
                  </pic:nvPicPr>
                  <pic:blipFill>
                    <a:blip r:embed="rId14">
                      <a:extLst>
                        <a:ext uri="{28A0092B-C50C-407E-A947-70E740481C1C}">
                          <a14:useLocalDpi xmlns:a14="http://schemas.microsoft.com/office/drawing/2010/main" val="0"/>
                        </a:ext>
                      </a:extLst>
                    </a:blip>
                    <a:stretch>
                      <a:fillRect/>
                    </a:stretch>
                  </pic:blipFill>
                  <pic:spPr>
                    <a:xfrm>
                      <a:off x="0" y="0"/>
                      <a:ext cx="3438525" cy="4000500"/>
                    </a:xfrm>
                    <a:prstGeom prst="rect">
                      <a:avLst/>
                    </a:prstGeom>
                  </pic:spPr>
                </pic:pic>
              </a:graphicData>
            </a:graphic>
          </wp:inline>
        </w:drawing>
      </w:r>
    </w:p>
    <w:p w:rsidR="006F6D83" w:rsidRPr="007E2A00" w:rsidRDefault="006F6D83" w:rsidP="00D30656">
      <w:pPr>
        <w:pStyle w:val="Subtitlefrontpage"/>
        <w:tabs>
          <w:tab w:val="left" w:pos="3060"/>
        </w:tabs>
        <w:rPr>
          <w:sz w:val="24"/>
          <w:lang w:val="en-US"/>
        </w:rPr>
      </w:pPr>
    </w:p>
    <w:p w:rsidR="0053478F" w:rsidRPr="007E2A00" w:rsidRDefault="0053478F" w:rsidP="00BB5649">
      <w:pPr>
        <w:pStyle w:val="Guidelinetext"/>
        <w:rPr>
          <w:lang w:val="en-US"/>
        </w:rPr>
      </w:pPr>
    </w:p>
    <w:p w:rsidR="0053478F" w:rsidRPr="007E2A00" w:rsidRDefault="0053478F" w:rsidP="00BB5649">
      <w:pPr>
        <w:pStyle w:val="Guidelinetext"/>
        <w:rPr>
          <w:lang w:val="en-US"/>
        </w:rPr>
      </w:pPr>
    </w:p>
    <w:p w:rsidR="0053478F" w:rsidRPr="007E2A00" w:rsidRDefault="0053478F" w:rsidP="00BB5649">
      <w:pPr>
        <w:pStyle w:val="Guidelinetext"/>
        <w:rPr>
          <w:lang w:val="en-US"/>
        </w:rPr>
      </w:pPr>
    </w:p>
    <w:p w:rsidR="00882F43" w:rsidRPr="007E2A00" w:rsidRDefault="0053478F" w:rsidP="00C1282E">
      <w:pPr>
        <w:outlineLvl w:val="0"/>
        <w:rPr>
          <w:b/>
          <w:bCs/>
          <w:sz w:val="22"/>
          <w:szCs w:val="22"/>
          <w:lang w:val="en-US"/>
        </w:rPr>
      </w:pPr>
      <w:r w:rsidRPr="007E2A00">
        <w:rPr>
          <w:lang w:val="en-US"/>
        </w:rPr>
        <w:br w:type="page"/>
      </w:r>
      <w:bookmarkStart w:id="11" w:name="_Toc215371355"/>
      <w:bookmarkStart w:id="12" w:name="_Toc217788014"/>
      <w:r w:rsidR="00882F43" w:rsidRPr="007E2A00">
        <w:rPr>
          <w:b/>
          <w:bCs/>
          <w:sz w:val="22"/>
          <w:szCs w:val="22"/>
          <w:lang w:val="en-US"/>
        </w:rPr>
        <w:lastRenderedPageBreak/>
        <w:t>History</w:t>
      </w:r>
      <w:bookmarkEnd w:id="11"/>
      <w:bookmarkEnd w:id="12"/>
    </w:p>
    <w:p w:rsidR="00882F43" w:rsidRPr="007E2A00" w:rsidRDefault="00882F43" w:rsidP="00882F43">
      <w:pPr>
        <w:pStyle w:val="Textkrper"/>
      </w:pPr>
    </w:p>
    <w:tbl>
      <w:tblPr>
        <w:tblW w:w="9540"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50"/>
        <w:gridCol w:w="1710"/>
        <w:gridCol w:w="6480"/>
      </w:tblGrid>
      <w:tr w:rsidR="00882F43" w:rsidRPr="007E2A00">
        <w:tc>
          <w:tcPr>
            <w:tcW w:w="1350" w:type="dxa"/>
            <w:shd w:val="pct12" w:color="000000" w:fill="FFFFFF"/>
          </w:tcPr>
          <w:p w:rsidR="00882F43" w:rsidRPr="007E2A00" w:rsidRDefault="00882F43" w:rsidP="00882F43">
            <w:pPr>
              <w:pStyle w:val="tablecontentsheading"/>
              <w:jc w:val="center"/>
              <w:rPr>
                <w:sz w:val="16"/>
                <w:szCs w:val="16"/>
                <w:lang w:val="en-US"/>
              </w:rPr>
            </w:pPr>
            <w:r w:rsidRPr="007E2A00">
              <w:rPr>
                <w:sz w:val="16"/>
                <w:szCs w:val="16"/>
                <w:lang w:val="en-US"/>
              </w:rPr>
              <w:t>Version</w:t>
            </w:r>
          </w:p>
        </w:tc>
        <w:tc>
          <w:tcPr>
            <w:tcW w:w="1710" w:type="dxa"/>
            <w:shd w:val="pct12" w:color="000000" w:fill="FFFFFF"/>
          </w:tcPr>
          <w:p w:rsidR="00882F43" w:rsidRPr="007E2A00" w:rsidRDefault="00882F43" w:rsidP="00882F43">
            <w:pPr>
              <w:pStyle w:val="tablecontentsheading"/>
              <w:jc w:val="center"/>
              <w:rPr>
                <w:sz w:val="16"/>
                <w:szCs w:val="16"/>
                <w:lang w:val="en-US"/>
              </w:rPr>
            </w:pPr>
            <w:r w:rsidRPr="007E2A00">
              <w:rPr>
                <w:sz w:val="16"/>
                <w:szCs w:val="16"/>
                <w:lang w:val="en-US"/>
              </w:rPr>
              <w:t>Date</w:t>
            </w:r>
          </w:p>
        </w:tc>
        <w:tc>
          <w:tcPr>
            <w:tcW w:w="6480" w:type="dxa"/>
            <w:shd w:val="pct12" w:color="000000" w:fill="FFFFFF"/>
          </w:tcPr>
          <w:p w:rsidR="00882F43" w:rsidRPr="007E2A00" w:rsidRDefault="00882F43" w:rsidP="00882F43">
            <w:pPr>
              <w:pStyle w:val="tablecontentsheading"/>
              <w:jc w:val="center"/>
              <w:rPr>
                <w:sz w:val="16"/>
                <w:szCs w:val="16"/>
                <w:lang w:val="en-US"/>
              </w:rPr>
            </w:pPr>
            <w:r w:rsidRPr="007E2A00">
              <w:rPr>
                <w:sz w:val="16"/>
                <w:szCs w:val="16"/>
                <w:lang w:val="en-US"/>
              </w:rPr>
              <w:t>Remarks</w:t>
            </w:r>
          </w:p>
        </w:tc>
      </w:tr>
      <w:tr w:rsidR="005C197C" w:rsidRPr="007E2A00">
        <w:tc>
          <w:tcPr>
            <w:tcW w:w="1350" w:type="dxa"/>
          </w:tcPr>
          <w:p w:rsidR="005C197C" w:rsidRDefault="00020074" w:rsidP="00882F43">
            <w:pPr>
              <w:pStyle w:val="tablecontents"/>
              <w:rPr>
                <w:lang w:val="en-US"/>
              </w:rPr>
            </w:pPr>
            <w:r>
              <w:rPr>
                <w:lang w:val="en-US"/>
              </w:rPr>
              <w:t>1.0</w:t>
            </w:r>
          </w:p>
        </w:tc>
        <w:tc>
          <w:tcPr>
            <w:tcW w:w="1710" w:type="dxa"/>
          </w:tcPr>
          <w:p w:rsidR="005C197C" w:rsidRDefault="005C197C" w:rsidP="00882F43">
            <w:pPr>
              <w:pStyle w:val="tablecontents"/>
              <w:rPr>
                <w:lang w:val="en-US"/>
              </w:rPr>
            </w:pPr>
            <w:r>
              <w:rPr>
                <w:lang w:val="en-US"/>
              </w:rPr>
              <w:t>2010-</w:t>
            </w:r>
            <w:r w:rsidR="00020074">
              <w:rPr>
                <w:lang w:val="en-US"/>
              </w:rPr>
              <w:t>10</w:t>
            </w:r>
            <w:r>
              <w:rPr>
                <w:lang w:val="en-US"/>
              </w:rPr>
              <w:t>-</w:t>
            </w:r>
            <w:r w:rsidR="00020074">
              <w:rPr>
                <w:lang w:val="en-US"/>
              </w:rPr>
              <w:t>12</w:t>
            </w:r>
          </w:p>
        </w:tc>
        <w:tc>
          <w:tcPr>
            <w:tcW w:w="6480" w:type="dxa"/>
          </w:tcPr>
          <w:p w:rsidR="005C197C" w:rsidRDefault="00020074" w:rsidP="00882F43">
            <w:pPr>
              <w:pStyle w:val="tablecontents"/>
              <w:rPr>
                <w:lang w:val="en-US"/>
              </w:rPr>
            </w:pPr>
            <w:r>
              <w:rPr>
                <w:lang w:val="en-US"/>
              </w:rPr>
              <w:t>First version</w:t>
            </w:r>
          </w:p>
        </w:tc>
      </w:tr>
      <w:tr w:rsidR="00C757B4" w:rsidRPr="007E2A00">
        <w:tc>
          <w:tcPr>
            <w:tcW w:w="1350" w:type="dxa"/>
          </w:tcPr>
          <w:p w:rsidR="00C757B4" w:rsidRDefault="00C757B4" w:rsidP="00C757B4">
            <w:pPr>
              <w:pStyle w:val="tablecontents"/>
              <w:rPr>
                <w:lang w:val="en-US"/>
              </w:rPr>
            </w:pPr>
            <w:ins w:id="13" w:author="andreas" w:date="2016-05-06T13:40:00Z">
              <w:r>
                <w:rPr>
                  <w:lang w:val="en-US"/>
                </w:rPr>
                <w:t>1.0.1</w:t>
              </w:r>
            </w:ins>
          </w:p>
        </w:tc>
        <w:tc>
          <w:tcPr>
            <w:tcW w:w="1710" w:type="dxa"/>
          </w:tcPr>
          <w:p w:rsidR="00C757B4" w:rsidRDefault="00C757B4" w:rsidP="00C757B4">
            <w:pPr>
              <w:pStyle w:val="tablecontents"/>
              <w:rPr>
                <w:lang w:val="en-US"/>
              </w:rPr>
            </w:pPr>
            <w:ins w:id="14" w:author="andreas" w:date="2016-05-06T13:40:00Z">
              <w:r>
                <w:rPr>
                  <w:lang w:val="en-US"/>
                </w:rPr>
                <w:t>2016-05-05</w:t>
              </w:r>
            </w:ins>
          </w:p>
        </w:tc>
        <w:tc>
          <w:tcPr>
            <w:tcW w:w="6480" w:type="dxa"/>
          </w:tcPr>
          <w:p w:rsidR="00C757B4" w:rsidRDefault="00C757B4" w:rsidP="00C757B4">
            <w:pPr>
              <w:pStyle w:val="tablecontents"/>
              <w:rPr>
                <w:lang w:val="en-US"/>
              </w:rPr>
            </w:pPr>
            <w:ins w:id="15" w:author="andreas" w:date="2016-05-06T13:40:00Z">
              <w:r>
                <w:rPr>
                  <w:lang w:val="en-US"/>
                </w:rPr>
                <w:t>AJ</w:t>
              </w:r>
            </w:ins>
            <w:ins w:id="16" w:author="andreas" w:date="2017-01-26T13:45:00Z">
              <w:r w:rsidR="00E27E6C">
                <w:rPr>
                  <w:lang w:val="en-US"/>
                </w:rPr>
                <w:t>unghanns</w:t>
              </w:r>
            </w:ins>
            <w:ins w:id="17" w:author="andreas" w:date="2016-05-06T13:40:00Z">
              <w:r>
                <w:rPr>
                  <w:lang w:val="en-US"/>
                </w:rPr>
                <w:t>: worked changes from ticket #370 into document, first attempt</w:t>
              </w:r>
            </w:ins>
            <w:ins w:id="18" w:author="andreas" w:date="2017-01-26T13:45:00Z">
              <w:r w:rsidR="00E27E6C">
                <w:rPr>
                  <w:lang w:val="en-US"/>
                </w:rPr>
                <w:br/>
              </w:r>
            </w:ins>
            <w:ins w:id="19" w:author="andreas" w:date="2017-01-26T13:46:00Z">
              <w:r w:rsidR="00E27E6C">
                <w:rPr>
                  <w:lang w:val="en-US"/>
                </w:rPr>
                <w:t>Second run with AJunghanns and AViel</w:t>
              </w:r>
            </w:ins>
          </w:p>
        </w:tc>
      </w:tr>
      <w:tr w:rsidR="00C757B4" w:rsidRPr="007E2A00">
        <w:tc>
          <w:tcPr>
            <w:tcW w:w="1350" w:type="dxa"/>
          </w:tcPr>
          <w:p w:rsidR="00C757B4" w:rsidRDefault="00AC183C" w:rsidP="00C757B4">
            <w:pPr>
              <w:pStyle w:val="tablecontents"/>
              <w:rPr>
                <w:lang w:val="en-US"/>
              </w:rPr>
            </w:pPr>
            <w:ins w:id="20" w:author="andreas" w:date="2017-07-12T11:55:00Z">
              <w:r>
                <w:rPr>
                  <w:lang w:val="en-US"/>
                </w:rPr>
                <w:t>1.0.1</w:t>
              </w:r>
            </w:ins>
          </w:p>
        </w:tc>
        <w:tc>
          <w:tcPr>
            <w:tcW w:w="1710" w:type="dxa"/>
          </w:tcPr>
          <w:p w:rsidR="00C757B4" w:rsidRDefault="00AC183C" w:rsidP="00C757B4">
            <w:pPr>
              <w:pStyle w:val="tablecontents"/>
              <w:rPr>
                <w:lang w:val="en-US"/>
              </w:rPr>
            </w:pPr>
            <w:ins w:id="21" w:author="andreas" w:date="2017-07-12T11:55:00Z">
              <w:r>
                <w:rPr>
                  <w:lang w:val="en-US"/>
                </w:rPr>
                <w:t>2017-07-10</w:t>
              </w:r>
            </w:ins>
          </w:p>
        </w:tc>
        <w:tc>
          <w:tcPr>
            <w:tcW w:w="6480" w:type="dxa"/>
          </w:tcPr>
          <w:p w:rsidR="00C757B4" w:rsidRDefault="00AC183C" w:rsidP="00C757B4">
            <w:pPr>
              <w:pStyle w:val="tablecontents"/>
              <w:rPr>
                <w:lang w:val="en-US"/>
              </w:rPr>
            </w:pPr>
            <w:ins w:id="22" w:author="andreas" w:date="2017-07-12T11:55:00Z">
              <w:r>
                <w:rPr>
                  <w:lang w:val="en-US"/>
                </w:rPr>
                <w:t>FMI Steering Committee releases</w:t>
              </w:r>
            </w:ins>
          </w:p>
        </w:tc>
      </w:tr>
      <w:tr w:rsidR="00C757B4" w:rsidRPr="007E2A00">
        <w:tc>
          <w:tcPr>
            <w:tcW w:w="1350" w:type="dxa"/>
          </w:tcPr>
          <w:p w:rsidR="00C757B4" w:rsidRDefault="00C757B4" w:rsidP="00C757B4">
            <w:pPr>
              <w:pStyle w:val="tablecontents"/>
              <w:rPr>
                <w:lang w:val="en-US"/>
              </w:rPr>
            </w:pPr>
          </w:p>
        </w:tc>
        <w:tc>
          <w:tcPr>
            <w:tcW w:w="1710" w:type="dxa"/>
          </w:tcPr>
          <w:p w:rsidR="00C757B4" w:rsidRDefault="00C757B4" w:rsidP="00C757B4">
            <w:pPr>
              <w:pStyle w:val="tablecontents"/>
              <w:rPr>
                <w:lang w:val="en-US"/>
              </w:rPr>
            </w:pPr>
          </w:p>
        </w:tc>
        <w:tc>
          <w:tcPr>
            <w:tcW w:w="6480" w:type="dxa"/>
          </w:tcPr>
          <w:p w:rsidR="00C757B4" w:rsidRDefault="00C757B4" w:rsidP="00C757B4">
            <w:pPr>
              <w:pStyle w:val="tablecontents"/>
              <w:rPr>
                <w:lang w:val="en-US"/>
              </w:rPr>
            </w:pPr>
          </w:p>
        </w:tc>
      </w:tr>
      <w:tr w:rsidR="00C757B4" w:rsidRPr="007E2A00">
        <w:tc>
          <w:tcPr>
            <w:tcW w:w="1350" w:type="dxa"/>
          </w:tcPr>
          <w:p w:rsidR="00C757B4" w:rsidRDefault="00C757B4" w:rsidP="00C757B4">
            <w:pPr>
              <w:pStyle w:val="tablecontents"/>
              <w:rPr>
                <w:lang w:val="en-US"/>
              </w:rPr>
            </w:pPr>
          </w:p>
        </w:tc>
        <w:tc>
          <w:tcPr>
            <w:tcW w:w="1710" w:type="dxa"/>
          </w:tcPr>
          <w:p w:rsidR="00C757B4" w:rsidRDefault="00C757B4" w:rsidP="00C757B4">
            <w:pPr>
              <w:pStyle w:val="tablecontents"/>
              <w:rPr>
                <w:lang w:val="en-US"/>
              </w:rPr>
            </w:pPr>
          </w:p>
        </w:tc>
        <w:tc>
          <w:tcPr>
            <w:tcW w:w="6480" w:type="dxa"/>
          </w:tcPr>
          <w:p w:rsidR="00C757B4" w:rsidRDefault="00C757B4" w:rsidP="00C757B4">
            <w:pPr>
              <w:pStyle w:val="tablecontents"/>
              <w:rPr>
                <w:lang w:val="en-US"/>
              </w:rPr>
            </w:pPr>
          </w:p>
        </w:tc>
      </w:tr>
    </w:tbl>
    <w:p w:rsidR="006F0EE0" w:rsidRPr="007E2A00" w:rsidRDefault="006F0EE0" w:rsidP="00471821">
      <w:pPr>
        <w:pStyle w:val="Textkrper"/>
      </w:pPr>
    </w:p>
    <w:p w:rsidR="00471821" w:rsidRPr="007E2A00" w:rsidRDefault="00471821" w:rsidP="00C1282E">
      <w:pPr>
        <w:pStyle w:val="Textkrper"/>
        <w:outlineLvl w:val="0"/>
        <w:rPr>
          <w:b/>
          <w:sz w:val="22"/>
          <w:szCs w:val="22"/>
        </w:rPr>
      </w:pPr>
      <w:r w:rsidRPr="007E2A00">
        <w:rPr>
          <w:b/>
          <w:sz w:val="22"/>
          <w:szCs w:val="22"/>
        </w:rPr>
        <w:t>License of this document</w:t>
      </w:r>
    </w:p>
    <w:p w:rsidR="006F0EE0" w:rsidRPr="007E2A00" w:rsidRDefault="006F0EE0" w:rsidP="006F0EE0">
      <w:pPr>
        <w:pStyle w:val="Textkrper-Zeileneinzug"/>
        <w:ind w:firstLine="0"/>
        <w:jc w:val="left"/>
        <w:rPr>
          <w:lang w:val="en-US"/>
        </w:rPr>
      </w:pPr>
    </w:p>
    <w:p w:rsidR="00471821" w:rsidRPr="009F230D" w:rsidRDefault="00471821" w:rsidP="006F0EE0">
      <w:pPr>
        <w:pStyle w:val="Textkrper-Zeileneinzug"/>
        <w:ind w:firstLine="0"/>
        <w:jc w:val="left"/>
        <w:rPr>
          <w:lang w:val="en-US"/>
        </w:rPr>
      </w:pPr>
      <w:r w:rsidRPr="009F230D">
        <w:rPr>
          <w:lang w:val="en-US"/>
        </w:rPr>
        <w:t xml:space="preserve">Copyright © </w:t>
      </w:r>
      <w:r w:rsidR="009F230D">
        <w:rPr>
          <w:lang w:val="en-US"/>
        </w:rPr>
        <w:t>201</w:t>
      </w:r>
      <w:r w:rsidR="00CB4AF7">
        <w:rPr>
          <w:lang w:val="en-US"/>
        </w:rPr>
        <w:t>7</w:t>
      </w:r>
      <w:r w:rsidRPr="009F230D">
        <w:rPr>
          <w:lang w:val="en-US"/>
        </w:rPr>
        <w:t>, M</w:t>
      </w:r>
      <w:r w:rsidR="00934574" w:rsidRPr="009F230D">
        <w:rPr>
          <w:lang w:val="en-US"/>
        </w:rPr>
        <w:t>ODELI</w:t>
      </w:r>
      <w:r w:rsidR="000330B2">
        <w:rPr>
          <w:lang w:val="en-US"/>
        </w:rPr>
        <w:t>CA Association Project FMI</w:t>
      </w:r>
      <w:r w:rsidRPr="009F230D">
        <w:rPr>
          <w:lang w:val="en-US"/>
        </w:rPr>
        <w:br/>
      </w:r>
    </w:p>
    <w:p w:rsidR="00471821" w:rsidRPr="009F230D" w:rsidRDefault="00471821" w:rsidP="004D2B2E">
      <w:pPr>
        <w:pStyle w:val="Textkrper-Zeileneinzug"/>
        <w:spacing w:after="120"/>
        <w:ind w:firstLine="0"/>
        <w:rPr>
          <w:lang w:val="en-US"/>
        </w:rPr>
      </w:pPr>
      <w:r w:rsidRPr="009F230D">
        <w:rPr>
          <w:lang w:val="en-US"/>
        </w:rPr>
        <w:t>This document is provided “as is" without any warranty. It is licensed under the CC-BY-SA (Creative Commons Attrib</w:t>
      </w:r>
      <w:r w:rsidR="001A1E16" w:rsidRPr="009F230D">
        <w:rPr>
          <w:lang w:val="en-US"/>
        </w:rPr>
        <w:t>ution-Sharealike 3.0 Unported) l</w:t>
      </w:r>
      <w:r w:rsidRPr="009F230D">
        <w:rPr>
          <w:lang w:val="en-US"/>
        </w:rPr>
        <w:t>icense,</w:t>
      </w:r>
      <w:r w:rsidR="00934574" w:rsidRPr="009F230D">
        <w:rPr>
          <w:lang w:val="en-US"/>
        </w:rPr>
        <w:t xml:space="preserve"> i.e., the license used by Wiki</w:t>
      </w:r>
      <w:r w:rsidRPr="009F230D">
        <w:rPr>
          <w:lang w:val="en-US"/>
        </w:rPr>
        <w:t xml:space="preserve">pedia. Human-readable summary of the license text from </w:t>
      </w:r>
      <w:hyperlink r:id="rId15" w:tgtFrame="_parent" w:history="1">
        <w:r w:rsidRPr="009F230D">
          <w:rPr>
            <w:rStyle w:val="Hyperlink"/>
            <w:lang w:val="en-US"/>
          </w:rPr>
          <w:t>http://creativecommons.org/licenses/by-sa/3.0/</w:t>
        </w:r>
      </w:hyperlink>
      <w:r w:rsidRPr="009F230D">
        <w:rPr>
          <w:lang w:val="en-US"/>
        </w:rPr>
        <w:t>:</w:t>
      </w:r>
    </w:p>
    <w:tbl>
      <w:tblPr>
        <w:tblW w:w="0" w:type="auto"/>
        <w:tblInd w:w="588" w:type="dxa"/>
        <w:tblBorders>
          <w:top w:val="single" w:sz="4" w:space="0" w:color="auto"/>
          <w:left w:val="single" w:sz="4" w:space="0" w:color="auto"/>
          <w:bottom w:val="single" w:sz="4" w:space="0" w:color="auto"/>
          <w:right w:val="single" w:sz="4" w:space="0" w:color="auto"/>
        </w:tblBorders>
        <w:tblLook w:val="01E0" w:firstRow="1" w:lastRow="1" w:firstColumn="1" w:lastColumn="1" w:noHBand="0" w:noVBand="0"/>
      </w:tblPr>
      <w:tblGrid>
        <w:gridCol w:w="8760"/>
      </w:tblGrid>
      <w:tr w:rsidR="00471821" w:rsidRPr="009F230D">
        <w:tc>
          <w:tcPr>
            <w:tcW w:w="8760" w:type="dxa"/>
          </w:tcPr>
          <w:p w:rsidR="00471821" w:rsidRPr="009F230D" w:rsidRDefault="00471821" w:rsidP="006F0EE0">
            <w:pPr>
              <w:spacing w:before="60"/>
              <w:rPr>
                <w:lang w:val="en-US"/>
              </w:rPr>
            </w:pPr>
            <w:r w:rsidRPr="009F230D">
              <w:rPr>
                <w:lang w:val="en-US"/>
              </w:rPr>
              <w:t>You are free:</w:t>
            </w:r>
          </w:p>
          <w:p w:rsidR="00471821" w:rsidRPr="009F230D" w:rsidRDefault="00471821" w:rsidP="006F0EE0">
            <w:pPr>
              <w:pStyle w:val="BulletItemFirst"/>
              <w:tabs>
                <w:tab w:val="clear" w:pos="240"/>
                <w:tab w:val="num" w:pos="524"/>
              </w:tabs>
              <w:autoSpaceDE w:val="0"/>
              <w:autoSpaceDN w:val="0"/>
              <w:adjustRightInd w:val="0"/>
              <w:spacing w:before="60"/>
              <w:ind w:left="524"/>
              <w:jc w:val="both"/>
              <w:rPr>
                <w:lang w:val="en-US"/>
              </w:rPr>
            </w:pPr>
            <w:r w:rsidRPr="009F230D">
              <w:rPr>
                <w:b/>
                <w:bCs/>
                <w:lang w:val="en-US"/>
              </w:rPr>
              <w:t>to Share</w:t>
            </w:r>
            <w:r w:rsidRPr="009F230D">
              <w:rPr>
                <w:lang w:val="en-US"/>
              </w:rPr>
              <w:t xml:space="preserve"> — to copy, distribute and transmit the work, and</w:t>
            </w:r>
          </w:p>
          <w:p w:rsidR="00471821" w:rsidRPr="009F230D" w:rsidRDefault="00471821" w:rsidP="006F0EE0">
            <w:pPr>
              <w:pStyle w:val="BulletItem"/>
              <w:autoSpaceDE w:val="0"/>
              <w:autoSpaceDN w:val="0"/>
              <w:adjustRightInd w:val="0"/>
              <w:spacing w:before="60"/>
              <w:jc w:val="left"/>
              <w:rPr>
                <w:lang w:val="en-US"/>
              </w:rPr>
            </w:pPr>
            <w:r w:rsidRPr="009F230D">
              <w:rPr>
                <w:b/>
                <w:bCs/>
                <w:lang w:val="en-US"/>
              </w:rPr>
              <w:t>to Remix</w:t>
            </w:r>
            <w:r w:rsidRPr="009F230D">
              <w:rPr>
                <w:lang w:val="en-US"/>
              </w:rPr>
              <w:t xml:space="preserve"> — to adapt the work</w:t>
            </w:r>
          </w:p>
          <w:p w:rsidR="00471821" w:rsidRPr="009F230D" w:rsidRDefault="00471821" w:rsidP="006F0EE0">
            <w:pPr>
              <w:spacing w:before="60"/>
              <w:rPr>
                <w:lang w:val="en-US"/>
              </w:rPr>
            </w:pPr>
            <w:r w:rsidRPr="009F230D">
              <w:rPr>
                <w:lang w:val="en-US"/>
              </w:rPr>
              <w:t>Under the following conditions:</w:t>
            </w:r>
          </w:p>
          <w:p w:rsidR="00471821" w:rsidRPr="009F230D" w:rsidRDefault="00471821" w:rsidP="006F0EE0">
            <w:pPr>
              <w:pStyle w:val="BulletItemFirst"/>
              <w:tabs>
                <w:tab w:val="clear" w:pos="240"/>
                <w:tab w:val="num" w:pos="524"/>
              </w:tabs>
              <w:autoSpaceDE w:val="0"/>
              <w:autoSpaceDN w:val="0"/>
              <w:adjustRightInd w:val="0"/>
              <w:spacing w:before="60"/>
              <w:ind w:left="524"/>
              <w:jc w:val="both"/>
              <w:rPr>
                <w:lang w:val="en-US"/>
              </w:rPr>
            </w:pPr>
            <w:r w:rsidRPr="009F230D">
              <w:rPr>
                <w:b/>
                <w:bCs/>
                <w:lang w:val="en-US"/>
              </w:rPr>
              <w:t>Attribution</w:t>
            </w:r>
            <w:r w:rsidRPr="009F230D">
              <w:rPr>
                <w:lang w:val="en-US"/>
              </w:rPr>
              <w:t xml:space="preserve"> — You must attribute the work in the manner specified by the author or licensor (but not in any way that suggests that they endorse you or your use of the work.) </w:t>
            </w:r>
          </w:p>
          <w:p w:rsidR="00471821" w:rsidRPr="009F230D" w:rsidRDefault="00471821" w:rsidP="006F0EE0">
            <w:pPr>
              <w:pStyle w:val="BulletItem"/>
              <w:autoSpaceDE w:val="0"/>
              <w:autoSpaceDN w:val="0"/>
              <w:adjustRightInd w:val="0"/>
              <w:spacing w:before="60" w:after="60"/>
              <w:jc w:val="left"/>
              <w:rPr>
                <w:lang w:val="en-US"/>
              </w:rPr>
            </w:pPr>
            <w:r w:rsidRPr="009F230D">
              <w:rPr>
                <w:b/>
                <w:bCs/>
                <w:lang w:val="en-US"/>
              </w:rPr>
              <w:t>Share Alike</w:t>
            </w:r>
            <w:r w:rsidRPr="009F230D">
              <w:rPr>
                <w:lang w:val="en-US"/>
              </w:rPr>
              <w:t xml:space="preserve"> — If you alter, transform, or build upon this work, you may distribute the resulting work only under the same, similar or a compatible license.</w:t>
            </w:r>
          </w:p>
        </w:tc>
      </w:tr>
    </w:tbl>
    <w:p w:rsidR="00471821" w:rsidRPr="009F230D" w:rsidRDefault="00471821" w:rsidP="006F0EE0">
      <w:pPr>
        <w:pStyle w:val="Textkrper"/>
      </w:pPr>
      <w:r w:rsidRPr="009F230D">
        <w:t>The legal license text and disclaimer is available at:</w:t>
      </w:r>
    </w:p>
    <w:p w:rsidR="00471821" w:rsidRPr="009F230D" w:rsidRDefault="00A40F4F" w:rsidP="006F0EE0">
      <w:pPr>
        <w:pStyle w:val="Textkrper"/>
        <w:jc w:val="center"/>
        <w:rPr>
          <w:color w:val="000000"/>
        </w:rPr>
      </w:pPr>
      <w:hyperlink r:id="rId16" w:tgtFrame="_parent" w:history="1">
        <w:r w:rsidR="00471821" w:rsidRPr="009F230D">
          <w:rPr>
            <w:rStyle w:val="Hyperlink"/>
          </w:rPr>
          <w:t>http://creativecommons.org/licenses/by-sa/3.0/legalcode</w:t>
        </w:r>
      </w:hyperlink>
    </w:p>
    <w:p w:rsidR="00471821" w:rsidRPr="009F230D" w:rsidRDefault="00471821" w:rsidP="006F0EE0">
      <w:pPr>
        <w:pStyle w:val="Textkrper"/>
      </w:pPr>
      <w:r w:rsidRPr="009F230D">
        <w:t>Note:</w:t>
      </w:r>
    </w:p>
    <w:p w:rsidR="000B2848" w:rsidRPr="009F230D" w:rsidRDefault="00471821" w:rsidP="000B2848">
      <w:pPr>
        <w:pStyle w:val="BulletItemFirst"/>
        <w:tabs>
          <w:tab w:val="clear" w:pos="240"/>
          <w:tab w:val="num" w:pos="524"/>
        </w:tabs>
        <w:ind w:left="524"/>
        <w:jc w:val="both"/>
        <w:rPr>
          <w:szCs w:val="20"/>
          <w:lang w:val="en-US"/>
        </w:rPr>
      </w:pPr>
      <w:r w:rsidRPr="009F230D">
        <w:rPr>
          <w:lang w:val="en-US"/>
        </w:rPr>
        <w:t>Article (3a) of this license requires that any Derivative Work must clearly label, demarcate or otherwise identify that changes were made to the Original Work.</w:t>
      </w:r>
    </w:p>
    <w:p w:rsidR="000B2848" w:rsidRPr="009F230D" w:rsidRDefault="000B2848" w:rsidP="000B2848">
      <w:pPr>
        <w:pStyle w:val="BulletItemFirst"/>
        <w:tabs>
          <w:tab w:val="clear" w:pos="240"/>
          <w:tab w:val="num" w:pos="524"/>
        </w:tabs>
        <w:ind w:left="524"/>
        <w:jc w:val="both"/>
        <w:rPr>
          <w:szCs w:val="20"/>
          <w:lang w:val="en-US"/>
        </w:rPr>
      </w:pPr>
      <w:r w:rsidRPr="009F230D">
        <w:rPr>
          <w:lang w:val="en-US"/>
        </w:rPr>
        <w:t>The C-header and XML-schema files that accompany this document are available under the BSD license (</w:t>
      </w:r>
      <w:bookmarkStart w:id="23" w:name="_Hlk271798854"/>
      <w:r w:rsidRPr="009F230D">
        <w:rPr>
          <w:u w:val="single"/>
          <w:lang w:val="en-US"/>
        </w:rPr>
        <w:fldChar w:fldCharType="begin"/>
      </w:r>
      <w:r w:rsidRPr="009F230D">
        <w:rPr>
          <w:u w:val="single"/>
          <w:lang w:val="en-US"/>
        </w:rPr>
        <w:instrText xml:space="preserve"> HYPERLINK "http://www.opensource.org/licenses/bsd-license.html" </w:instrText>
      </w:r>
      <w:r w:rsidRPr="009F230D">
        <w:rPr>
          <w:u w:val="single"/>
          <w:lang w:val="en-US"/>
        </w:rPr>
        <w:fldChar w:fldCharType="separate"/>
      </w:r>
      <w:r w:rsidRPr="009F230D">
        <w:rPr>
          <w:rStyle w:val="Hyperlink"/>
          <w:lang w:val="en-US"/>
        </w:rPr>
        <w:t>http://www.opensource.org/licenses/bsd-license.html</w:t>
      </w:r>
      <w:bookmarkEnd w:id="23"/>
      <w:r w:rsidRPr="009F230D">
        <w:rPr>
          <w:u w:val="single"/>
          <w:lang w:val="en-US"/>
        </w:rPr>
        <w:fldChar w:fldCharType="end"/>
      </w:r>
      <w:r w:rsidRPr="009F230D">
        <w:rPr>
          <w:lang w:val="en-US"/>
        </w:rPr>
        <w:t>) with the extension that modifications must be also provided under the BSD license.</w:t>
      </w:r>
    </w:p>
    <w:p w:rsidR="009838DE" w:rsidRPr="009838DE" w:rsidRDefault="000B2848" w:rsidP="000B2848">
      <w:pPr>
        <w:pStyle w:val="BulletItemFirst"/>
        <w:tabs>
          <w:tab w:val="clear" w:pos="240"/>
          <w:tab w:val="num" w:pos="524"/>
        </w:tabs>
        <w:ind w:left="524"/>
        <w:jc w:val="both"/>
        <w:rPr>
          <w:szCs w:val="20"/>
          <w:lang w:val="en-US"/>
        </w:rPr>
      </w:pPr>
      <w:r w:rsidRPr="009F230D">
        <w:rPr>
          <w:lang w:val="en-US"/>
        </w:rPr>
        <w:t xml:space="preserve">If you have improvement suggestions, please send them to the FMI development group at </w:t>
      </w:r>
      <w:hyperlink r:id="rId17" w:history="1">
        <w:r w:rsidR="00CB4AF7" w:rsidRPr="00CB4AF7">
          <w:rPr>
            <w:rStyle w:val="Hyperlink"/>
            <w:lang w:val="en-US"/>
          </w:rPr>
          <w:t>contact</w:t>
        </w:r>
        <w:r w:rsidR="00CB4AF7" w:rsidRPr="000E24BF">
          <w:rPr>
            <w:rStyle w:val="Hyperlink"/>
            <w:lang w:val="en-US"/>
          </w:rPr>
          <w:t>@fmi-standard.org</w:t>
        </w:r>
      </w:hyperlink>
      <w:r w:rsidRPr="009F230D">
        <w:rPr>
          <w:lang w:val="en-US"/>
        </w:rPr>
        <w:t>.</w:t>
      </w:r>
    </w:p>
    <w:p w:rsidR="006F0EE0" w:rsidRPr="00824336" w:rsidRDefault="009838DE" w:rsidP="009838DE">
      <w:pPr>
        <w:pStyle w:val="BulletItemFirst"/>
        <w:tabs>
          <w:tab w:val="clear" w:pos="240"/>
          <w:tab w:val="num" w:pos="524"/>
        </w:tabs>
        <w:ind w:left="524"/>
        <w:rPr>
          <w:i/>
          <w:rPrChange w:id="24" w:author="andreas" w:date="2017-01-26T13:56:00Z">
            <w:rPr/>
          </w:rPrChange>
        </w:rPr>
      </w:pPr>
      <w:r w:rsidRPr="00824336">
        <w:rPr>
          <w:i/>
          <w:rPrChange w:id="25" w:author="andreas" w:date="2017-01-26T13:56:00Z">
            <w:rPr/>
          </w:rPrChange>
        </w:rPr>
        <w:t xml:space="preserve">All contributors have signed the </w:t>
      </w:r>
      <w:r w:rsidR="005F6C9E" w:rsidRPr="00824336">
        <w:rPr>
          <w:i/>
          <w:rPrChange w:id="26" w:author="andreas" w:date="2017-01-26T13:56:00Z">
            <w:rPr/>
          </w:rPrChange>
        </w:rPr>
        <w:t xml:space="preserve">FMI </w:t>
      </w:r>
      <w:r w:rsidRPr="00824336">
        <w:rPr>
          <w:i/>
          <w:rPrChange w:id="27" w:author="andreas" w:date="2017-01-26T13:56:00Z">
            <w:rPr/>
          </w:rPrChange>
        </w:rPr>
        <w:t>Corporate Contributor License Agreement (CCLA).</w:t>
      </w:r>
    </w:p>
    <w:p w:rsidR="000B2848" w:rsidRDefault="007657F1" w:rsidP="00AA156C">
      <w:pPr>
        <w:pStyle w:val="Textkrper"/>
        <w:rPr>
          <w:b/>
          <w:sz w:val="22"/>
          <w:szCs w:val="22"/>
        </w:rPr>
      </w:pPr>
      <w:r>
        <w:rPr>
          <w:b/>
          <w:sz w:val="22"/>
          <w:szCs w:val="22"/>
        </w:rPr>
        <w:br w:type="page"/>
      </w:r>
      <w:r w:rsidR="006F0EE0" w:rsidRPr="007E2A00">
        <w:rPr>
          <w:b/>
          <w:sz w:val="22"/>
          <w:szCs w:val="22"/>
        </w:rPr>
        <w:lastRenderedPageBreak/>
        <w:t>Abstract</w:t>
      </w:r>
    </w:p>
    <w:p w:rsidR="005E2217" w:rsidRPr="007E2A00" w:rsidRDefault="00110A96" w:rsidP="00AA156C">
      <w:pPr>
        <w:pStyle w:val="Textkrper"/>
      </w:pPr>
      <w:r w:rsidRPr="007E2A00">
        <w:t xml:space="preserve">This document defines the “Functional Mock-up Interface for Co-Simulation”. </w:t>
      </w:r>
      <w:r w:rsidR="0078616E">
        <w:t xml:space="preserve">While the </w:t>
      </w:r>
      <w:r w:rsidR="005802A0">
        <w:t xml:space="preserve">interface </w:t>
      </w:r>
      <w:r w:rsidR="0078616E">
        <w:t xml:space="preserve">specification “Functional Mock-up for Model Exchange” </w:t>
      </w:r>
      <w:r w:rsidR="005802A0">
        <w:t>(see</w:t>
      </w:r>
      <w:r w:rsidR="00176829">
        <w:t xml:space="preserve"> MODELISAR 2010 </w:t>
      </w:r>
      <w:r w:rsidR="005802A0">
        <w:t xml:space="preserve">for details) gives </w:t>
      </w:r>
      <w:r w:rsidR="0078616E">
        <w:t>standardize</w:t>
      </w:r>
      <w:r w:rsidR="005802A0">
        <w:t xml:space="preserve">d </w:t>
      </w:r>
      <w:r w:rsidR="0078616E">
        <w:t>access</w:t>
      </w:r>
      <w:r w:rsidR="005802A0">
        <w:t xml:space="preserve"> to</w:t>
      </w:r>
      <w:r w:rsidR="0078616E">
        <w:t xml:space="preserve"> simulation model equations</w:t>
      </w:r>
      <w:r w:rsidR="005802A0">
        <w:t>, t</w:t>
      </w:r>
      <w:r w:rsidRPr="007E2A00">
        <w:t>he basic intention</w:t>
      </w:r>
      <w:r w:rsidR="005802A0">
        <w:t xml:space="preserve"> of this document</w:t>
      </w:r>
      <w:r w:rsidRPr="007E2A00">
        <w:t xml:space="preserve"> is to provide an interface standard for coupling two or more simulation tools in a co-simulation environment. Co-</w:t>
      </w:r>
      <w:r w:rsidR="00AA156C" w:rsidRPr="007E2A00">
        <w:t>s</w:t>
      </w:r>
      <w:r w:rsidRPr="007E2A00">
        <w:t xml:space="preserve">imulation is a simulation technique for coupled time-continuous and time-discrete systems that exploits the modular structure of coupled problems in all stages of the simulation process (pre-processing, time integration, post-processing). </w:t>
      </w:r>
    </w:p>
    <w:p w:rsidR="0003274E" w:rsidRPr="007E2A00" w:rsidRDefault="00110A96" w:rsidP="00AA156C">
      <w:pPr>
        <w:pStyle w:val="Textkrper"/>
      </w:pPr>
      <w:r w:rsidRPr="007E2A00">
        <w:t xml:space="preserve">The data exchange between subsystems is restricted to discrete communication points (sampling points, synchronization points). In the </w:t>
      </w:r>
      <w:r w:rsidR="000B2848">
        <w:t>time</w:t>
      </w:r>
      <w:r w:rsidRPr="007E2A00">
        <w:t xml:space="preserve"> between two communication points, the subsystems are solved independently from each other </w:t>
      </w:r>
      <w:r w:rsidR="000B2848">
        <w:t>by</w:t>
      </w:r>
      <w:r w:rsidRPr="007E2A00">
        <w:t xml:space="preserve"> their individual </w:t>
      </w:r>
      <w:r w:rsidR="00AA156C" w:rsidRPr="007E2A00">
        <w:t>solver</w:t>
      </w:r>
      <w:r w:rsidRPr="007E2A00">
        <w:t xml:space="preserve">. Master algorithms control the data exchange between subsystems and the synchronization of all </w:t>
      </w:r>
      <w:r w:rsidR="00415817">
        <w:t xml:space="preserve">slave </w:t>
      </w:r>
      <w:r w:rsidRPr="007E2A00">
        <w:t xml:space="preserve">simulation </w:t>
      </w:r>
      <w:r w:rsidR="00AA156C" w:rsidRPr="007E2A00">
        <w:t>solver</w:t>
      </w:r>
      <w:r w:rsidR="00415817">
        <w:t>s</w:t>
      </w:r>
      <w:r w:rsidR="00AA156C" w:rsidRPr="007E2A00">
        <w:t xml:space="preserve"> </w:t>
      </w:r>
      <w:r w:rsidRPr="007E2A00">
        <w:t>(slaves).</w:t>
      </w:r>
    </w:p>
    <w:p w:rsidR="001D758C" w:rsidRPr="007E2A00" w:rsidRDefault="001D758C" w:rsidP="00C631CE">
      <w:pPr>
        <w:pStyle w:val="Textkrper"/>
      </w:pPr>
      <w:r w:rsidRPr="007E2A00">
        <w:t>There are two possible</w:t>
      </w:r>
      <w:r w:rsidR="005E2217" w:rsidRPr="007E2A00">
        <w:t xml:space="preserve"> ways to </w:t>
      </w:r>
      <w:r w:rsidR="0003274E" w:rsidRPr="007E2A00">
        <w:t>provide</w:t>
      </w:r>
      <w:r w:rsidR="005E2217" w:rsidRPr="007E2A00">
        <w:t xml:space="preserve"> </w:t>
      </w:r>
      <w:r w:rsidRPr="007E2A00">
        <w:t xml:space="preserve">slave </w:t>
      </w:r>
      <w:r w:rsidR="005E2217" w:rsidRPr="007E2A00">
        <w:t xml:space="preserve">subsystems </w:t>
      </w:r>
      <w:r w:rsidRPr="007E2A00">
        <w:t>for co-simulation</w:t>
      </w:r>
      <w:r w:rsidR="0003274E" w:rsidRPr="007E2A00">
        <w:t>: subsystems with their specific solver, which can be simulated as stand-alone compon</w:t>
      </w:r>
      <w:r w:rsidRPr="007E2A00">
        <w:t>ents (dll-files), or subsystems</w:t>
      </w:r>
      <w:r w:rsidR="0003274E" w:rsidRPr="007E2A00">
        <w:t xml:space="preserve"> </w:t>
      </w:r>
      <w:r w:rsidRPr="007E2A00">
        <w:t>with</w:t>
      </w:r>
      <w:r w:rsidR="0003274E" w:rsidRPr="007E2A00">
        <w:t xml:space="preserve"> the</w:t>
      </w:r>
      <w:r w:rsidRPr="007E2A00">
        <w:t>ir simulation tool, in which they have been developed. Both approaches are covered by this standard.</w:t>
      </w:r>
    </w:p>
    <w:p w:rsidR="00110A96" w:rsidRPr="007E2A00" w:rsidRDefault="00110A96" w:rsidP="00C631CE">
      <w:pPr>
        <w:pStyle w:val="Textkrper"/>
      </w:pPr>
      <w:r w:rsidRPr="007E2A00">
        <w:t>FMI</w:t>
      </w:r>
      <w:r w:rsidR="00AA156C" w:rsidRPr="007E2A00">
        <w:t xml:space="preserve"> </w:t>
      </w:r>
      <w:r w:rsidRPr="007E2A00">
        <w:t>for</w:t>
      </w:r>
      <w:r w:rsidR="00AA156C" w:rsidRPr="007E2A00">
        <w:t xml:space="preserve"> </w:t>
      </w:r>
      <w:r w:rsidRPr="007E2A00">
        <w:t>Co</w:t>
      </w:r>
      <w:r w:rsidR="00AA156C" w:rsidRPr="007E2A00">
        <w:t>-</w:t>
      </w:r>
      <w:r w:rsidRPr="007E2A00">
        <w:t xml:space="preserve">Simulation provides interfaces between master and slaves and supports rather simple master algorithms as well as more sophisticated ones. A small set of easy to use C-functions was developed to implement the interface. Note that the master algorithm itself is </w:t>
      </w:r>
      <w:r w:rsidRPr="007E2A00">
        <w:rPr>
          <w:i/>
        </w:rPr>
        <w:t>not</w:t>
      </w:r>
      <w:r w:rsidRPr="007E2A00">
        <w:t xml:space="preserve"> par</w:t>
      </w:r>
      <w:r w:rsidR="004F4960" w:rsidRPr="007E2A00">
        <w:t xml:space="preserve">t of </w:t>
      </w:r>
      <w:r w:rsidR="00AA156C" w:rsidRPr="007E2A00">
        <w:t xml:space="preserve">the standard </w:t>
      </w:r>
      <w:r w:rsidR="004F4960" w:rsidRPr="007E2A00">
        <w:t>FMI</w:t>
      </w:r>
      <w:r w:rsidR="00AA156C" w:rsidRPr="007E2A00">
        <w:t xml:space="preserve"> </w:t>
      </w:r>
      <w:r w:rsidR="004F4960" w:rsidRPr="007E2A00">
        <w:t>for</w:t>
      </w:r>
      <w:r w:rsidR="00AA156C" w:rsidRPr="007E2A00">
        <w:t xml:space="preserve"> </w:t>
      </w:r>
      <w:r w:rsidR="004F4960" w:rsidRPr="007E2A00">
        <w:t>Co</w:t>
      </w:r>
      <w:r w:rsidR="00AA156C" w:rsidRPr="007E2A00">
        <w:t>-</w:t>
      </w:r>
      <w:r w:rsidR="004F4960" w:rsidRPr="007E2A00">
        <w:t>Simulation</w:t>
      </w:r>
      <w:r w:rsidR="00B22AD7" w:rsidRPr="007E2A00">
        <w:t>,</w:t>
      </w:r>
      <w:r w:rsidR="004F4960" w:rsidRPr="007E2A00">
        <w:t xml:space="preserve"> but a </w:t>
      </w:r>
      <w:r w:rsidRPr="007E2A00">
        <w:t>very simple example is given and discussed in this document.</w:t>
      </w:r>
    </w:p>
    <w:p w:rsidR="00E03F2D" w:rsidRDefault="00110A96" w:rsidP="00415817">
      <w:pPr>
        <w:pStyle w:val="Textkrper"/>
      </w:pPr>
      <w:r w:rsidRPr="007E2A00">
        <w:t>All information about the slaves</w:t>
      </w:r>
      <w:r w:rsidR="00AA156C" w:rsidRPr="007E2A00">
        <w:t>, which</w:t>
      </w:r>
      <w:r w:rsidRPr="007E2A00">
        <w:t xml:space="preserve"> is relevant for the communication in the co-simulation environment is provided in a slave specific </w:t>
      </w:r>
      <w:r w:rsidR="000A215B" w:rsidRPr="007E2A00">
        <w:t>XML</w:t>
      </w:r>
      <w:r w:rsidRPr="007E2A00">
        <w:t>-file</w:t>
      </w:r>
      <w:r w:rsidR="00AA156C" w:rsidRPr="007E2A00">
        <w:t>. In particular, this includes</w:t>
      </w:r>
      <w:r w:rsidRPr="007E2A00">
        <w:t xml:space="preserve"> a set of capability flags to characterize the ability of the slave to support advanced master algorithms</w:t>
      </w:r>
      <w:r w:rsidR="00AA156C" w:rsidRPr="007E2A00">
        <w:t>, e.g. the usage of</w:t>
      </w:r>
      <w:r w:rsidRPr="007E2A00">
        <w:t xml:space="preserve"> variable communication step</w:t>
      </w:r>
      <w:r w:rsidR="00733560" w:rsidRPr="007E2A00">
        <w:t xml:space="preserve"> </w:t>
      </w:r>
      <w:r w:rsidRPr="007E2A00">
        <w:t>sizes, higher order signal extrapolation</w:t>
      </w:r>
      <w:r w:rsidR="005E2217" w:rsidRPr="007E2A00">
        <w:t>, or others.</w:t>
      </w:r>
    </w:p>
    <w:p w:rsidR="00114E92" w:rsidRDefault="00114E92" w:rsidP="006E1897"/>
    <w:p w:rsidR="00BB0B00" w:rsidRDefault="008957E0" w:rsidP="006E1897">
      <w:pPr>
        <w:rPr>
          <w:b/>
        </w:rPr>
      </w:pPr>
      <w:r w:rsidRPr="006E1897">
        <w:rPr>
          <w:b/>
        </w:rPr>
        <w:t>Changes for 1.0.1 compared to 1.0</w:t>
      </w:r>
    </w:p>
    <w:p w:rsidR="00BB0B00" w:rsidRPr="00953BF2" w:rsidRDefault="007607F1">
      <w:pPr>
        <w:pStyle w:val="Textkrper"/>
        <w:rPr>
          <w:lang w:val="en-GB"/>
        </w:rPr>
      </w:pPr>
      <w:r>
        <w:rPr>
          <w:lang w:val="en-GB"/>
        </w:rPr>
        <w:t>Most changes reflect how FMI version 2.0 has solved ambiguities present in FMI version 1.0.</w:t>
      </w:r>
    </w:p>
    <w:tbl>
      <w:tblPr>
        <w:tblStyle w:val="Tabellenraster"/>
        <w:tblW w:w="0" w:type="auto"/>
        <w:tblLook w:val="04A0" w:firstRow="1" w:lastRow="0" w:firstColumn="1" w:lastColumn="0" w:noHBand="0" w:noVBand="1"/>
      </w:tblPr>
      <w:tblGrid>
        <w:gridCol w:w="6658"/>
        <w:gridCol w:w="2976"/>
      </w:tblGrid>
      <w:tr w:rsidR="000F03C1" w:rsidRPr="00A0210E" w:rsidTr="00953BF2">
        <w:tc>
          <w:tcPr>
            <w:tcW w:w="6658" w:type="dxa"/>
            <w:shd w:val="clear" w:color="auto" w:fill="E7E6E6" w:themeFill="background2"/>
          </w:tcPr>
          <w:p w:rsidR="000F03C1" w:rsidRPr="00953BF2" w:rsidRDefault="000F03C1" w:rsidP="00953BF2">
            <w:pPr>
              <w:pStyle w:val="Textkrper"/>
              <w:jc w:val="center"/>
              <w:rPr>
                <w:b/>
                <w:sz w:val="16"/>
                <w:szCs w:val="16"/>
              </w:rPr>
            </w:pPr>
            <w:r w:rsidRPr="00953BF2">
              <w:rPr>
                <w:b/>
                <w:sz w:val="16"/>
                <w:szCs w:val="16"/>
              </w:rPr>
              <w:t>What changed</w:t>
            </w:r>
          </w:p>
        </w:tc>
        <w:tc>
          <w:tcPr>
            <w:tcW w:w="2976" w:type="dxa"/>
            <w:shd w:val="clear" w:color="auto" w:fill="E7E6E6" w:themeFill="background2"/>
          </w:tcPr>
          <w:p w:rsidR="000F03C1" w:rsidRPr="00953BF2" w:rsidRDefault="000F03C1" w:rsidP="00953BF2">
            <w:pPr>
              <w:pStyle w:val="Textkrper"/>
              <w:jc w:val="center"/>
              <w:rPr>
                <w:b/>
                <w:sz w:val="16"/>
                <w:szCs w:val="16"/>
              </w:rPr>
            </w:pPr>
            <w:r w:rsidRPr="00953BF2">
              <w:rPr>
                <w:b/>
                <w:sz w:val="16"/>
                <w:szCs w:val="16"/>
              </w:rPr>
              <w:t>Where</w:t>
            </w:r>
          </w:p>
        </w:tc>
      </w:tr>
      <w:tr w:rsidR="00CB4AF7" w:rsidRPr="00A0210E" w:rsidTr="00953BF2">
        <w:tc>
          <w:tcPr>
            <w:tcW w:w="6658" w:type="dxa"/>
          </w:tcPr>
          <w:p w:rsidR="00CB4AF7" w:rsidRPr="00953BF2" w:rsidRDefault="00CB4AF7" w:rsidP="00153CAF">
            <w:pPr>
              <w:pStyle w:val="Textkrper"/>
              <w:rPr>
                <w:b/>
                <w:sz w:val="16"/>
                <w:szCs w:val="16"/>
              </w:rPr>
            </w:pPr>
            <w:r w:rsidRPr="00953BF2">
              <w:rPr>
                <w:b/>
                <w:sz w:val="16"/>
                <w:szCs w:val="16"/>
              </w:rPr>
              <w:t>Fixed headers, document source</w:t>
            </w:r>
            <w:r w:rsidR="00920722">
              <w:rPr>
                <w:b/>
                <w:sz w:val="16"/>
                <w:szCs w:val="16"/>
              </w:rPr>
              <w:t>, logo, header, footer,</w:t>
            </w:r>
            <w:r w:rsidRPr="00953BF2">
              <w:rPr>
                <w:b/>
                <w:sz w:val="16"/>
                <w:szCs w:val="16"/>
              </w:rPr>
              <w:t xml:space="preserve"> etc.</w:t>
            </w:r>
          </w:p>
        </w:tc>
        <w:tc>
          <w:tcPr>
            <w:tcW w:w="2976" w:type="dxa"/>
          </w:tcPr>
          <w:p w:rsidR="00CB4AF7" w:rsidRPr="00953BF2" w:rsidRDefault="00CB4AF7" w:rsidP="00153CAF">
            <w:pPr>
              <w:pStyle w:val="Textkrper"/>
              <w:rPr>
                <w:b/>
                <w:sz w:val="16"/>
                <w:szCs w:val="16"/>
              </w:rPr>
            </w:pPr>
          </w:p>
        </w:tc>
      </w:tr>
      <w:tr w:rsidR="00865B1F" w:rsidRPr="00A0210E" w:rsidTr="00953BF2">
        <w:tc>
          <w:tcPr>
            <w:tcW w:w="6658" w:type="dxa"/>
          </w:tcPr>
          <w:p w:rsidR="00865B1F" w:rsidRPr="00953BF2" w:rsidRDefault="00865B1F" w:rsidP="00153CAF">
            <w:pPr>
              <w:pStyle w:val="Textkrper"/>
              <w:rPr>
                <w:sz w:val="16"/>
                <w:szCs w:val="16"/>
              </w:rPr>
            </w:pPr>
            <w:r w:rsidRPr="00953BF2">
              <w:rPr>
                <w:b/>
                <w:sz w:val="16"/>
                <w:szCs w:val="16"/>
              </w:rPr>
              <w:t>Clarification of fmuLocation argument</w:t>
            </w:r>
          </w:p>
        </w:tc>
        <w:tc>
          <w:tcPr>
            <w:tcW w:w="2976" w:type="dxa"/>
          </w:tcPr>
          <w:p w:rsidR="00865B1F" w:rsidRPr="00953BF2" w:rsidRDefault="00865B1F" w:rsidP="00153CAF">
            <w:pPr>
              <w:pStyle w:val="Textkrper"/>
              <w:rPr>
                <w:b/>
                <w:sz w:val="16"/>
                <w:szCs w:val="16"/>
              </w:rPr>
            </w:pPr>
            <w:r w:rsidRPr="00953BF2">
              <w:rPr>
                <w:b/>
                <w:sz w:val="16"/>
                <w:szCs w:val="16"/>
              </w:rPr>
              <w:t xml:space="preserve">Sec. </w:t>
            </w:r>
            <w:r w:rsidR="00CB4AF7" w:rsidRPr="00953BF2">
              <w:rPr>
                <w:b/>
                <w:sz w:val="16"/>
                <w:szCs w:val="16"/>
              </w:rPr>
              <w:t>3.2</w:t>
            </w:r>
          </w:p>
        </w:tc>
      </w:tr>
      <w:tr w:rsidR="00865B1F" w:rsidRPr="007E2A00" w:rsidTr="00953BF2">
        <w:tc>
          <w:tcPr>
            <w:tcW w:w="6658" w:type="dxa"/>
          </w:tcPr>
          <w:p w:rsidR="00865B1F" w:rsidRPr="00953BF2" w:rsidRDefault="00865B1F" w:rsidP="00153CAF">
            <w:pPr>
              <w:pStyle w:val="Verzeichnis1"/>
              <w:rPr>
                <w:sz w:val="16"/>
                <w:lang w:val="en-US"/>
              </w:rPr>
            </w:pPr>
            <w:r w:rsidRPr="00953BF2">
              <w:rPr>
                <w:sz w:val="16"/>
                <w:lang w:val="en-US"/>
              </w:rPr>
              <w:t>Zero length arrays allowed in API</w:t>
            </w:r>
          </w:p>
        </w:tc>
        <w:tc>
          <w:tcPr>
            <w:tcW w:w="2976" w:type="dxa"/>
          </w:tcPr>
          <w:p w:rsidR="00865B1F" w:rsidRPr="00953BF2" w:rsidRDefault="00CB4AF7" w:rsidP="00153CAF">
            <w:pPr>
              <w:pStyle w:val="Verzeichnis1"/>
              <w:rPr>
                <w:sz w:val="16"/>
                <w:lang w:val="en-US"/>
              </w:rPr>
            </w:pPr>
            <w:r w:rsidRPr="00953BF2">
              <w:rPr>
                <w:sz w:val="16"/>
                <w:lang w:val="en-US"/>
              </w:rPr>
              <w:t>Sec. 3.1.1</w:t>
            </w:r>
          </w:p>
        </w:tc>
      </w:tr>
      <w:tr w:rsidR="00865B1F" w:rsidRPr="007E2A00" w:rsidTr="00953BF2">
        <w:tc>
          <w:tcPr>
            <w:tcW w:w="6658" w:type="dxa"/>
          </w:tcPr>
          <w:p w:rsidR="00865B1F" w:rsidRPr="00953BF2" w:rsidRDefault="00865B1F" w:rsidP="00153CAF">
            <w:pPr>
              <w:pStyle w:val="Verzeichnis1"/>
              <w:rPr>
                <w:sz w:val="16"/>
                <w:lang w:val="en-US"/>
              </w:rPr>
            </w:pPr>
            <w:r w:rsidRPr="00953BF2">
              <w:rPr>
                <w:sz w:val="16"/>
                <w:lang w:val="en-US"/>
              </w:rPr>
              <w:t>Clarify locatio</w:t>
            </w:r>
            <w:r w:rsidR="00E47BC8" w:rsidRPr="00E47BC8">
              <w:rPr>
                <w:sz w:val="16"/>
                <w:lang w:val="en-US"/>
              </w:rPr>
              <w:t>n of addition</w:t>
            </w:r>
            <w:r w:rsidR="00E47BC8">
              <w:rPr>
                <w:sz w:val="16"/>
                <w:lang w:val="en-US"/>
              </w:rPr>
              <w:t>al</w:t>
            </w:r>
            <w:r w:rsidR="00E47BC8" w:rsidRPr="00E47BC8">
              <w:rPr>
                <w:sz w:val="16"/>
                <w:lang w:val="en-US"/>
              </w:rPr>
              <w:t xml:space="preserve"> shared </w:t>
            </w:r>
            <w:r w:rsidRPr="00953BF2">
              <w:rPr>
                <w:sz w:val="16"/>
                <w:lang w:val="en-US"/>
              </w:rPr>
              <w:t>libraries</w:t>
            </w:r>
          </w:p>
        </w:tc>
        <w:tc>
          <w:tcPr>
            <w:tcW w:w="2976" w:type="dxa"/>
          </w:tcPr>
          <w:p w:rsidR="00865B1F" w:rsidRPr="00953BF2" w:rsidRDefault="00865B1F" w:rsidP="00153CAF">
            <w:pPr>
              <w:pStyle w:val="Verzeichnis1"/>
              <w:rPr>
                <w:sz w:val="16"/>
                <w:lang w:val="en-US"/>
              </w:rPr>
            </w:pPr>
            <w:r w:rsidRPr="00953BF2">
              <w:rPr>
                <w:sz w:val="16"/>
                <w:lang w:val="en-US"/>
              </w:rPr>
              <w:t>Sec. 4.0</w:t>
            </w:r>
          </w:p>
        </w:tc>
      </w:tr>
      <w:tr w:rsidR="009D3DE2" w:rsidRPr="007E2A00" w:rsidTr="00BB0B00">
        <w:tc>
          <w:tcPr>
            <w:tcW w:w="6658" w:type="dxa"/>
          </w:tcPr>
          <w:p w:rsidR="009D3DE2" w:rsidRDefault="009D3DE2" w:rsidP="00F87760">
            <w:pPr>
              <w:pStyle w:val="Verzeichnis1"/>
              <w:jc w:val="left"/>
              <w:rPr>
                <w:sz w:val="16"/>
                <w:lang w:val="en-US"/>
              </w:rPr>
            </w:pPr>
            <w:r>
              <w:rPr>
                <w:sz w:val="16"/>
                <w:lang w:val="en-US"/>
              </w:rPr>
              <w:t>Clarify multiple valueReferences to the same variable</w:t>
            </w:r>
            <w:r>
              <w:rPr>
                <w:sz w:val="16"/>
                <w:lang w:val="en-US"/>
              </w:rPr>
              <w:br/>
              <w:t>and: What happens when setting aliased inputs and aliased parameters</w:t>
            </w:r>
          </w:p>
        </w:tc>
        <w:tc>
          <w:tcPr>
            <w:tcW w:w="2976" w:type="dxa"/>
          </w:tcPr>
          <w:p w:rsidR="009D3DE2" w:rsidRDefault="009D3DE2" w:rsidP="00153CAF">
            <w:pPr>
              <w:pStyle w:val="Verzeichnis1"/>
              <w:rPr>
                <w:sz w:val="16"/>
                <w:lang w:val="en-US"/>
              </w:rPr>
            </w:pPr>
            <w:r>
              <w:rPr>
                <w:sz w:val="16"/>
                <w:lang w:val="en-US"/>
              </w:rPr>
              <w:t>Sec. 3.2.1</w:t>
            </w:r>
          </w:p>
        </w:tc>
      </w:tr>
      <w:tr w:rsidR="00823B82" w:rsidRPr="007E2A00" w:rsidTr="00BB0B00">
        <w:tc>
          <w:tcPr>
            <w:tcW w:w="6658" w:type="dxa"/>
          </w:tcPr>
          <w:p w:rsidR="00823B82" w:rsidRPr="00823B82" w:rsidRDefault="00823B82" w:rsidP="00153CAF">
            <w:pPr>
              <w:pStyle w:val="Verzeichnis1"/>
              <w:rPr>
                <w:sz w:val="16"/>
                <w:lang w:val="en-US"/>
              </w:rPr>
            </w:pPr>
            <w:r>
              <w:rPr>
                <w:sz w:val="16"/>
                <w:lang w:val="en-US"/>
              </w:rPr>
              <w:t>Removed a reference to fmiGetModelTypesPlatform</w:t>
            </w:r>
          </w:p>
        </w:tc>
        <w:tc>
          <w:tcPr>
            <w:tcW w:w="2976" w:type="dxa"/>
          </w:tcPr>
          <w:p w:rsidR="00823B82" w:rsidRPr="00823B82" w:rsidRDefault="00823B82" w:rsidP="00153CAF">
            <w:pPr>
              <w:pStyle w:val="Verzeichnis1"/>
              <w:rPr>
                <w:sz w:val="16"/>
                <w:lang w:val="en-US"/>
              </w:rPr>
            </w:pPr>
            <w:r>
              <w:rPr>
                <w:sz w:val="16"/>
                <w:lang w:val="en-US"/>
              </w:rPr>
              <w:t>Sec. 4.0</w:t>
            </w:r>
          </w:p>
        </w:tc>
      </w:tr>
      <w:tr w:rsidR="00865B1F" w:rsidRPr="007E2A00" w:rsidTr="006E1897">
        <w:tc>
          <w:tcPr>
            <w:tcW w:w="6658" w:type="dxa"/>
          </w:tcPr>
          <w:p w:rsidR="00865B1F" w:rsidRPr="00953BF2" w:rsidRDefault="00C03855" w:rsidP="00153CAF">
            <w:pPr>
              <w:pStyle w:val="Verzeichnis1"/>
              <w:rPr>
                <w:sz w:val="16"/>
                <w:lang w:val="en-US"/>
              </w:rPr>
            </w:pPr>
            <w:r w:rsidRPr="00953BF2">
              <w:rPr>
                <w:sz w:val="16"/>
                <w:lang w:val="en-US"/>
              </w:rPr>
              <w:t>Removed Appendix B</w:t>
            </w:r>
          </w:p>
        </w:tc>
        <w:tc>
          <w:tcPr>
            <w:tcW w:w="2976" w:type="dxa"/>
          </w:tcPr>
          <w:p w:rsidR="00865B1F" w:rsidRPr="00953BF2" w:rsidRDefault="00C03855" w:rsidP="00153CAF">
            <w:pPr>
              <w:pStyle w:val="Verzeichnis1"/>
              <w:rPr>
                <w:sz w:val="16"/>
                <w:lang w:val="en-US"/>
              </w:rPr>
            </w:pPr>
            <w:r w:rsidRPr="00953BF2">
              <w:rPr>
                <w:sz w:val="16"/>
                <w:lang w:val="en-US"/>
              </w:rPr>
              <w:t>Appendix B</w:t>
            </w:r>
          </w:p>
        </w:tc>
      </w:tr>
    </w:tbl>
    <w:p w:rsidR="00824336" w:rsidRDefault="00824336">
      <w:pPr>
        <w:pStyle w:val="Verzeichnis1"/>
        <w:rPr>
          <w:sz w:val="22"/>
          <w:szCs w:val="22"/>
          <w:lang w:val="en-US"/>
        </w:rPr>
      </w:pPr>
      <w:bookmarkStart w:id="28" w:name="_Toc448903945"/>
      <w:bookmarkStart w:id="29" w:name="_Toc450645653"/>
    </w:p>
    <w:p w:rsidR="00824336" w:rsidRPr="00824336" w:rsidRDefault="00824336" w:rsidP="00824336">
      <w:pPr>
        <w:pStyle w:val="Textkrper"/>
        <w:rPr>
          <w:noProof/>
        </w:rPr>
      </w:pPr>
      <w:r>
        <w:br w:type="page"/>
      </w:r>
    </w:p>
    <w:p w:rsidR="003057E8" w:rsidRPr="007E2A00" w:rsidRDefault="00E04F7A">
      <w:pPr>
        <w:pStyle w:val="Verzeichnis1"/>
        <w:rPr>
          <w:sz w:val="22"/>
          <w:szCs w:val="22"/>
          <w:lang w:val="en-US"/>
        </w:rPr>
      </w:pPr>
      <w:r w:rsidRPr="007E2A00">
        <w:rPr>
          <w:sz w:val="22"/>
          <w:szCs w:val="22"/>
          <w:lang w:val="en-US"/>
        </w:rPr>
        <w:lastRenderedPageBreak/>
        <w:t>Contents</w:t>
      </w:r>
      <w:bookmarkStart w:id="30" w:name="_Toc471724423"/>
      <w:bookmarkStart w:id="31" w:name="_Toc471724556"/>
      <w:bookmarkStart w:id="32" w:name="_Toc471785676"/>
      <w:bookmarkStart w:id="33" w:name="_Toc497546652"/>
      <w:bookmarkStart w:id="34" w:name="_Toc497547108"/>
      <w:bookmarkStart w:id="35" w:name="_Toc153341732"/>
      <w:bookmarkEnd w:id="28"/>
      <w:bookmarkEnd w:id="29"/>
    </w:p>
    <w:p w:rsidR="007E7487" w:rsidRPr="007E7487" w:rsidRDefault="00F96458">
      <w:pPr>
        <w:pStyle w:val="Verzeichnis1"/>
        <w:rPr>
          <w:rFonts w:ascii="Times New Roman" w:eastAsia="MS Mincho" w:hAnsi="Times New Roman"/>
          <w:b w:val="0"/>
          <w:bCs w:val="0"/>
          <w:sz w:val="24"/>
          <w:szCs w:val="24"/>
          <w:lang w:val="en-US" w:eastAsia="ja-JP"/>
        </w:rPr>
      </w:pPr>
      <w:r w:rsidRPr="007E2A00">
        <w:rPr>
          <w:sz w:val="22"/>
          <w:szCs w:val="22"/>
          <w:lang w:val="en-US"/>
        </w:rPr>
        <w:fldChar w:fldCharType="begin"/>
      </w:r>
      <w:r w:rsidRPr="007E2A00">
        <w:rPr>
          <w:sz w:val="22"/>
          <w:szCs w:val="22"/>
          <w:lang w:val="en-US"/>
        </w:rPr>
        <w:instrText xml:space="preserve"> TOC \o "1-3" \t "Appendix2;2" </w:instrText>
      </w:r>
      <w:r w:rsidRPr="007E2A00">
        <w:rPr>
          <w:sz w:val="22"/>
          <w:szCs w:val="22"/>
          <w:lang w:val="en-US"/>
        </w:rPr>
        <w:fldChar w:fldCharType="separate"/>
      </w:r>
      <w:r w:rsidR="007E7487">
        <w:t>1.</w:t>
      </w:r>
      <w:r w:rsidR="007E7487" w:rsidRPr="007E7487">
        <w:rPr>
          <w:rFonts w:ascii="Times New Roman" w:eastAsia="MS Mincho" w:hAnsi="Times New Roman"/>
          <w:b w:val="0"/>
          <w:bCs w:val="0"/>
          <w:sz w:val="24"/>
          <w:szCs w:val="24"/>
          <w:lang w:val="en-US" w:eastAsia="ja-JP"/>
        </w:rPr>
        <w:tab/>
      </w:r>
      <w:r w:rsidR="007E7487">
        <w:t>Overview</w:t>
      </w:r>
      <w:r w:rsidR="007E7487">
        <w:tab/>
      </w:r>
      <w:r w:rsidR="007E7487">
        <w:fldChar w:fldCharType="begin"/>
      </w:r>
      <w:r w:rsidR="007E7487">
        <w:instrText xml:space="preserve"> PAGEREF _Toc274647137 \h </w:instrText>
      </w:r>
      <w:r w:rsidR="007E7487">
        <w:fldChar w:fldCharType="separate"/>
      </w:r>
      <w:r w:rsidR="0010528C">
        <w:t>5</w:t>
      </w:r>
      <w:r w:rsidR="007E7487">
        <w:fldChar w:fldCharType="end"/>
      </w:r>
    </w:p>
    <w:p w:rsidR="007E7487" w:rsidRPr="007E7487" w:rsidRDefault="007E7487">
      <w:pPr>
        <w:pStyle w:val="Verzeichnis1"/>
        <w:rPr>
          <w:rFonts w:ascii="Times New Roman" w:eastAsia="MS Mincho" w:hAnsi="Times New Roman"/>
          <w:b w:val="0"/>
          <w:bCs w:val="0"/>
          <w:sz w:val="24"/>
          <w:szCs w:val="24"/>
          <w:lang w:val="en-US" w:eastAsia="ja-JP"/>
        </w:rPr>
      </w:pPr>
      <w:r>
        <w:t>2.</w:t>
      </w:r>
      <w:r w:rsidRPr="007E7487">
        <w:rPr>
          <w:rFonts w:ascii="Times New Roman" w:eastAsia="MS Mincho" w:hAnsi="Times New Roman"/>
          <w:b w:val="0"/>
          <w:bCs w:val="0"/>
          <w:sz w:val="24"/>
          <w:szCs w:val="24"/>
          <w:lang w:val="en-US" w:eastAsia="ja-JP"/>
        </w:rPr>
        <w:tab/>
      </w:r>
      <w:r>
        <w:t>Co-Simulation</w:t>
      </w:r>
      <w:r>
        <w:tab/>
      </w:r>
      <w:r>
        <w:fldChar w:fldCharType="begin"/>
      </w:r>
      <w:r>
        <w:instrText xml:space="preserve"> PAGEREF _Toc274647138 \h </w:instrText>
      </w:r>
      <w:r>
        <w:fldChar w:fldCharType="separate"/>
      </w:r>
      <w:r w:rsidR="0010528C">
        <w:t>8</w:t>
      </w:r>
      <w:r>
        <w:fldChar w:fldCharType="end"/>
      </w:r>
    </w:p>
    <w:p w:rsidR="007E7487" w:rsidRPr="007E7487" w:rsidRDefault="007E7487">
      <w:pPr>
        <w:pStyle w:val="Verzeichnis2"/>
        <w:rPr>
          <w:rFonts w:ascii="Times New Roman" w:eastAsia="MS Mincho" w:hAnsi="Times New Roman"/>
          <w:i w:val="0"/>
          <w:iCs w:val="0"/>
          <w:sz w:val="24"/>
          <w:szCs w:val="24"/>
          <w:lang w:val="en-US" w:eastAsia="ja-JP"/>
        </w:rPr>
      </w:pPr>
      <w:r>
        <w:t>2.1.</w:t>
      </w:r>
      <w:r w:rsidRPr="007E7487">
        <w:rPr>
          <w:rFonts w:ascii="Times New Roman" w:eastAsia="MS Mincho" w:hAnsi="Times New Roman"/>
          <w:i w:val="0"/>
          <w:iCs w:val="0"/>
          <w:sz w:val="24"/>
          <w:szCs w:val="24"/>
          <w:lang w:val="en-US" w:eastAsia="ja-JP"/>
        </w:rPr>
        <w:tab/>
      </w:r>
      <w:r>
        <w:t>Generic Co-Simulation Activity Flow</w:t>
      </w:r>
      <w:r>
        <w:tab/>
      </w:r>
      <w:r>
        <w:fldChar w:fldCharType="begin"/>
      </w:r>
      <w:r>
        <w:instrText xml:space="preserve"> PAGEREF _Toc274647139 \h </w:instrText>
      </w:r>
      <w:r>
        <w:fldChar w:fldCharType="separate"/>
      </w:r>
      <w:r w:rsidR="0010528C">
        <w:t>8</w:t>
      </w:r>
      <w:r>
        <w:fldChar w:fldCharType="end"/>
      </w:r>
    </w:p>
    <w:p w:rsidR="007E7487" w:rsidRPr="007E7487" w:rsidRDefault="007E7487">
      <w:pPr>
        <w:pStyle w:val="Verzeichnis3"/>
        <w:rPr>
          <w:rFonts w:ascii="Times New Roman" w:eastAsia="MS Mincho" w:hAnsi="Times New Roman"/>
          <w:i w:val="0"/>
          <w:iCs w:val="0"/>
          <w:sz w:val="24"/>
          <w:szCs w:val="24"/>
          <w:lang w:val="en-US" w:eastAsia="ja-JP"/>
        </w:rPr>
      </w:pPr>
      <w:r>
        <w:t>2.1.1.</w:t>
      </w:r>
      <w:r w:rsidRPr="007E7487">
        <w:rPr>
          <w:rFonts w:ascii="Times New Roman" w:eastAsia="MS Mincho" w:hAnsi="Times New Roman"/>
          <w:i w:val="0"/>
          <w:iCs w:val="0"/>
          <w:sz w:val="24"/>
          <w:szCs w:val="24"/>
          <w:lang w:val="en-US" w:eastAsia="ja-JP"/>
        </w:rPr>
        <w:tab/>
      </w:r>
      <w:r>
        <w:t>Process Assumptions</w:t>
      </w:r>
      <w:r>
        <w:tab/>
      </w:r>
      <w:r>
        <w:fldChar w:fldCharType="begin"/>
      </w:r>
      <w:r>
        <w:instrText xml:space="preserve"> PAGEREF _Toc274647140 \h </w:instrText>
      </w:r>
      <w:r>
        <w:fldChar w:fldCharType="separate"/>
      </w:r>
      <w:r w:rsidR="0010528C">
        <w:t>8</w:t>
      </w:r>
      <w:r>
        <w:fldChar w:fldCharType="end"/>
      </w:r>
    </w:p>
    <w:p w:rsidR="007E7487" w:rsidRPr="007E7487" w:rsidRDefault="007E7487">
      <w:pPr>
        <w:pStyle w:val="Verzeichnis3"/>
        <w:rPr>
          <w:rFonts w:ascii="Times New Roman" w:eastAsia="MS Mincho" w:hAnsi="Times New Roman"/>
          <w:i w:val="0"/>
          <w:iCs w:val="0"/>
          <w:sz w:val="24"/>
          <w:szCs w:val="24"/>
          <w:lang w:val="en-US" w:eastAsia="ja-JP"/>
        </w:rPr>
      </w:pPr>
      <w:r>
        <w:t>2.1.2.</w:t>
      </w:r>
      <w:r w:rsidRPr="007E7487">
        <w:rPr>
          <w:rFonts w:ascii="Times New Roman" w:eastAsia="MS Mincho" w:hAnsi="Times New Roman"/>
          <w:i w:val="0"/>
          <w:iCs w:val="0"/>
          <w:sz w:val="24"/>
          <w:szCs w:val="24"/>
          <w:lang w:val="en-US" w:eastAsia="ja-JP"/>
        </w:rPr>
        <w:tab/>
      </w:r>
      <w:r>
        <w:t>Distributed Infrastructure Assumptions</w:t>
      </w:r>
      <w:r>
        <w:tab/>
      </w:r>
      <w:r>
        <w:fldChar w:fldCharType="begin"/>
      </w:r>
      <w:r>
        <w:instrText xml:space="preserve"> PAGEREF _Toc274647141 \h </w:instrText>
      </w:r>
      <w:r>
        <w:fldChar w:fldCharType="separate"/>
      </w:r>
      <w:r w:rsidR="0010528C">
        <w:t>13</w:t>
      </w:r>
      <w:r>
        <w:fldChar w:fldCharType="end"/>
      </w:r>
    </w:p>
    <w:p w:rsidR="007E7487" w:rsidRPr="007E7487" w:rsidRDefault="007E7487">
      <w:pPr>
        <w:pStyle w:val="Verzeichnis2"/>
        <w:rPr>
          <w:rFonts w:ascii="Times New Roman" w:eastAsia="MS Mincho" w:hAnsi="Times New Roman"/>
          <w:i w:val="0"/>
          <w:iCs w:val="0"/>
          <w:sz w:val="24"/>
          <w:szCs w:val="24"/>
          <w:lang w:val="en-US" w:eastAsia="ja-JP"/>
        </w:rPr>
      </w:pPr>
      <w:r>
        <w:t>2.2.</w:t>
      </w:r>
      <w:r w:rsidRPr="007E7487">
        <w:rPr>
          <w:rFonts w:ascii="Times New Roman" w:eastAsia="MS Mincho" w:hAnsi="Times New Roman"/>
          <w:i w:val="0"/>
          <w:iCs w:val="0"/>
          <w:sz w:val="24"/>
          <w:szCs w:val="24"/>
          <w:lang w:val="en-US" w:eastAsia="ja-JP"/>
        </w:rPr>
        <w:tab/>
      </w:r>
      <w:r>
        <w:t>Numerical Co-Simulation Computation Flow</w:t>
      </w:r>
      <w:r>
        <w:tab/>
      </w:r>
      <w:r>
        <w:fldChar w:fldCharType="begin"/>
      </w:r>
      <w:r>
        <w:instrText xml:space="preserve"> PAGEREF _Toc274647142 \h </w:instrText>
      </w:r>
      <w:r>
        <w:fldChar w:fldCharType="separate"/>
      </w:r>
      <w:r w:rsidR="0010528C">
        <w:t>16</w:t>
      </w:r>
      <w:r>
        <w:fldChar w:fldCharType="end"/>
      </w:r>
    </w:p>
    <w:p w:rsidR="007E7487" w:rsidRPr="007E7487" w:rsidRDefault="007E7487">
      <w:pPr>
        <w:pStyle w:val="Verzeichnis3"/>
        <w:rPr>
          <w:rFonts w:ascii="Times New Roman" w:eastAsia="MS Mincho" w:hAnsi="Times New Roman"/>
          <w:i w:val="0"/>
          <w:iCs w:val="0"/>
          <w:sz w:val="24"/>
          <w:szCs w:val="24"/>
          <w:lang w:val="en-US" w:eastAsia="ja-JP"/>
        </w:rPr>
      </w:pPr>
      <w:r>
        <w:t>2.2.1.</w:t>
      </w:r>
      <w:r w:rsidRPr="007E7487">
        <w:rPr>
          <w:rFonts w:ascii="Times New Roman" w:eastAsia="MS Mincho" w:hAnsi="Times New Roman"/>
          <w:i w:val="0"/>
          <w:iCs w:val="0"/>
          <w:sz w:val="24"/>
          <w:szCs w:val="24"/>
          <w:lang w:val="en-US" w:eastAsia="ja-JP"/>
        </w:rPr>
        <w:tab/>
      </w:r>
      <w:r>
        <w:t>Master-Slave Structure</w:t>
      </w:r>
      <w:r>
        <w:tab/>
      </w:r>
      <w:r>
        <w:fldChar w:fldCharType="begin"/>
      </w:r>
      <w:r>
        <w:instrText xml:space="preserve"> PAGEREF _Toc274647143 \h </w:instrText>
      </w:r>
      <w:r>
        <w:fldChar w:fldCharType="separate"/>
      </w:r>
      <w:r w:rsidR="0010528C">
        <w:t>17</w:t>
      </w:r>
      <w:r>
        <w:fldChar w:fldCharType="end"/>
      </w:r>
    </w:p>
    <w:p w:rsidR="007E7487" w:rsidRPr="007E7487" w:rsidRDefault="007E7487">
      <w:pPr>
        <w:pStyle w:val="Verzeichnis3"/>
        <w:rPr>
          <w:rFonts w:ascii="Times New Roman" w:eastAsia="MS Mincho" w:hAnsi="Times New Roman"/>
          <w:i w:val="0"/>
          <w:iCs w:val="0"/>
          <w:sz w:val="24"/>
          <w:szCs w:val="24"/>
          <w:lang w:val="en-US" w:eastAsia="ja-JP"/>
        </w:rPr>
      </w:pPr>
      <w:r>
        <w:t>2.2.2.</w:t>
      </w:r>
      <w:r w:rsidRPr="007E7487">
        <w:rPr>
          <w:rFonts w:ascii="Times New Roman" w:eastAsia="MS Mincho" w:hAnsi="Times New Roman"/>
          <w:i w:val="0"/>
          <w:iCs w:val="0"/>
          <w:sz w:val="24"/>
          <w:szCs w:val="24"/>
          <w:lang w:val="en-US" w:eastAsia="ja-JP"/>
        </w:rPr>
        <w:tab/>
      </w:r>
      <w:r>
        <w:t>Basic Co-Simulation Computation Flow</w:t>
      </w:r>
      <w:r>
        <w:tab/>
      </w:r>
      <w:r>
        <w:fldChar w:fldCharType="begin"/>
      </w:r>
      <w:r>
        <w:instrText xml:space="preserve"> PAGEREF _Toc274647144 \h </w:instrText>
      </w:r>
      <w:r>
        <w:fldChar w:fldCharType="separate"/>
      </w:r>
      <w:r w:rsidR="0010528C">
        <w:t>18</w:t>
      </w:r>
      <w:r>
        <w:fldChar w:fldCharType="end"/>
      </w:r>
    </w:p>
    <w:p w:rsidR="007E7487" w:rsidRPr="007E7487" w:rsidRDefault="007E7487">
      <w:pPr>
        <w:pStyle w:val="Verzeichnis3"/>
        <w:rPr>
          <w:rFonts w:ascii="Times New Roman" w:eastAsia="MS Mincho" w:hAnsi="Times New Roman"/>
          <w:i w:val="0"/>
          <w:iCs w:val="0"/>
          <w:sz w:val="24"/>
          <w:szCs w:val="24"/>
          <w:lang w:val="en-US" w:eastAsia="ja-JP"/>
        </w:rPr>
      </w:pPr>
      <w:r>
        <w:t>2.2.3.</w:t>
      </w:r>
      <w:r w:rsidRPr="007E7487">
        <w:rPr>
          <w:rFonts w:ascii="Times New Roman" w:eastAsia="MS Mincho" w:hAnsi="Times New Roman"/>
          <w:i w:val="0"/>
          <w:iCs w:val="0"/>
          <w:sz w:val="24"/>
          <w:szCs w:val="24"/>
          <w:lang w:val="en-US" w:eastAsia="ja-JP"/>
        </w:rPr>
        <w:tab/>
      </w:r>
      <w:r>
        <w:t>Master</w:t>
      </w:r>
      <w:r>
        <w:tab/>
      </w:r>
      <w:r>
        <w:fldChar w:fldCharType="begin"/>
      </w:r>
      <w:r>
        <w:instrText xml:space="preserve"> PAGEREF _Toc274647145 \h </w:instrText>
      </w:r>
      <w:r>
        <w:fldChar w:fldCharType="separate"/>
      </w:r>
      <w:r w:rsidR="0010528C">
        <w:t>19</w:t>
      </w:r>
      <w:r>
        <w:fldChar w:fldCharType="end"/>
      </w:r>
    </w:p>
    <w:p w:rsidR="007E7487" w:rsidRPr="007E7487" w:rsidRDefault="007E7487">
      <w:pPr>
        <w:pStyle w:val="Verzeichnis3"/>
        <w:rPr>
          <w:rFonts w:ascii="Times New Roman" w:eastAsia="MS Mincho" w:hAnsi="Times New Roman"/>
          <w:i w:val="0"/>
          <w:iCs w:val="0"/>
          <w:sz w:val="24"/>
          <w:szCs w:val="24"/>
          <w:lang w:val="en-US" w:eastAsia="ja-JP"/>
        </w:rPr>
      </w:pPr>
      <w:r>
        <w:t>2.2.4.</w:t>
      </w:r>
      <w:r w:rsidRPr="007E7487">
        <w:rPr>
          <w:rFonts w:ascii="Times New Roman" w:eastAsia="MS Mincho" w:hAnsi="Times New Roman"/>
          <w:i w:val="0"/>
          <w:iCs w:val="0"/>
          <w:sz w:val="24"/>
          <w:szCs w:val="24"/>
          <w:lang w:val="en-US" w:eastAsia="ja-JP"/>
        </w:rPr>
        <w:tab/>
      </w:r>
      <w:r>
        <w:t>Slave</w:t>
      </w:r>
      <w:r>
        <w:tab/>
      </w:r>
      <w:r>
        <w:fldChar w:fldCharType="begin"/>
      </w:r>
      <w:r>
        <w:instrText xml:space="preserve"> PAGEREF _Toc274647146 \h </w:instrText>
      </w:r>
      <w:r>
        <w:fldChar w:fldCharType="separate"/>
      </w:r>
      <w:r w:rsidR="0010528C">
        <w:t>20</w:t>
      </w:r>
      <w:r>
        <w:fldChar w:fldCharType="end"/>
      </w:r>
    </w:p>
    <w:p w:rsidR="007E7487" w:rsidRPr="007E7487" w:rsidRDefault="007E7487">
      <w:pPr>
        <w:pStyle w:val="Verzeichnis3"/>
        <w:rPr>
          <w:rFonts w:ascii="Times New Roman" w:eastAsia="MS Mincho" w:hAnsi="Times New Roman"/>
          <w:i w:val="0"/>
          <w:iCs w:val="0"/>
          <w:sz w:val="24"/>
          <w:szCs w:val="24"/>
          <w:lang w:val="en-US" w:eastAsia="ja-JP"/>
        </w:rPr>
      </w:pPr>
      <w:r>
        <w:t>2.2.5.</w:t>
      </w:r>
      <w:r w:rsidRPr="007E7487">
        <w:rPr>
          <w:rFonts w:ascii="Times New Roman" w:eastAsia="MS Mincho" w:hAnsi="Times New Roman"/>
          <w:i w:val="0"/>
          <w:iCs w:val="0"/>
          <w:sz w:val="24"/>
          <w:szCs w:val="24"/>
          <w:lang w:val="en-US" w:eastAsia="ja-JP"/>
        </w:rPr>
        <w:tab/>
      </w:r>
      <w:r>
        <w:t>Example of Master Algorithm</w:t>
      </w:r>
      <w:r>
        <w:tab/>
      </w:r>
      <w:r>
        <w:fldChar w:fldCharType="begin"/>
      </w:r>
      <w:r>
        <w:instrText xml:space="preserve"> PAGEREF _Toc274647147 \h </w:instrText>
      </w:r>
      <w:r>
        <w:fldChar w:fldCharType="separate"/>
      </w:r>
      <w:r w:rsidR="0010528C">
        <w:t>20</w:t>
      </w:r>
      <w:r>
        <w:fldChar w:fldCharType="end"/>
      </w:r>
    </w:p>
    <w:p w:rsidR="007E7487" w:rsidRPr="007E7487" w:rsidRDefault="007E7487">
      <w:pPr>
        <w:pStyle w:val="Verzeichnis1"/>
        <w:rPr>
          <w:rFonts w:ascii="Times New Roman" w:eastAsia="MS Mincho" w:hAnsi="Times New Roman"/>
          <w:b w:val="0"/>
          <w:bCs w:val="0"/>
          <w:sz w:val="24"/>
          <w:szCs w:val="24"/>
          <w:lang w:val="en-US" w:eastAsia="ja-JP"/>
        </w:rPr>
      </w:pPr>
      <w:r>
        <w:t>3.</w:t>
      </w:r>
      <w:r w:rsidRPr="007E7487">
        <w:rPr>
          <w:rFonts w:ascii="Times New Roman" w:eastAsia="MS Mincho" w:hAnsi="Times New Roman"/>
          <w:b w:val="0"/>
          <w:bCs w:val="0"/>
          <w:sz w:val="24"/>
          <w:szCs w:val="24"/>
          <w:lang w:val="en-US" w:eastAsia="ja-JP"/>
        </w:rPr>
        <w:tab/>
      </w:r>
      <w:r>
        <w:t>The Application Programming Interface</w:t>
      </w:r>
      <w:r>
        <w:tab/>
      </w:r>
      <w:r>
        <w:fldChar w:fldCharType="begin"/>
      </w:r>
      <w:r>
        <w:instrText xml:space="preserve"> PAGEREF _Toc274647148 \h </w:instrText>
      </w:r>
      <w:r>
        <w:fldChar w:fldCharType="separate"/>
      </w:r>
      <w:r w:rsidR="0010528C">
        <w:t>22</w:t>
      </w:r>
      <w:r>
        <w:fldChar w:fldCharType="end"/>
      </w:r>
    </w:p>
    <w:p w:rsidR="007E7487" w:rsidRPr="007E7487" w:rsidRDefault="007E7487">
      <w:pPr>
        <w:pStyle w:val="Verzeichnis2"/>
        <w:rPr>
          <w:rFonts w:ascii="Times New Roman" w:eastAsia="MS Mincho" w:hAnsi="Times New Roman"/>
          <w:i w:val="0"/>
          <w:iCs w:val="0"/>
          <w:sz w:val="24"/>
          <w:szCs w:val="24"/>
          <w:lang w:val="en-US" w:eastAsia="ja-JP"/>
        </w:rPr>
      </w:pPr>
      <w:r>
        <w:t>3.1.</w:t>
      </w:r>
      <w:r w:rsidRPr="007E7487">
        <w:rPr>
          <w:rFonts w:ascii="Times New Roman" w:eastAsia="MS Mincho" w:hAnsi="Times New Roman"/>
          <w:i w:val="0"/>
          <w:iCs w:val="0"/>
          <w:sz w:val="24"/>
          <w:szCs w:val="24"/>
          <w:lang w:val="en-US" w:eastAsia="ja-JP"/>
        </w:rPr>
        <w:tab/>
      </w:r>
      <w:r>
        <w:t>The Co-Simulation Interface</w:t>
      </w:r>
      <w:r>
        <w:tab/>
      </w:r>
      <w:r>
        <w:fldChar w:fldCharType="begin"/>
      </w:r>
      <w:r>
        <w:instrText xml:space="preserve"> PAGEREF _Toc274647149 \h </w:instrText>
      </w:r>
      <w:r>
        <w:fldChar w:fldCharType="separate"/>
      </w:r>
      <w:r w:rsidR="0010528C">
        <w:t>22</w:t>
      </w:r>
      <w:r>
        <w:fldChar w:fldCharType="end"/>
      </w:r>
    </w:p>
    <w:p w:rsidR="007E7487" w:rsidRPr="007E7487" w:rsidRDefault="007E7487">
      <w:pPr>
        <w:pStyle w:val="Verzeichnis3"/>
        <w:rPr>
          <w:rFonts w:ascii="Times New Roman" w:eastAsia="MS Mincho" w:hAnsi="Times New Roman"/>
          <w:i w:val="0"/>
          <w:iCs w:val="0"/>
          <w:sz w:val="24"/>
          <w:szCs w:val="24"/>
          <w:lang w:val="sv-SE" w:eastAsia="ja-JP"/>
        </w:rPr>
      </w:pPr>
      <w:r w:rsidRPr="002B0812">
        <w:rPr>
          <w:lang w:val="sv-SE"/>
        </w:rPr>
        <w:t>3.1.1.</w:t>
      </w:r>
      <w:r w:rsidRPr="007E7487">
        <w:rPr>
          <w:rFonts w:ascii="Times New Roman" w:eastAsia="MS Mincho" w:hAnsi="Times New Roman"/>
          <w:i w:val="0"/>
          <w:iCs w:val="0"/>
          <w:sz w:val="24"/>
          <w:szCs w:val="24"/>
          <w:lang w:val="sv-SE" w:eastAsia="ja-JP"/>
        </w:rPr>
        <w:tab/>
      </w:r>
      <w:r w:rsidRPr="002B0812">
        <w:rPr>
          <w:lang w:val="sv-SE"/>
        </w:rPr>
        <w:t>Platform Dependent Definitions ( fmiPlatformTypes.h)</w:t>
      </w:r>
      <w:r w:rsidRPr="007E7487">
        <w:rPr>
          <w:lang w:val="sv-SE"/>
        </w:rPr>
        <w:tab/>
      </w:r>
      <w:r>
        <w:fldChar w:fldCharType="begin"/>
      </w:r>
      <w:r w:rsidRPr="007E7487">
        <w:rPr>
          <w:lang w:val="sv-SE"/>
        </w:rPr>
        <w:instrText xml:space="preserve"> PAGEREF _Toc274647150 \h </w:instrText>
      </w:r>
      <w:r>
        <w:fldChar w:fldCharType="separate"/>
      </w:r>
      <w:r w:rsidR="0010528C">
        <w:rPr>
          <w:lang w:val="sv-SE"/>
        </w:rPr>
        <w:t>22</w:t>
      </w:r>
      <w:r>
        <w:fldChar w:fldCharType="end"/>
      </w:r>
    </w:p>
    <w:p w:rsidR="007E7487" w:rsidRPr="007E7487" w:rsidRDefault="007E7487">
      <w:pPr>
        <w:pStyle w:val="Verzeichnis3"/>
        <w:rPr>
          <w:rFonts w:ascii="Times New Roman" w:eastAsia="MS Mincho" w:hAnsi="Times New Roman"/>
          <w:i w:val="0"/>
          <w:iCs w:val="0"/>
          <w:sz w:val="24"/>
          <w:szCs w:val="24"/>
          <w:lang w:val="en-US" w:eastAsia="ja-JP"/>
        </w:rPr>
      </w:pPr>
      <w:r>
        <w:t>3.1.2.</w:t>
      </w:r>
      <w:r w:rsidRPr="007E7487">
        <w:rPr>
          <w:rFonts w:ascii="Times New Roman" w:eastAsia="MS Mincho" w:hAnsi="Times New Roman"/>
          <w:i w:val="0"/>
          <w:iCs w:val="0"/>
          <w:sz w:val="24"/>
          <w:szCs w:val="24"/>
          <w:lang w:val="en-US" w:eastAsia="ja-JP"/>
        </w:rPr>
        <w:tab/>
      </w:r>
      <w:r>
        <w:t>Status Returned by Functions</w:t>
      </w:r>
      <w:r>
        <w:tab/>
      </w:r>
      <w:r>
        <w:fldChar w:fldCharType="begin"/>
      </w:r>
      <w:r>
        <w:instrText xml:space="preserve"> PAGEREF _Toc274647151 \h </w:instrText>
      </w:r>
      <w:r>
        <w:fldChar w:fldCharType="separate"/>
      </w:r>
      <w:r w:rsidR="0010528C">
        <w:t>23</w:t>
      </w:r>
      <w:r>
        <w:fldChar w:fldCharType="end"/>
      </w:r>
    </w:p>
    <w:p w:rsidR="007E7487" w:rsidRPr="007E7487" w:rsidRDefault="007E7487">
      <w:pPr>
        <w:pStyle w:val="Verzeichnis3"/>
        <w:rPr>
          <w:rFonts w:ascii="Times New Roman" w:eastAsia="MS Mincho" w:hAnsi="Times New Roman"/>
          <w:i w:val="0"/>
          <w:iCs w:val="0"/>
          <w:sz w:val="24"/>
          <w:szCs w:val="24"/>
          <w:lang w:val="en-US" w:eastAsia="ja-JP"/>
        </w:rPr>
      </w:pPr>
      <w:r>
        <w:t>3.1.3.</w:t>
      </w:r>
      <w:r w:rsidRPr="007E7487">
        <w:rPr>
          <w:rFonts w:ascii="Times New Roman" w:eastAsia="MS Mincho" w:hAnsi="Times New Roman"/>
          <w:i w:val="0"/>
          <w:iCs w:val="0"/>
          <w:sz w:val="24"/>
          <w:szCs w:val="24"/>
          <w:lang w:val="en-US" w:eastAsia="ja-JP"/>
        </w:rPr>
        <w:tab/>
      </w:r>
      <w:r>
        <w:t>Inquire Platform and Version Number of Header Files</w:t>
      </w:r>
      <w:r>
        <w:tab/>
      </w:r>
      <w:r>
        <w:fldChar w:fldCharType="begin"/>
      </w:r>
      <w:r>
        <w:instrText xml:space="preserve"> PAGEREF _Toc274647152 \h </w:instrText>
      </w:r>
      <w:r>
        <w:fldChar w:fldCharType="separate"/>
      </w:r>
      <w:r w:rsidR="0010528C">
        <w:t>23</w:t>
      </w:r>
      <w:r>
        <w:fldChar w:fldCharType="end"/>
      </w:r>
    </w:p>
    <w:p w:rsidR="007E7487" w:rsidRPr="007E7487" w:rsidRDefault="007E7487">
      <w:pPr>
        <w:pStyle w:val="Verzeichnis2"/>
        <w:rPr>
          <w:rFonts w:ascii="Times New Roman" w:eastAsia="MS Mincho" w:hAnsi="Times New Roman"/>
          <w:i w:val="0"/>
          <w:iCs w:val="0"/>
          <w:sz w:val="24"/>
          <w:szCs w:val="24"/>
          <w:lang w:val="en-US" w:eastAsia="ja-JP"/>
        </w:rPr>
      </w:pPr>
      <w:r>
        <w:t>3.2.</w:t>
      </w:r>
      <w:r w:rsidRPr="007E7487">
        <w:rPr>
          <w:rFonts w:ascii="Times New Roman" w:eastAsia="MS Mincho" w:hAnsi="Times New Roman"/>
          <w:i w:val="0"/>
          <w:iCs w:val="0"/>
          <w:sz w:val="24"/>
          <w:szCs w:val="24"/>
          <w:lang w:val="en-US" w:eastAsia="ja-JP"/>
        </w:rPr>
        <w:tab/>
      </w:r>
      <w:r>
        <w:t>Creation and Destruction of Co-Simulation Slaves</w:t>
      </w:r>
      <w:r>
        <w:tab/>
      </w:r>
      <w:r>
        <w:fldChar w:fldCharType="begin"/>
      </w:r>
      <w:r>
        <w:instrText xml:space="preserve"> PAGEREF _Toc274647153 \h </w:instrText>
      </w:r>
      <w:r>
        <w:fldChar w:fldCharType="separate"/>
      </w:r>
      <w:r w:rsidR="0010528C">
        <w:t>24</w:t>
      </w:r>
      <w:r>
        <w:fldChar w:fldCharType="end"/>
      </w:r>
    </w:p>
    <w:p w:rsidR="007E7487" w:rsidRPr="007E7487" w:rsidRDefault="007E7487">
      <w:pPr>
        <w:pStyle w:val="Verzeichnis3"/>
        <w:rPr>
          <w:rFonts w:ascii="Times New Roman" w:eastAsia="MS Mincho" w:hAnsi="Times New Roman"/>
          <w:i w:val="0"/>
          <w:iCs w:val="0"/>
          <w:sz w:val="24"/>
          <w:szCs w:val="24"/>
          <w:lang w:val="en-US" w:eastAsia="ja-JP"/>
        </w:rPr>
      </w:pPr>
      <w:r>
        <w:t>3.2.1.</w:t>
      </w:r>
      <w:r w:rsidRPr="007E7487">
        <w:rPr>
          <w:rFonts w:ascii="Times New Roman" w:eastAsia="MS Mincho" w:hAnsi="Times New Roman"/>
          <w:i w:val="0"/>
          <w:iCs w:val="0"/>
          <w:sz w:val="24"/>
          <w:szCs w:val="24"/>
          <w:lang w:val="en-US" w:eastAsia="ja-JP"/>
        </w:rPr>
        <w:tab/>
      </w:r>
      <w:r>
        <w:t>Transfer of input / output values and parameters</w:t>
      </w:r>
      <w:r>
        <w:tab/>
      </w:r>
      <w:r>
        <w:fldChar w:fldCharType="begin"/>
      </w:r>
      <w:r>
        <w:instrText xml:space="preserve"> PAGEREF _Toc274647154 \h </w:instrText>
      </w:r>
      <w:r>
        <w:fldChar w:fldCharType="separate"/>
      </w:r>
      <w:r w:rsidR="0010528C">
        <w:t>27</w:t>
      </w:r>
      <w:r>
        <w:fldChar w:fldCharType="end"/>
      </w:r>
    </w:p>
    <w:p w:rsidR="007E7487" w:rsidRPr="007E7487" w:rsidRDefault="007E7487">
      <w:pPr>
        <w:pStyle w:val="Verzeichnis3"/>
        <w:rPr>
          <w:rFonts w:ascii="Times New Roman" w:eastAsia="MS Mincho" w:hAnsi="Times New Roman"/>
          <w:i w:val="0"/>
          <w:iCs w:val="0"/>
          <w:sz w:val="24"/>
          <w:szCs w:val="24"/>
          <w:lang w:val="en-US" w:eastAsia="ja-JP"/>
        </w:rPr>
      </w:pPr>
      <w:r>
        <w:t>3.2.2.</w:t>
      </w:r>
      <w:r w:rsidRPr="007E7487">
        <w:rPr>
          <w:rFonts w:ascii="Times New Roman" w:eastAsia="MS Mincho" w:hAnsi="Times New Roman"/>
          <w:i w:val="0"/>
          <w:iCs w:val="0"/>
          <w:sz w:val="24"/>
          <w:szCs w:val="24"/>
          <w:lang w:val="en-US" w:eastAsia="ja-JP"/>
        </w:rPr>
        <w:tab/>
      </w:r>
      <w:r>
        <w:t>Computation</w:t>
      </w:r>
      <w:r>
        <w:tab/>
      </w:r>
      <w:r>
        <w:fldChar w:fldCharType="begin"/>
      </w:r>
      <w:r>
        <w:instrText xml:space="preserve"> PAGEREF _Toc274647155 \h </w:instrText>
      </w:r>
      <w:r>
        <w:fldChar w:fldCharType="separate"/>
      </w:r>
      <w:r w:rsidR="0010528C">
        <w:t>28</w:t>
      </w:r>
      <w:r>
        <w:fldChar w:fldCharType="end"/>
      </w:r>
    </w:p>
    <w:p w:rsidR="007E7487" w:rsidRPr="007E7487" w:rsidRDefault="007E7487">
      <w:pPr>
        <w:pStyle w:val="Verzeichnis3"/>
        <w:rPr>
          <w:rFonts w:ascii="Times New Roman" w:eastAsia="MS Mincho" w:hAnsi="Times New Roman"/>
          <w:i w:val="0"/>
          <w:iCs w:val="0"/>
          <w:sz w:val="24"/>
          <w:szCs w:val="24"/>
          <w:lang w:val="en-US" w:eastAsia="ja-JP"/>
        </w:rPr>
      </w:pPr>
      <w:r>
        <w:t>3.2.3.</w:t>
      </w:r>
      <w:r w:rsidRPr="007E7487">
        <w:rPr>
          <w:rFonts w:ascii="Times New Roman" w:eastAsia="MS Mincho" w:hAnsi="Times New Roman"/>
          <w:i w:val="0"/>
          <w:iCs w:val="0"/>
          <w:sz w:val="24"/>
          <w:szCs w:val="24"/>
          <w:lang w:val="en-US" w:eastAsia="ja-JP"/>
        </w:rPr>
        <w:tab/>
      </w:r>
      <w:r>
        <w:t>Retrieving of Status Information from the Slave</w:t>
      </w:r>
      <w:r>
        <w:tab/>
      </w:r>
      <w:r>
        <w:fldChar w:fldCharType="begin"/>
      </w:r>
      <w:r>
        <w:instrText xml:space="preserve"> PAGEREF _Toc274647156 \h </w:instrText>
      </w:r>
      <w:r>
        <w:fldChar w:fldCharType="separate"/>
      </w:r>
      <w:r w:rsidR="0010528C">
        <w:t>29</w:t>
      </w:r>
      <w:r>
        <w:fldChar w:fldCharType="end"/>
      </w:r>
    </w:p>
    <w:p w:rsidR="007E7487" w:rsidRPr="007E7487" w:rsidRDefault="007E7487">
      <w:pPr>
        <w:pStyle w:val="Verzeichnis2"/>
        <w:rPr>
          <w:rFonts w:ascii="Times New Roman" w:eastAsia="MS Mincho" w:hAnsi="Times New Roman"/>
          <w:i w:val="0"/>
          <w:iCs w:val="0"/>
          <w:sz w:val="24"/>
          <w:szCs w:val="24"/>
          <w:lang w:val="en-US" w:eastAsia="ja-JP"/>
        </w:rPr>
      </w:pPr>
      <w:r>
        <w:t>3.3.</w:t>
      </w:r>
      <w:r w:rsidRPr="007E7487">
        <w:rPr>
          <w:rFonts w:ascii="Times New Roman" w:eastAsia="MS Mincho" w:hAnsi="Times New Roman"/>
          <w:i w:val="0"/>
          <w:iCs w:val="0"/>
          <w:sz w:val="24"/>
          <w:szCs w:val="24"/>
          <w:lang w:val="en-US" w:eastAsia="ja-JP"/>
        </w:rPr>
        <w:tab/>
      </w:r>
      <w:r>
        <w:t>State Machine of Calling Sequence from Master to Slave</w:t>
      </w:r>
      <w:r>
        <w:tab/>
      </w:r>
      <w:r>
        <w:fldChar w:fldCharType="begin"/>
      </w:r>
      <w:r>
        <w:instrText xml:space="preserve"> PAGEREF _Toc274647157 \h </w:instrText>
      </w:r>
      <w:r>
        <w:fldChar w:fldCharType="separate"/>
      </w:r>
      <w:r w:rsidR="0010528C">
        <w:t>30</w:t>
      </w:r>
      <w:r>
        <w:fldChar w:fldCharType="end"/>
      </w:r>
    </w:p>
    <w:p w:rsidR="007E7487" w:rsidRPr="007E7487" w:rsidRDefault="007E7487">
      <w:pPr>
        <w:pStyle w:val="Verzeichnis2"/>
        <w:rPr>
          <w:rFonts w:ascii="Times New Roman" w:eastAsia="MS Mincho" w:hAnsi="Times New Roman"/>
          <w:i w:val="0"/>
          <w:iCs w:val="0"/>
          <w:sz w:val="24"/>
          <w:szCs w:val="24"/>
          <w:lang w:val="en-US" w:eastAsia="ja-JP"/>
        </w:rPr>
      </w:pPr>
      <w:r>
        <w:t>3.4.</w:t>
      </w:r>
      <w:r w:rsidRPr="007E7487">
        <w:rPr>
          <w:rFonts w:ascii="Times New Roman" w:eastAsia="MS Mincho" w:hAnsi="Times New Roman"/>
          <w:i w:val="0"/>
          <w:iCs w:val="0"/>
          <w:sz w:val="24"/>
          <w:szCs w:val="24"/>
          <w:lang w:val="en-US" w:eastAsia="ja-JP"/>
        </w:rPr>
        <w:tab/>
      </w:r>
      <w:r>
        <w:t>Pseudo Code Example</w:t>
      </w:r>
      <w:r>
        <w:tab/>
      </w:r>
      <w:r>
        <w:fldChar w:fldCharType="begin"/>
      </w:r>
      <w:r>
        <w:instrText xml:space="preserve"> PAGEREF _Toc274647158 \h </w:instrText>
      </w:r>
      <w:r>
        <w:fldChar w:fldCharType="separate"/>
      </w:r>
      <w:r w:rsidR="0010528C">
        <w:t>31</w:t>
      </w:r>
      <w:r>
        <w:fldChar w:fldCharType="end"/>
      </w:r>
    </w:p>
    <w:p w:rsidR="007E7487" w:rsidRPr="007E7487" w:rsidRDefault="007E7487">
      <w:pPr>
        <w:pStyle w:val="Verzeichnis2"/>
        <w:rPr>
          <w:rFonts w:ascii="Times New Roman" w:eastAsia="MS Mincho" w:hAnsi="Times New Roman"/>
          <w:i w:val="0"/>
          <w:iCs w:val="0"/>
          <w:sz w:val="24"/>
          <w:szCs w:val="24"/>
          <w:lang w:val="en-US" w:eastAsia="ja-JP"/>
        </w:rPr>
      </w:pPr>
      <w:r>
        <w:t>3.5.</w:t>
      </w:r>
      <w:r w:rsidRPr="007E7487">
        <w:rPr>
          <w:rFonts w:ascii="Times New Roman" w:eastAsia="MS Mincho" w:hAnsi="Times New Roman"/>
          <w:i w:val="0"/>
          <w:iCs w:val="0"/>
          <w:sz w:val="24"/>
          <w:szCs w:val="24"/>
          <w:lang w:val="en-US" w:eastAsia="ja-JP"/>
        </w:rPr>
        <w:tab/>
      </w:r>
      <w:r>
        <w:t>The Co-Simulation Description Schema</w:t>
      </w:r>
      <w:r>
        <w:tab/>
      </w:r>
      <w:r>
        <w:fldChar w:fldCharType="begin"/>
      </w:r>
      <w:r>
        <w:instrText xml:space="preserve"> PAGEREF _Toc274647159 \h </w:instrText>
      </w:r>
      <w:r>
        <w:fldChar w:fldCharType="separate"/>
      </w:r>
      <w:r w:rsidR="0010528C">
        <w:t>33</w:t>
      </w:r>
      <w:r>
        <w:fldChar w:fldCharType="end"/>
      </w:r>
    </w:p>
    <w:p w:rsidR="007E7487" w:rsidRPr="007E7487" w:rsidRDefault="007E7487">
      <w:pPr>
        <w:pStyle w:val="Verzeichnis3"/>
        <w:rPr>
          <w:rFonts w:ascii="Times New Roman" w:eastAsia="MS Mincho" w:hAnsi="Times New Roman"/>
          <w:i w:val="0"/>
          <w:iCs w:val="0"/>
          <w:sz w:val="24"/>
          <w:szCs w:val="24"/>
          <w:lang w:val="en-US" w:eastAsia="ja-JP"/>
        </w:rPr>
      </w:pPr>
      <w:r>
        <w:t>3.5.1.</w:t>
      </w:r>
      <w:r w:rsidRPr="007E7487">
        <w:rPr>
          <w:rFonts w:ascii="Times New Roman" w:eastAsia="MS Mincho" w:hAnsi="Times New Roman"/>
          <w:i w:val="0"/>
          <w:iCs w:val="0"/>
          <w:sz w:val="24"/>
          <w:szCs w:val="24"/>
          <w:lang w:val="en-US" w:eastAsia="ja-JP"/>
        </w:rPr>
        <w:tab/>
      </w:r>
      <w:r>
        <w:t>Description of a Model for Co-Simulation (fmiModelDescription)</w:t>
      </w:r>
      <w:r>
        <w:tab/>
      </w:r>
      <w:r>
        <w:fldChar w:fldCharType="begin"/>
      </w:r>
      <w:r>
        <w:instrText xml:space="preserve"> PAGEREF _Toc274647160 \h </w:instrText>
      </w:r>
      <w:r>
        <w:fldChar w:fldCharType="separate"/>
      </w:r>
      <w:r w:rsidR="0010528C">
        <w:t>33</w:t>
      </w:r>
      <w:r>
        <w:fldChar w:fldCharType="end"/>
      </w:r>
    </w:p>
    <w:p w:rsidR="007E7487" w:rsidRPr="007E7487" w:rsidRDefault="007E7487">
      <w:pPr>
        <w:pStyle w:val="Verzeichnis3"/>
        <w:rPr>
          <w:rFonts w:ascii="Times New Roman" w:eastAsia="MS Mincho" w:hAnsi="Times New Roman"/>
          <w:i w:val="0"/>
          <w:iCs w:val="0"/>
          <w:sz w:val="24"/>
          <w:szCs w:val="24"/>
          <w:lang w:val="en-US" w:eastAsia="ja-JP"/>
        </w:rPr>
      </w:pPr>
      <w:r>
        <w:t>3.5.2.</w:t>
      </w:r>
      <w:r w:rsidRPr="007E7487">
        <w:rPr>
          <w:rFonts w:ascii="Times New Roman" w:eastAsia="MS Mincho" w:hAnsi="Times New Roman"/>
          <w:i w:val="0"/>
          <w:iCs w:val="0"/>
          <w:sz w:val="24"/>
          <w:szCs w:val="24"/>
          <w:lang w:val="en-US" w:eastAsia="ja-JP"/>
        </w:rPr>
        <w:tab/>
      </w:r>
      <w:r>
        <w:t>Definition of an Implementation</w:t>
      </w:r>
      <w:r>
        <w:tab/>
      </w:r>
      <w:r>
        <w:fldChar w:fldCharType="begin"/>
      </w:r>
      <w:r>
        <w:instrText xml:space="preserve"> PAGEREF _Toc274647161 \h </w:instrText>
      </w:r>
      <w:r>
        <w:fldChar w:fldCharType="separate"/>
      </w:r>
      <w:r w:rsidR="0010528C">
        <w:t>34</w:t>
      </w:r>
      <w:r>
        <w:fldChar w:fldCharType="end"/>
      </w:r>
    </w:p>
    <w:p w:rsidR="007E7487" w:rsidRPr="007E7487" w:rsidRDefault="007E7487">
      <w:pPr>
        <w:pStyle w:val="Verzeichnis1"/>
        <w:rPr>
          <w:rFonts w:ascii="Times New Roman" w:eastAsia="MS Mincho" w:hAnsi="Times New Roman"/>
          <w:b w:val="0"/>
          <w:bCs w:val="0"/>
          <w:sz w:val="24"/>
          <w:szCs w:val="24"/>
          <w:lang w:val="en-US" w:eastAsia="ja-JP"/>
        </w:rPr>
      </w:pPr>
      <w:r>
        <w:t>4.</w:t>
      </w:r>
      <w:r w:rsidRPr="007E7487">
        <w:rPr>
          <w:rFonts w:ascii="Times New Roman" w:eastAsia="MS Mincho" w:hAnsi="Times New Roman"/>
          <w:b w:val="0"/>
          <w:bCs w:val="0"/>
          <w:sz w:val="24"/>
          <w:szCs w:val="24"/>
          <w:lang w:val="en-US" w:eastAsia="ja-JP"/>
        </w:rPr>
        <w:tab/>
      </w:r>
      <w:r>
        <w:t>Model Distribution</w:t>
      </w:r>
      <w:r>
        <w:tab/>
      </w:r>
      <w:r>
        <w:fldChar w:fldCharType="begin"/>
      </w:r>
      <w:r>
        <w:instrText xml:space="preserve"> PAGEREF _Toc274647162 \h </w:instrText>
      </w:r>
      <w:r>
        <w:fldChar w:fldCharType="separate"/>
      </w:r>
      <w:r w:rsidR="0010528C">
        <w:t>38</w:t>
      </w:r>
      <w:r>
        <w:fldChar w:fldCharType="end"/>
      </w:r>
    </w:p>
    <w:p w:rsidR="007E7487" w:rsidRPr="007E7487" w:rsidRDefault="007E7487">
      <w:pPr>
        <w:pStyle w:val="Verzeichnis1"/>
        <w:rPr>
          <w:rFonts w:ascii="Times New Roman" w:eastAsia="MS Mincho" w:hAnsi="Times New Roman"/>
          <w:b w:val="0"/>
          <w:bCs w:val="0"/>
          <w:sz w:val="24"/>
          <w:szCs w:val="24"/>
          <w:lang w:val="en-US" w:eastAsia="ja-JP"/>
        </w:rPr>
      </w:pPr>
      <w:r>
        <w:t>5.</w:t>
      </w:r>
      <w:r w:rsidRPr="007E7487">
        <w:rPr>
          <w:rFonts w:ascii="Times New Roman" w:eastAsia="MS Mincho" w:hAnsi="Times New Roman"/>
          <w:b w:val="0"/>
          <w:bCs w:val="0"/>
          <w:sz w:val="24"/>
          <w:szCs w:val="24"/>
          <w:lang w:val="en-US" w:eastAsia="ja-JP"/>
        </w:rPr>
        <w:tab/>
      </w:r>
      <w:r>
        <w:t>Literature</w:t>
      </w:r>
      <w:r>
        <w:tab/>
      </w:r>
      <w:r>
        <w:fldChar w:fldCharType="begin"/>
      </w:r>
      <w:r>
        <w:instrText xml:space="preserve"> PAGEREF _Toc274647163 \h </w:instrText>
      </w:r>
      <w:r>
        <w:fldChar w:fldCharType="separate"/>
      </w:r>
      <w:r w:rsidR="0010528C">
        <w:t>40</w:t>
      </w:r>
      <w:r>
        <w:fldChar w:fldCharType="end"/>
      </w:r>
    </w:p>
    <w:p w:rsidR="007E7487" w:rsidRPr="007E7487" w:rsidRDefault="007E7487">
      <w:pPr>
        <w:pStyle w:val="Verzeichnis1"/>
        <w:tabs>
          <w:tab w:val="left" w:pos="1440"/>
        </w:tabs>
        <w:rPr>
          <w:rFonts w:ascii="Times New Roman" w:eastAsia="MS Mincho" w:hAnsi="Times New Roman"/>
          <w:b w:val="0"/>
          <w:bCs w:val="0"/>
          <w:sz w:val="24"/>
          <w:szCs w:val="24"/>
          <w:lang w:val="en-US" w:eastAsia="ja-JP"/>
        </w:rPr>
      </w:pPr>
      <w:r w:rsidRPr="002B0812">
        <w:rPr>
          <w:lang w:val="en-US"/>
        </w:rPr>
        <w:t>Appendix A</w:t>
      </w:r>
      <w:r w:rsidRPr="007E7487">
        <w:rPr>
          <w:rFonts w:ascii="Times New Roman" w:eastAsia="MS Mincho" w:hAnsi="Times New Roman"/>
          <w:b w:val="0"/>
          <w:bCs w:val="0"/>
          <w:sz w:val="24"/>
          <w:szCs w:val="24"/>
          <w:lang w:val="en-US" w:eastAsia="ja-JP"/>
        </w:rPr>
        <w:tab/>
      </w:r>
      <w:r w:rsidRPr="002B0812">
        <w:rPr>
          <w:lang w:val="en-US"/>
        </w:rPr>
        <w:t>Contributors</w:t>
      </w:r>
      <w:r>
        <w:tab/>
      </w:r>
      <w:r>
        <w:fldChar w:fldCharType="begin"/>
      </w:r>
      <w:r>
        <w:instrText xml:space="preserve"> PAGEREF _Toc274647164 \h </w:instrText>
      </w:r>
      <w:r>
        <w:fldChar w:fldCharType="separate"/>
      </w:r>
      <w:r w:rsidR="0010528C">
        <w:t>41</w:t>
      </w:r>
      <w:r>
        <w:fldChar w:fldCharType="end"/>
      </w:r>
    </w:p>
    <w:p w:rsidR="007E7487" w:rsidRPr="007E7487" w:rsidRDefault="007E7487">
      <w:pPr>
        <w:pStyle w:val="Verzeichnis2"/>
        <w:rPr>
          <w:rFonts w:ascii="Times New Roman" w:eastAsia="MS Mincho" w:hAnsi="Times New Roman"/>
          <w:i w:val="0"/>
          <w:iCs w:val="0"/>
          <w:sz w:val="24"/>
          <w:szCs w:val="24"/>
          <w:lang w:val="en-US" w:eastAsia="ja-JP"/>
        </w:rPr>
      </w:pPr>
      <w:r w:rsidRPr="002B0812">
        <w:rPr>
          <w:lang w:val="en-US"/>
        </w:rPr>
        <w:t>A.1</w:t>
      </w:r>
      <w:r w:rsidRPr="007E7487">
        <w:rPr>
          <w:rFonts w:ascii="Times New Roman" w:eastAsia="MS Mincho" w:hAnsi="Times New Roman"/>
          <w:i w:val="0"/>
          <w:iCs w:val="0"/>
          <w:sz w:val="24"/>
          <w:szCs w:val="24"/>
          <w:lang w:val="en-US" w:eastAsia="ja-JP"/>
        </w:rPr>
        <w:tab/>
      </w:r>
      <w:r w:rsidRPr="002B0812">
        <w:rPr>
          <w:lang w:val="en-US"/>
        </w:rPr>
        <w:t>Version 1.0</w:t>
      </w:r>
      <w:r>
        <w:tab/>
      </w:r>
      <w:r>
        <w:fldChar w:fldCharType="begin"/>
      </w:r>
      <w:r>
        <w:instrText xml:space="preserve"> PAGEREF _Toc274647165 \h </w:instrText>
      </w:r>
      <w:r>
        <w:fldChar w:fldCharType="separate"/>
      </w:r>
      <w:r w:rsidR="0010528C">
        <w:t>41</w:t>
      </w:r>
      <w:r>
        <w:fldChar w:fldCharType="end"/>
      </w:r>
    </w:p>
    <w:p w:rsidR="007E7487" w:rsidRPr="007E7487" w:rsidRDefault="007E7487">
      <w:pPr>
        <w:pStyle w:val="Verzeichnis1"/>
        <w:tabs>
          <w:tab w:val="left" w:pos="1440"/>
        </w:tabs>
        <w:rPr>
          <w:rFonts w:ascii="Times New Roman" w:eastAsia="MS Mincho" w:hAnsi="Times New Roman"/>
          <w:b w:val="0"/>
          <w:bCs w:val="0"/>
          <w:sz w:val="24"/>
          <w:szCs w:val="24"/>
          <w:lang w:val="en-US" w:eastAsia="ja-JP"/>
        </w:rPr>
      </w:pPr>
      <w:r w:rsidRPr="002B0812">
        <w:rPr>
          <w:lang w:val="en-US"/>
        </w:rPr>
        <w:t>Appendix B</w:t>
      </w:r>
      <w:r w:rsidRPr="007E7487">
        <w:rPr>
          <w:rFonts w:ascii="Times New Roman" w:eastAsia="MS Mincho" w:hAnsi="Times New Roman"/>
          <w:b w:val="0"/>
          <w:bCs w:val="0"/>
          <w:sz w:val="24"/>
          <w:szCs w:val="24"/>
          <w:lang w:val="en-US" w:eastAsia="ja-JP"/>
        </w:rPr>
        <w:tab/>
      </w:r>
      <w:r w:rsidRPr="002B0812">
        <w:rPr>
          <w:lang w:val="en-US"/>
        </w:rPr>
        <w:t>Features for Future Versions</w:t>
      </w:r>
      <w:r>
        <w:tab/>
      </w:r>
      <w:r>
        <w:fldChar w:fldCharType="begin"/>
      </w:r>
      <w:r>
        <w:instrText xml:space="preserve"> PAGEREF _Toc274647166 \h </w:instrText>
      </w:r>
      <w:r>
        <w:fldChar w:fldCharType="separate"/>
      </w:r>
      <w:r w:rsidR="0010528C">
        <w:t>42</w:t>
      </w:r>
      <w:r>
        <w:fldChar w:fldCharType="end"/>
      </w:r>
    </w:p>
    <w:p w:rsidR="007E7487" w:rsidRPr="007E7487" w:rsidRDefault="007E7487">
      <w:pPr>
        <w:pStyle w:val="Verzeichnis1"/>
        <w:tabs>
          <w:tab w:val="left" w:pos="1440"/>
        </w:tabs>
        <w:rPr>
          <w:rFonts w:ascii="Times New Roman" w:eastAsia="MS Mincho" w:hAnsi="Times New Roman"/>
          <w:b w:val="0"/>
          <w:bCs w:val="0"/>
          <w:sz w:val="24"/>
          <w:szCs w:val="24"/>
          <w:lang w:val="en-US" w:eastAsia="ja-JP"/>
        </w:rPr>
      </w:pPr>
      <w:r w:rsidRPr="002B0812">
        <w:rPr>
          <w:lang w:val="en-US"/>
        </w:rPr>
        <w:t>Appendix C</w:t>
      </w:r>
      <w:r w:rsidRPr="007E7487">
        <w:rPr>
          <w:rFonts w:ascii="Times New Roman" w:eastAsia="MS Mincho" w:hAnsi="Times New Roman"/>
          <w:b w:val="0"/>
          <w:bCs w:val="0"/>
          <w:sz w:val="24"/>
          <w:szCs w:val="24"/>
          <w:lang w:val="en-US" w:eastAsia="ja-JP"/>
        </w:rPr>
        <w:tab/>
      </w:r>
      <w:r w:rsidRPr="002B0812">
        <w:rPr>
          <w:lang w:val="en-US"/>
        </w:rPr>
        <w:t>Further Examples for Simulator Coupling</w:t>
      </w:r>
      <w:r>
        <w:tab/>
      </w:r>
      <w:r>
        <w:fldChar w:fldCharType="begin"/>
      </w:r>
      <w:r>
        <w:instrText xml:space="preserve"> PAGEREF _Toc274647167 \h </w:instrText>
      </w:r>
      <w:r>
        <w:fldChar w:fldCharType="separate"/>
      </w:r>
      <w:r w:rsidR="0010528C">
        <w:t>45</w:t>
      </w:r>
      <w:r>
        <w:fldChar w:fldCharType="end"/>
      </w:r>
    </w:p>
    <w:p w:rsidR="007E7487" w:rsidRPr="007E7487" w:rsidRDefault="007E7487">
      <w:pPr>
        <w:pStyle w:val="Verzeichnis2"/>
        <w:rPr>
          <w:rFonts w:ascii="Times New Roman" w:eastAsia="MS Mincho" w:hAnsi="Times New Roman"/>
          <w:i w:val="0"/>
          <w:iCs w:val="0"/>
          <w:sz w:val="24"/>
          <w:szCs w:val="24"/>
          <w:lang w:val="en-US" w:eastAsia="ja-JP"/>
        </w:rPr>
      </w:pPr>
      <w:r w:rsidRPr="002B0812">
        <w:rPr>
          <w:lang w:val="en-US"/>
        </w:rPr>
        <w:t>C.1</w:t>
      </w:r>
      <w:r w:rsidRPr="007E7487">
        <w:rPr>
          <w:rFonts w:ascii="Times New Roman" w:eastAsia="MS Mincho" w:hAnsi="Times New Roman"/>
          <w:i w:val="0"/>
          <w:iCs w:val="0"/>
          <w:sz w:val="24"/>
          <w:szCs w:val="24"/>
          <w:lang w:val="en-US" w:eastAsia="ja-JP"/>
        </w:rPr>
        <w:tab/>
      </w:r>
      <w:r w:rsidRPr="002B0812">
        <w:rPr>
          <w:lang w:val="en-US"/>
        </w:rPr>
        <w:t>Example 1: Parallel simulation and input/output of different kinds</w:t>
      </w:r>
      <w:r>
        <w:tab/>
      </w:r>
      <w:r>
        <w:fldChar w:fldCharType="begin"/>
      </w:r>
      <w:r>
        <w:instrText xml:space="preserve"> PAGEREF _Toc274647168 \h </w:instrText>
      </w:r>
      <w:r>
        <w:fldChar w:fldCharType="separate"/>
      </w:r>
      <w:r w:rsidR="0010528C">
        <w:t>45</w:t>
      </w:r>
      <w:r>
        <w:fldChar w:fldCharType="end"/>
      </w:r>
    </w:p>
    <w:p w:rsidR="007E7487" w:rsidRPr="007E7487" w:rsidRDefault="007E7487">
      <w:pPr>
        <w:pStyle w:val="Verzeichnis2"/>
        <w:rPr>
          <w:rFonts w:ascii="Times New Roman" w:eastAsia="MS Mincho" w:hAnsi="Times New Roman"/>
          <w:i w:val="0"/>
          <w:iCs w:val="0"/>
          <w:sz w:val="24"/>
          <w:szCs w:val="24"/>
          <w:lang w:val="en-US" w:eastAsia="ja-JP"/>
        </w:rPr>
      </w:pPr>
      <w:r w:rsidRPr="002B0812">
        <w:rPr>
          <w:lang w:val="en-US"/>
        </w:rPr>
        <w:t>C.2</w:t>
      </w:r>
      <w:r w:rsidRPr="007E7487">
        <w:rPr>
          <w:rFonts w:ascii="Times New Roman" w:eastAsia="MS Mincho" w:hAnsi="Times New Roman"/>
          <w:i w:val="0"/>
          <w:iCs w:val="0"/>
          <w:sz w:val="24"/>
          <w:szCs w:val="24"/>
          <w:lang w:val="en-US" w:eastAsia="ja-JP"/>
        </w:rPr>
        <w:tab/>
      </w:r>
      <w:r w:rsidRPr="002B0812">
        <w:rPr>
          <w:lang w:val="en-US"/>
        </w:rPr>
        <w:t>Example 2: Cycle (feedback)</w:t>
      </w:r>
      <w:r>
        <w:tab/>
      </w:r>
      <w:r>
        <w:fldChar w:fldCharType="begin"/>
      </w:r>
      <w:r>
        <w:instrText xml:space="preserve"> PAGEREF _Toc274647169 \h </w:instrText>
      </w:r>
      <w:r>
        <w:fldChar w:fldCharType="separate"/>
      </w:r>
      <w:r w:rsidR="0010528C">
        <w:t>45</w:t>
      </w:r>
      <w:r>
        <w:fldChar w:fldCharType="end"/>
      </w:r>
    </w:p>
    <w:p w:rsidR="007E7487" w:rsidRPr="007E7487" w:rsidRDefault="007E7487">
      <w:pPr>
        <w:pStyle w:val="Verzeichnis2"/>
        <w:rPr>
          <w:rFonts w:ascii="Times New Roman" w:eastAsia="MS Mincho" w:hAnsi="Times New Roman"/>
          <w:i w:val="0"/>
          <w:iCs w:val="0"/>
          <w:sz w:val="24"/>
          <w:szCs w:val="24"/>
          <w:lang w:val="en-US" w:eastAsia="ja-JP"/>
        </w:rPr>
      </w:pPr>
      <w:r w:rsidRPr="002B0812">
        <w:rPr>
          <w:lang w:val="en-US"/>
        </w:rPr>
        <w:t>C.3</w:t>
      </w:r>
      <w:r w:rsidRPr="007E7487">
        <w:rPr>
          <w:rFonts w:ascii="Times New Roman" w:eastAsia="MS Mincho" w:hAnsi="Times New Roman"/>
          <w:i w:val="0"/>
          <w:iCs w:val="0"/>
          <w:sz w:val="24"/>
          <w:szCs w:val="24"/>
          <w:lang w:val="en-US" w:eastAsia="ja-JP"/>
        </w:rPr>
        <w:tab/>
      </w:r>
      <w:r w:rsidRPr="002B0812">
        <w:rPr>
          <w:lang w:val="en-US"/>
        </w:rPr>
        <w:t>Pseudo Code for both examples</w:t>
      </w:r>
      <w:r>
        <w:tab/>
      </w:r>
      <w:r>
        <w:fldChar w:fldCharType="begin"/>
      </w:r>
      <w:r>
        <w:instrText xml:space="preserve"> PAGEREF _Toc274647170 \h </w:instrText>
      </w:r>
      <w:r>
        <w:fldChar w:fldCharType="separate"/>
      </w:r>
      <w:r w:rsidR="0010528C">
        <w:t>46</w:t>
      </w:r>
      <w:r>
        <w:fldChar w:fldCharType="end"/>
      </w:r>
    </w:p>
    <w:p w:rsidR="007E7487" w:rsidRPr="007E7487" w:rsidRDefault="007E7487">
      <w:pPr>
        <w:pStyle w:val="Verzeichnis1"/>
        <w:tabs>
          <w:tab w:val="left" w:pos="1440"/>
        </w:tabs>
        <w:rPr>
          <w:rFonts w:ascii="Times New Roman" w:eastAsia="MS Mincho" w:hAnsi="Times New Roman"/>
          <w:b w:val="0"/>
          <w:bCs w:val="0"/>
          <w:sz w:val="24"/>
          <w:szCs w:val="24"/>
          <w:lang w:val="en-US" w:eastAsia="ja-JP"/>
        </w:rPr>
      </w:pPr>
      <w:r w:rsidRPr="002B0812">
        <w:rPr>
          <w:lang w:val="en-US"/>
        </w:rPr>
        <w:t>Appendix D</w:t>
      </w:r>
      <w:r w:rsidRPr="007E7487">
        <w:rPr>
          <w:rFonts w:ascii="Times New Roman" w:eastAsia="MS Mincho" w:hAnsi="Times New Roman"/>
          <w:b w:val="0"/>
          <w:bCs w:val="0"/>
          <w:sz w:val="24"/>
          <w:szCs w:val="24"/>
          <w:lang w:val="en-US" w:eastAsia="ja-JP"/>
        </w:rPr>
        <w:tab/>
      </w:r>
      <w:r w:rsidRPr="002B0812">
        <w:rPr>
          <w:lang w:val="en-US"/>
        </w:rPr>
        <w:t>Higher Order Signal Extrapolation</w:t>
      </w:r>
      <w:r>
        <w:tab/>
      </w:r>
      <w:r>
        <w:fldChar w:fldCharType="begin"/>
      </w:r>
      <w:r>
        <w:instrText xml:space="preserve"> PAGEREF _Toc274647171 \h </w:instrText>
      </w:r>
      <w:r>
        <w:fldChar w:fldCharType="separate"/>
      </w:r>
      <w:r w:rsidR="0010528C">
        <w:t>50</w:t>
      </w:r>
      <w:r>
        <w:fldChar w:fldCharType="end"/>
      </w:r>
    </w:p>
    <w:p w:rsidR="007E7487" w:rsidRPr="007E7487" w:rsidRDefault="007E7487">
      <w:pPr>
        <w:pStyle w:val="Verzeichnis1"/>
        <w:tabs>
          <w:tab w:val="left" w:pos="1440"/>
        </w:tabs>
        <w:rPr>
          <w:rFonts w:ascii="Times New Roman" w:eastAsia="MS Mincho" w:hAnsi="Times New Roman"/>
          <w:b w:val="0"/>
          <w:bCs w:val="0"/>
          <w:sz w:val="24"/>
          <w:szCs w:val="24"/>
          <w:lang w:val="en-US" w:eastAsia="ja-JP"/>
        </w:rPr>
      </w:pPr>
      <w:r w:rsidRPr="002B0812">
        <w:rPr>
          <w:lang w:val="en-US"/>
        </w:rPr>
        <w:t>Appendix E</w:t>
      </w:r>
      <w:r w:rsidRPr="007E7487">
        <w:rPr>
          <w:rFonts w:ascii="Times New Roman" w:eastAsia="MS Mincho" w:hAnsi="Times New Roman"/>
          <w:b w:val="0"/>
          <w:bCs w:val="0"/>
          <w:sz w:val="24"/>
          <w:szCs w:val="24"/>
          <w:lang w:val="en-US" w:eastAsia="ja-JP"/>
        </w:rPr>
        <w:tab/>
      </w:r>
      <w:r w:rsidRPr="002B0812">
        <w:rPr>
          <w:lang w:val="en-US"/>
        </w:rPr>
        <w:t>Communication Step size Control</w:t>
      </w:r>
      <w:r>
        <w:tab/>
      </w:r>
      <w:r>
        <w:fldChar w:fldCharType="begin"/>
      </w:r>
      <w:r>
        <w:instrText xml:space="preserve"> PAGEREF _Toc274647172 \h </w:instrText>
      </w:r>
      <w:r>
        <w:fldChar w:fldCharType="separate"/>
      </w:r>
      <w:r w:rsidR="0010528C">
        <w:t>52</w:t>
      </w:r>
      <w:r>
        <w:fldChar w:fldCharType="end"/>
      </w:r>
    </w:p>
    <w:p w:rsidR="007E7487" w:rsidRPr="007E7487" w:rsidRDefault="007E7487">
      <w:pPr>
        <w:pStyle w:val="Verzeichnis1"/>
        <w:rPr>
          <w:rFonts w:ascii="Times New Roman" w:eastAsia="MS Mincho" w:hAnsi="Times New Roman"/>
          <w:b w:val="0"/>
          <w:bCs w:val="0"/>
          <w:sz w:val="24"/>
          <w:szCs w:val="24"/>
          <w:lang w:val="en-US" w:eastAsia="ja-JP"/>
        </w:rPr>
      </w:pPr>
      <w:r w:rsidRPr="002B0812">
        <w:rPr>
          <w:lang w:val="en-US"/>
        </w:rPr>
        <w:t>Glossary</w:t>
      </w:r>
      <w:r>
        <w:tab/>
      </w:r>
      <w:r>
        <w:fldChar w:fldCharType="begin"/>
      </w:r>
      <w:r>
        <w:instrText xml:space="preserve"> PAGEREF _Toc274647173 \h </w:instrText>
      </w:r>
      <w:r>
        <w:fldChar w:fldCharType="separate"/>
      </w:r>
      <w:r w:rsidR="0010528C">
        <w:t>56</w:t>
      </w:r>
      <w:r>
        <w:fldChar w:fldCharType="end"/>
      </w:r>
    </w:p>
    <w:p w:rsidR="00990EFE" w:rsidRPr="007E2A00" w:rsidRDefault="00F96458" w:rsidP="00C1282E">
      <w:pPr>
        <w:pStyle w:val="berschrift1"/>
      </w:pPr>
      <w:r w:rsidRPr="007E2A00">
        <w:rPr>
          <w:spacing w:val="0"/>
          <w:sz w:val="20"/>
        </w:rPr>
        <w:lastRenderedPageBreak/>
        <w:fldChar w:fldCharType="end"/>
      </w:r>
      <w:bookmarkStart w:id="36" w:name="_Ref248821912"/>
      <w:bookmarkStart w:id="37" w:name="_Toc274647137"/>
      <w:r w:rsidR="00990EFE" w:rsidRPr="007E2A00">
        <w:t>Overview</w:t>
      </w:r>
      <w:bookmarkEnd w:id="36"/>
      <w:bookmarkEnd w:id="37"/>
    </w:p>
    <w:p w:rsidR="00110A96" w:rsidRPr="007E2A00" w:rsidRDefault="00110A96" w:rsidP="002D00FB">
      <w:pPr>
        <w:pStyle w:val="Textkrper"/>
      </w:pPr>
      <w:r w:rsidRPr="007E2A00">
        <w:t xml:space="preserve">This document </w:t>
      </w:r>
      <w:r w:rsidR="000A69F6" w:rsidRPr="007E2A00">
        <w:t>specifies a standardized</w:t>
      </w:r>
      <w:r w:rsidRPr="007E2A00">
        <w:t xml:space="preserve"> Functional Mock-up Interface (FMI) for the coupling of two or more simulation </w:t>
      </w:r>
      <w:r w:rsidR="00415817">
        <w:t>models</w:t>
      </w:r>
      <w:r w:rsidR="00415817" w:rsidRPr="007E2A00">
        <w:t xml:space="preserve"> </w:t>
      </w:r>
      <w:r w:rsidRPr="007E2A00">
        <w:t>in a co-simulation environment (</w:t>
      </w:r>
      <w:r w:rsidRPr="007E2A00">
        <w:rPr>
          <w:i/>
        </w:rPr>
        <w:t>FMI</w:t>
      </w:r>
      <w:r w:rsidR="000A69F6" w:rsidRPr="007E2A00">
        <w:rPr>
          <w:i/>
        </w:rPr>
        <w:t xml:space="preserve"> </w:t>
      </w:r>
      <w:r w:rsidRPr="007E2A00">
        <w:rPr>
          <w:i/>
        </w:rPr>
        <w:t>for</w:t>
      </w:r>
      <w:r w:rsidR="000A69F6" w:rsidRPr="007E2A00">
        <w:rPr>
          <w:i/>
        </w:rPr>
        <w:t xml:space="preserve"> </w:t>
      </w:r>
      <w:r w:rsidRPr="007E2A00">
        <w:rPr>
          <w:i/>
        </w:rPr>
        <w:t>Co</w:t>
      </w:r>
      <w:r w:rsidR="000A69F6" w:rsidRPr="007E2A00">
        <w:rPr>
          <w:i/>
        </w:rPr>
        <w:t>-</w:t>
      </w:r>
      <w:r w:rsidRPr="007E2A00">
        <w:rPr>
          <w:i/>
        </w:rPr>
        <w:t>Simulation</w:t>
      </w:r>
      <w:r w:rsidRPr="007E2A00">
        <w:t>). Co-</w:t>
      </w:r>
      <w:r w:rsidR="000A69F6" w:rsidRPr="007E2A00">
        <w:t xml:space="preserve">simulation </w:t>
      </w:r>
      <w:r w:rsidRPr="007E2A00">
        <w:t xml:space="preserve">is a rather general approach to the simulation of coupled technical systems and coupled physical phenomena in engineering with focus on instationary (time-dependent) problems. </w:t>
      </w:r>
      <w:r w:rsidR="000A69F6" w:rsidRPr="007E2A00">
        <w:t xml:space="preserve">FMI for Co-Simulation </w:t>
      </w:r>
      <w:r w:rsidRPr="007E2A00">
        <w:t xml:space="preserve">is designed </w:t>
      </w:r>
      <w:r w:rsidR="00A114F7">
        <w:t xml:space="preserve">both </w:t>
      </w:r>
      <w:r w:rsidRPr="007E2A00">
        <w:t>for the coupling of simulation tools (</w:t>
      </w:r>
      <w:r w:rsidRPr="007E2A00">
        <w:rPr>
          <w:i/>
        </w:rPr>
        <w:t>simulator coupling</w:t>
      </w:r>
      <w:r w:rsidRPr="007E2A00">
        <w:t xml:space="preserve">, </w:t>
      </w:r>
      <w:r w:rsidRPr="007E2A00">
        <w:rPr>
          <w:i/>
        </w:rPr>
        <w:t>tool coupling</w:t>
      </w:r>
      <w:r w:rsidRPr="007E2A00">
        <w:t>)</w:t>
      </w:r>
      <w:r w:rsidR="00A114F7">
        <w:t>, and coupling with subsystem models</w:t>
      </w:r>
      <w:r w:rsidR="00E50AE2">
        <w:t>,</w:t>
      </w:r>
      <w:r w:rsidR="00A114F7">
        <w:t xml:space="preserve"> </w:t>
      </w:r>
      <w:r w:rsidR="00E50AE2">
        <w:t>which</w:t>
      </w:r>
      <w:r w:rsidR="00A114F7">
        <w:t xml:space="preserve"> have been </w:t>
      </w:r>
      <w:r w:rsidR="00E50AE2">
        <w:t>exported</w:t>
      </w:r>
      <w:r w:rsidR="00A114F7">
        <w:t xml:space="preserve"> by </w:t>
      </w:r>
      <w:r w:rsidR="00E50AE2">
        <w:t xml:space="preserve">their </w:t>
      </w:r>
      <w:r w:rsidR="00A114F7">
        <w:t xml:space="preserve">simulators </w:t>
      </w:r>
      <w:r w:rsidR="00E50AE2">
        <w:t>together with its solvers as runnable code</w:t>
      </w:r>
      <w:r w:rsidR="00A114F7">
        <w:t>.</w:t>
      </w:r>
    </w:p>
    <w:p w:rsidR="00110A96" w:rsidRPr="007E2A00" w:rsidRDefault="00110A96" w:rsidP="00B84735">
      <w:pPr>
        <w:pStyle w:val="Textkrper"/>
      </w:pPr>
      <w:r w:rsidRPr="007E2A00">
        <w:t>Co-</w:t>
      </w:r>
      <w:r w:rsidR="005D61DA">
        <w:t>s</w:t>
      </w:r>
      <w:r w:rsidRPr="007E2A00">
        <w:t xml:space="preserve">imulation exploits the modular structure of coupled problems in all stages of the simulation process beginning with the separate model setup and preprocessing for the individual subsystems in different simulation tools. During time integration, the simulation is again performed independently for all subsystems restricting the data exchange between subsystems to discrete </w:t>
      </w:r>
      <w:r w:rsidRPr="007E2A00">
        <w:rPr>
          <w:i/>
        </w:rPr>
        <w:t>communication</w:t>
      </w:r>
      <w:r w:rsidR="00E1592E" w:rsidRPr="007E2A00">
        <w:rPr>
          <w:i/>
        </w:rPr>
        <w:t xml:space="preserve"> points </w: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oMath>
      <w:r w:rsidRPr="007E2A00">
        <w:instrText xml:space="preserve"> </w:instrText>
      </w:r>
      <w:r w:rsidRPr="007E2A00">
        <w:fldChar w:fldCharType="separate"/>
      </w:r>
      <w:r w:rsidR="004059FB" w:rsidRPr="007E2A00">
        <w:rPr>
          <w:position w:val="-12"/>
        </w:rPr>
        <w:object w:dxaOrig="30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5pt;height:17.55pt" o:ole="">
            <v:imagedata r:id="rId18" o:title=""/>
          </v:shape>
          <o:OLEObject Type="Embed" ProgID="Equation.3" ShapeID="_x0000_i1025" DrawAspect="Content" ObjectID="_1561365969" r:id="rId19"/>
        </w:object>
      </w:r>
      <w:r w:rsidRPr="007E2A00">
        <w:fldChar w:fldCharType="end"/>
      </w:r>
      <w:r w:rsidRPr="007E2A00">
        <w:t xml:space="preserve">. Finally, also the visualization and post-processing of simulation data is done individually for each subsystem in its own native simulation tool. In different contexts, the communication </w:t>
      </w:r>
      <w:r w:rsidR="00E1592E" w:rsidRPr="007E2A00">
        <w:t>points</w:t>
      </w:r>
      <w:r w:rsidR="001E30CB" w:rsidRPr="007E2A00">
        <w:rPr>
          <w:position w:val="-12"/>
        </w:rPr>
        <w:object w:dxaOrig="279" w:dyaOrig="360">
          <v:shape id="_x0000_i1026" type="#_x0000_t75" style="width:14.4pt;height:17.55pt" o:ole="">
            <v:imagedata r:id="rId20" o:title=""/>
          </v:shape>
          <o:OLEObject Type="Embed" ProgID="Equation.3" ShapeID="_x0000_i1026" DrawAspect="Content" ObjectID="_1561365970" r:id="rId21"/>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oMath>
      <w:r w:rsidRPr="007E2A00">
        <w:instrText xml:space="preserve"> </w:instrText>
      </w:r>
      <w:r w:rsidRPr="007E2A00">
        <w:fldChar w:fldCharType="end"/>
      </w:r>
      <w:r w:rsidRPr="007E2A00">
        <w:t xml:space="preserve">, the </w:t>
      </w:r>
      <w:r w:rsidRPr="007E2A00">
        <w:rPr>
          <w:i/>
        </w:rPr>
        <w:t>communication steps</w:t>
      </w:r>
      <w:r w:rsidRPr="007E2A00">
        <w:t xml:space="preserve"> </w:t>
      </w:r>
      <w:r w:rsidR="00A95878" w:rsidRPr="007E2A00">
        <w:rPr>
          <w:position w:val="-12"/>
        </w:rPr>
        <w:object w:dxaOrig="1040" w:dyaOrig="360">
          <v:shape id="_x0000_i1027" type="#_x0000_t75" style="width:51.95pt;height:17.55pt" o:ole="">
            <v:imagedata r:id="rId22" o:title=""/>
          </v:shape>
          <o:OLEObject Type="Embed" ProgID="Equation.3" ShapeID="_x0000_i1027" DrawAspect="Content" ObjectID="_1561365971" r:id="rId23"/>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i-1</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oMath>
      <w:r w:rsidRPr="007E2A00">
        <w:instrText xml:space="preserve"> </w:instrText>
      </w:r>
      <w:r w:rsidRPr="007E2A00">
        <w:fldChar w:fldCharType="end"/>
      </w:r>
      <w:r w:rsidRPr="007E2A00">
        <w:t xml:space="preserve"> and the communication step</w:t>
      </w:r>
      <w:r w:rsidR="00733560" w:rsidRPr="007E2A00">
        <w:t xml:space="preserve"> </w:t>
      </w:r>
      <w:r w:rsidRPr="007E2A00">
        <w:t>sizes</w:t>
      </w:r>
      <w:r w:rsidR="004059FB" w:rsidRPr="007E2A00">
        <w:t xml:space="preserve"> </w:t>
      </w:r>
      <w:r w:rsidR="00A95878" w:rsidRPr="007E2A00">
        <w:rPr>
          <w:position w:val="-12"/>
        </w:rPr>
        <w:object w:dxaOrig="1520" w:dyaOrig="360">
          <v:shape id="_x0000_i1028" type="#_x0000_t75" style="width:75.75pt;height:17.55pt" o:ole="">
            <v:imagedata r:id="rId24" o:title=""/>
          </v:shape>
          <o:OLEObject Type="Embed" ProgID="Equation.3" ShapeID="_x0000_i1028" DrawAspect="Content" ObjectID="_1561365972" r:id="rId25"/>
        </w:object>
      </w:r>
      <w:r w:rsidRPr="007E2A00">
        <w:t xml:space="preserve"> </w: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h</m:t>
            </m:r>
          </m:e>
          <m:sub>
            <m:r>
              <m:rPr>
                <m:sty m:val="p"/>
              </m:rPr>
              <w:rPr>
                <w:rFonts w:ascii="Cambria Math" w:hAnsi="Cambria Math"/>
                <w:lang w:val="en-GB"/>
              </w:rPr>
              <m:t>i</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i-1</m:t>
            </m:r>
          </m:sub>
        </m:sSub>
      </m:oMath>
      <w:r w:rsidRPr="007E2A00">
        <w:instrText xml:space="preserve"> </w:instrText>
      </w:r>
      <w:r w:rsidRPr="007E2A00">
        <w:fldChar w:fldCharType="end"/>
      </w:r>
      <w:r w:rsidRPr="007E2A00">
        <w:t>are also known as sampling points (synchronization points), macro steps and sampling rates, respectively.</w:t>
      </w:r>
      <w:r w:rsidR="001E30CB">
        <w:t xml:space="preserve"> The term “communication point” in FMI for Co-Simulation refers to the communication between simulation tools and should not be mixed with the output points for saving simulation results to file. </w:t>
      </w:r>
    </w:p>
    <w:p w:rsidR="00110A96" w:rsidRPr="007E2A00" w:rsidRDefault="000A69F6" w:rsidP="009E3998">
      <w:pPr>
        <w:pStyle w:val="Textkrper"/>
      </w:pPr>
      <w:r w:rsidRPr="007E2A00">
        <w:t xml:space="preserve">FMI for Co-Simulation </w:t>
      </w:r>
      <w:r w:rsidR="00110A96" w:rsidRPr="007E2A00">
        <w:t>is an interface standard for the solution of time dependent coupled systems consisting of subsystems that are continuous in time (model components that are described by instationary differential equations) or time-discrete (model components that are described by difference equations like, e.g., discrete controllers). In a block representation of the coupled system, the subsystems are represented by blocks with (internal) state variables</w:t>
      </w:r>
      <w:r w:rsidR="004059FB" w:rsidRPr="007E2A00">
        <w:t xml:space="preserve"> </w:t>
      </w:r>
      <w:r w:rsidR="004059FB" w:rsidRPr="007E2A00">
        <w:rPr>
          <w:position w:val="-10"/>
        </w:rPr>
        <w:object w:dxaOrig="440" w:dyaOrig="320">
          <v:shape id="_x0000_i1029" type="#_x0000_t75" style="width:21.9pt;height:16.3pt" o:ole="">
            <v:imagedata r:id="rId26" o:title=""/>
          </v:shape>
          <o:OLEObject Type="Embed" ProgID="Equation.3" ShapeID="_x0000_i1029" DrawAspect="Content" ObjectID="_1561365973" r:id="rId27"/>
        </w:object>
      </w:r>
      <w:r w:rsidR="00110A96" w:rsidRPr="007E2A00">
        <w:t xml:space="preserve"> </w:t>
      </w:r>
      <w:r w:rsidR="00110A96" w:rsidRPr="007E2A00">
        <w:fldChar w:fldCharType="begin"/>
      </w:r>
      <w:r w:rsidR="00110A96" w:rsidRPr="007E2A00">
        <w:instrText xml:space="preserve"> QUOTE </w:instrText>
      </w:r>
      <m:oMath>
        <m:r>
          <m:rPr>
            <m:sty m:val="p"/>
          </m:rPr>
          <w:rPr>
            <w:rFonts w:ascii="Cambria Math" w:hAnsi="Cambria Math"/>
            <w:lang w:val="en-GB"/>
          </w:rPr>
          <m:t>x(t)</m:t>
        </m:r>
      </m:oMath>
      <w:r w:rsidR="00110A96" w:rsidRPr="007E2A00">
        <w:instrText xml:space="preserve"> </w:instrText>
      </w:r>
      <w:r w:rsidR="00110A96" w:rsidRPr="007E2A00">
        <w:fldChar w:fldCharType="end"/>
      </w:r>
      <w:r w:rsidR="00110A96" w:rsidRPr="007E2A00">
        <w:t xml:space="preserve">that are connected to other subsystems (blocks) of the coupled problem by subsystem inputs </w:t>
      </w:r>
      <w:r w:rsidR="004059FB" w:rsidRPr="007E2A00">
        <w:rPr>
          <w:position w:val="-10"/>
        </w:rPr>
        <w:object w:dxaOrig="440" w:dyaOrig="320">
          <v:shape id="_x0000_i1030" type="#_x0000_t75" style="width:21.9pt;height:16.3pt" o:ole="">
            <v:imagedata r:id="rId28" o:title=""/>
          </v:shape>
          <o:OLEObject Type="Embed" ProgID="Equation.3" ShapeID="_x0000_i1030" DrawAspect="Content" ObjectID="_1561365974" r:id="rId29"/>
        </w:object>
      </w:r>
      <w:r w:rsidR="004059FB" w:rsidRPr="007E2A00">
        <w:t xml:space="preserve"> </w:t>
      </w:r>
      <w:r w:rsidR="00110A96" w:rsidRPr="007E2A00">
        <w:fldChar w:fldCharType="begin"/>
      </w:r>
      <w:r w:rsidR="00110A96" w:rsidRPr="007E2A00">
        <w:instrText xml:space="preserve"> QUOTE </w:instrText>
      </w:r>
      <m:oMath>
        <m:r>
          <m:rPr>
            <m:sty m:val="p"/>
          </m:rPr>
          <w:rPr>
            <w:rFonts w:ascii="Cambria Math" w:hAnsi="Cambria Math"/>
            <w:lang w:val="en-GB"/>
          </w:rPr>
          <m:t>u(t)</m:t>
        </m:r>
      </m:oMath>
      <w:r w:rsidR="00110A96" w:rsidRPr="007E2A00">
        <w:instrText xml:space="preserve"> </w:instrText>
      </w:r>
      <w:r w:rsidR="00110A96" w:rsidRPr="007E2A00">
        <w:fldChar w:fldCharType="end"/>
      </w:r>
      <w:r w:rsidR="00110A96" w:rsidRPr="007E2A00">
        <w:t>and subsystem outputs</w:t>
      </w:r>
      <w:r w:rsidR="004059FB" w:rsidRPr="007E2A00">
        <w:t xml:space="preserve"> </w:t>
      </w:r>
      <w:r w:rsidR="004059FB" w:rsidRPr="007E2A00">
        <w:rPr>
          <w:position w:val="-10"/>
        </w:rPr>
        <w:object w:dxaOrig="460" w:dyaOrig="320">
          <v:shape id="_x0000_i1031" type="#_x0000_t75" style="width:22.55pt;height:16.3pt" o:ole="">
            <v:imagedata r:id="rId30" o:title=""/>
          </v:shape>
          <o:OLEObject Type="Embed" ProgID="Equation.3" ShapeID="_x0000_i1031" DrawAspect="Content" ObjectID="_1561365975" r:id="rId31"/>
        </w:object>
      </w:r>
      <w:r w:rsidR="00110A96" w:rsidRPr="007E2A00">
        <w:fldChar w:fldCharType="begin"/>
      </w:r>
      <w:r w:rsidR="00110A96" w:rsidRPr="007E2A00">
        <w:instrText xml:space="preserve"> QUOTE </w:instrText>
      </w:r>
      <m:oMath>
        <m:r>
          <m:rPr>
            <m:sty m:val="p"/>
          </m:rPr>
          <w:rPr>
            <w:rFonts w:ascii="Cambria Math" w:hAnsi="Cambria Math"/>
            <w:lang w:val="en-GB"/>
          </w:rPr>
          <m:t>y(t)</m:t>
        </m:r>
      </m:oMath>
      <w:r w:rsidR="00110A96" w:rsidRPr="007E2A00">
        <w:instrText xml:space="preserve"> </w:instrText>
      </w:r>
      <w:r w:rsidR="00110A96" w:rsidRPr="007E2A00">
        <w:fldChar w:fldCharType="end"/>
      </w:r>
      <w:r w:rsidR="00110A96" w:rsidRPr="007E2A00">
        <w:t xml:space="preserve">. In this framework, the physical connections between subsystems are represented by mathematical coupling conditions between the inputs </w:t>
      </w:r>
      <w:r w:rsidR="004059FB" w:rsidRPr="007E2A00">
        <w:rPr>
          <w:position w:val="-10"/>
        </w:rPr>
        <w:object w:dxaOrig="440" w:dyaOrig="320">
          <v:shape id="_x0000_i1032" type="#_x0000_t75" style="width:21.9pt;height:16.3pt" o:ole="">
            <v:imagedata r:id="rId32" o:title=""/>
          </v:shape>
          <o:OLEObject Type="Embed" ProgID="Equation.3" ShapeID="_x0000_i1032" DrawAspect="Content" ObjectID="_1561365976" r:id="rId33"/>
        </w:object>
      </w:r>
      <w:r w:rsidR="00110A96" w:rsidRPr="007E2A00">
        <w:fldChar w:fldCharType="begin"/>
      </w:r>
      <w:r w:rsidR="00110A96" w:rsidRPr="007E2A00">
        <w:instrText xml:space="preserve"> QUOTE </w:instrText>
      </w:r>
      <m:oMath>
        <m:r>
          <m:rPr>
            <m:sty m:val="p"/>
          </m:rPr>
          <w:rPr>
            <w:rFonts w:ascii="Cambria Math" w:hAnsi="Cambria Math"/>
            <w:lang w:val="en-GB"/>
          </w:rPr>
          <m:t>u(t)</m:t>
        </m:r>
      </m:oMath>
      <w:r w:rsidR="00110A96" w:rsidRPr="007E2A00">
        <w:instrText xml:space="preserve"> </w:instrText>
      </w:r>
      <w:r w:rsidR="00110A96" w:rsidRPr="007E2A00">
        <w:fldChar w:fldCharType="end"/>
      </w:r>
      <w:r w:rsidR="00110A96" w:rsidRPr="007E2A00">
        <w:t xml:space="preserve"> and the outputs </w:t>
      </w:r>
      <w:r w:rsidR="004059FB" w:rsidRPr="007E2A00">
        <w:rPr>
          <w:position w:val="-10"/>
        </w:rPr>
        <w:object w:dxaOrig="460" w:dyaOrig="320">
          <v:shape id="_x0000_i1033" type="#_x0000_t75" style="width:22.55pt;height:16.3pt" o:ole="">
            <v:imagedata r:id="rId34" o:title=""/>
          </v:shape>
          <o:OLEObject Type="Embed" ProgID="Equation.3" ShapeID="_x0000_i1033" DrawAspect="Content" ObjectID="_1561365977" r:id="rId35"/>
        </w:object>
      </w:r>
      <w:r w:rsidR="00110A96" w:rsidRPr="007E2A00">
        <w:fldChar w:fldCharType="begin"/>
      </w:r>
      <w:r w:rsidR="00110A96" w:rsidRPr="007E2A00">
        <w:instrText xml:space="preserve"> QUOTE </w:instrText>
      </w:r>
      <m:oMath>
        <m:r>
          <m:rPr>
            <m:sty m:val="p"/>
          </m:rPr>
          <w:rPr>
            <w:rFonts w:ascii="Cambria Math" w:hAnsi="Cambria Math"/>
            <w:lang w:val="en-GB"/>
          </w:rPr>
          <m:t>y(t)</m:t>
        </m:r>
      </m:oMath>
      <w:r w:rsidR="00110A96" w:rsidRPr="007E2A00">
        <w:instrText xml:space="preserve"> </w:instrText>
      </w:r>
      <w:r w:rsidR="00110A96" w:rsidRPr="007E2A00">
        <w:fldChar w:fldCharType="end"/>
      </w:r>
      <w:r w:rsidR="00110A96" w:rsidRPr="007E2A00">
        <w:t xml:space="preserve"> of all subsystems [R. Kübler, W. Schiehlen</w:t>
      </w:r>
      <w:r w:rsidR="001E30CB">
        <w:t xml:space="preserve">: </w:t>
      </w:r>
      <w:r w:rsidR="001E30CB" w:rsidRPr="007E2A00">
        <w:rPr>
          <w:i/>
        </w:rPr>
        <w:t>Two methods of simulator coupling</w:t>
      </w:r>
      <w:r w:rsidR="001E30CB" w:rsidRPr="007E2A00">
        <w:t xml:space="preserve">. - Mathematical and Computer </w:t>
      </w:r>
      <w:r w:rsidR="00537483" w:rsidRPr="007E2A00">
        <w:t>Modeling</w:t>
      </w:r>
      <w:r w:rsidR="001E30CB" w:rsidRPr="007E2A00">
        <w:t xml:space="preserve"> of Dynamical Systems </w:t>
      </w:r>
      <w:r w:rsidR="001E30CB" w:rsidRPr="007E2A00">
        <w:rPr>
          <w:b/>
        </w:rPr>
        <w:t>6</w:t>
      </w:r>
      <w:r w:rsidR="001E30CB" w:rsidRPr="007E2A00">
        <w:t>(2000)93-113</w:t>
      </w:r>
      <w:r w:rsidR="00597456" w:rsidRPr="007E2A00">
        <w:t>].</w:t>
      </w:r>
    </w:p>
    <w:p w:rsidR="002D00FB" w:rsidRPr="007E2A00" w:rsidRDefault="000A69F6" w:rsidP="002D00FB">
      <w:pPr>
        <w:pStyle w:val="Textkrper"/>
      </w:pPr>
      <w:r w:rsidRPr="007E2A00">
        <w:t xml:space="preserve">FMI for Co-Simulation </w:t>
      </w:r>
      <w:r w:rsidR="00110A96" w:rsidRPr="007E2A00">
        <w:t>addresses two basic aspects:</w:t>
      </w:r>
    </w:p>
    <w:p w:rsidR="00110A96" w:rsidRPr="007E2A00" w:rsidRDefault="00110A96" w:rsidP="00A114F7">
      <w:pPr>
        <w:pStyle w:val="NummerierteListe"/>
      </w:pPr>
      <w:r w:rsidRPr="007E2A00">
        <w:t>the data exchange between subsystems and</w:t>
      </w:r>
    </w:p>
    <w:p w:rsidR="00110A96" w:rsidRPr="007E2A00" w:rsidRDefault="00110A96" w:rsidP="00A114F7">
      <w:pPr>
        <w:pStyle w:val="NummerierteListe"/>
      </w:pPr>
      <w:r w:rsidRPr="007E2A00">
        <w:t xml:space="preserve">algorithmic issues to synchronize the simulation of </w:t>
      </w:r>
      <w:r w:rsidRPr="007E2A00">
        <w:rPr>
          <w:i/>
        </w:rPr>
        <w:t>all</w:t>
      </w:r>
      <w:r w:rsidRPr="007E2A00">
        <w:t xml:space="preserve"> subsystems and to proceed in communication steps (macro steps) </w:t>
      </w:r>
      <w:r w:rsidR="005E611D" w:rsidRPr="007E2A00">
        <w:rPr>
          <w:position w:val="-12"/>
        </w:rPr>
        <w:object w:dxaOrig="1040" w:dyaOrig="360">
          <v:shape id="_x0000_i1034" type="#_x0000_t75" style="width:51.95pt;height:17.55pt" o:ole="">
            <v:imagedata r:id="rId36" o:title=""/>
          </v:shape>
          <o:OLEObject Type="Embed" ProgID="Equation.3" ShapeID="_x0000_i1034" DrawAspect="Content" ObjectID="_1561365978" r:id="rId37"/>
        </w:object>
      </w:r>
      <w:r w:rsidRPr="007E2A00">
        <w:fldChar w:fldCharType="begin"/>
      </w:r>
      <w:r w:rsidRPr="007E2A00">
        <w:instrText xml:space="preserve"> QUOTE </w:instrText>
      </w:r>
      <m:oMath>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oMath>
      <w:r w:rsidRPr="007E2A00">
        <w:instrText xml:space="preserve"> </w:instrText>
      </w:r>
      <w:r w:rsidRPr="007E2A00">
        <w:fldChar w:fldCharType="end"/>
      </w:r>
      <w:r w:rsidRPr="007E2A00">
        <w:t xml:space="preserve"> from initial time </w:t>
      </w:r>
      <w:r w:rsidR="00F57156" w:rsidRPr="007E2A00">
        <w:rPr>
          <w:position w:val="-12"/>
        </w:rPr>
        <w:object w:dxaOrig="999" w:dyaOrig="360">
          <v:shape id="_x0000_i1035" type="#_x0000_t75" style="width:50.1pt;height:17.55pt" o:ole="">
            <v:imagedata r:id="rId38" o:title=""/>
          </v:shape>
          <o:OLEObject Type="Embed" ProgID="Equation.3" ShapeID="_x0000_i1035" DrawAspect="Content" ObjectID="_1561365979" r:id="rId39"/>
        </w:object>
      </w:r>
      <w:r w:rsidRPr="007E2A00">
        <w:fldChar w:fldCharType="begin"/>
      </w:r>
      <w:r w:rsidRPr="007E2A00">
        <w:instrText xml:space="preserve"> QUOTE </w:instrText>
      </w:r>
      <m:oMath>
        <m:r>
          <m:rPr>
            <m:sty m:val="p"/>
          </m:rPr>
          <w:rPr>
            <w:rFonts w:ascii="Cambria Math" w:hAnsi="Cambria Math"/>
            <w:lang w:val="en-GB"/>
          </w:rPr>
          <m:t>tc≔</m:t>
        </m:r>
        <m:sSub>
          <m:sSubPr>
            <m:ctrlPr>
              <w:rPr>
                <w:rFonts w:ascii="Cambria Math" w:hAnsi="Cambria Math"/>
                <w:i/>
                <w:lang w:val="en-GB"/>
              </w:rPr>
            </m:ctrlPr>
          </m:sSubPr>
          <m:e>
            <m:r>
              <m:rPr>
                <m:sty m:val="p"/>
              </m:rPr>
              <w:rPr>
                <w:rFonts w:ascii="Cambria Math" w:hAnsi="Cambria Math"/>
                <w:lang w:val="en-GB"/>
              </w:rPr>
              <m:t>t</m:t>
            </m:r>
          </m:e>
          <m:sub>
            <m:r>
              <m:rPr>
                <m:sty m:val="p"/>
              </m:rPr>
              <w:rPr>
                <w:rFonts w:ascii="Cambria Math" w:hAnsi="Cambria Math"/>
                <w:lang w:val="en-GB"/>
              </w:rPr>
              <m:t>0</m:t>
            </m:r>
          </m:sub>
        </m:sSub>
      </m:oMath>
      <w:r w:rsidRPr="007E2A00">
        <w:instrText xml:space="preserve"> </w:instrText>
      </w:r>
      <w:r w:rsidRPr="007E2A00">
        <w:fldChar w:fldCharType="end"/>
      </w:r>
      <w:r w:rsidRPr="007E2A00">
        <w:t xml:space="preserve"> to end time </w:t>
      </w:r>
      <w:r w:rsidR="004059FB" w:rsidRPr="007E2A00">
        <w:rPr>
          <w:position w:val="-14"/>
        </w:rPr>
        <w:object w:dxaOrig="1020" w:dyaOrig="380">
          <v:shape id="_x0000_i1036" type="#_x0000_t75" style="width:50.1pt;height:19.4pt" o:ole="">
            <v:imagedata r:id="rId40" o:title=""/>
          </v:shape>
          <o:OLEObject Type="Embed" ProgID="Equation.3" ShapeID="_x0000_i1036" DrawAspect="Content" ObjectID="_1561365980" r:id="rId41"/>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N</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m:t>
            </m:r>
          </m:e>
          <m:sub>
            <m:r>
              <m:rPr>
                <m:nor/>
              </m:rPr>
              <w:rPr>
                <w:rFonts w:ascii="Cambria Math" w:hAnsi="Cambria Math"/>
                <w:lang w:val="en-GB"/>
              </w:rPr>
              <m:t>end</m:t>
            </m:r>
          </m:sub>
        </m:sSub>
      </m:oMath>
      <w:r w:rsidRPr="007E2A00">
        <w:instrText xml:space="preserve"> </w:instrText>
      </w:r>
      <w:r w:rsidRPr="007E2A00">
        <w:fldChar w:fldCharType="end"/>
      </w:r>
      <w:r w:rsidRPr="007E2A00">
        <w:t>.</w:t>
      </w:r>
    </w:p>
    <w:p w:rsidR="00110A96" w:rsidRPr="007E2A00" w:rsidRDefault="00110A96" w:rsidP="002D00FB">
      <w:pPr>
        <w:pStyle w:val="Textkrper"/>
      </w:pPr>
      <w:r w:rsidRPr="007E2A00">
        <w:t xml:space="preserve">For the first aspect, </w:t>
      </w:r>
      <w:r w:rsidR="00A114F7">
        <w:t>d</w:t>
      </w:r>
      <w:r w:rsidRPr="007E2A00">
        <w:t xml:space="preserve">ata exchange, the individual simulation tools have to be connected via MPI, TCP/IP, sockets or alternative ways of communication. In each individual simulation tool, these connections are initialized </w:t>
      </w:r>
      <w:r w:rsidR="00CB0AE5">
        <w:t>before the beginning of the time integration</w:t>
      </w:r>
      <w:r w:rsidRPr="007E2A00">
        <w:t xml:space="preserve">. In the co-simulation environment, the mapping from all subsystem outputs </w:t>
      </w:r>
      <w:r w:rsidR="004059FB" w:rsidRPr="007E2A00">
        <w:rPr>
          <w:position w:val="-10"/>
        </w:rPr>
        <w:object w:dxaOrig="460" w:dyaOrig="320">
          <v:shape id="_x0000_i1037" type="#_x0000_t75" style="width:22.55pt;height:16.3pt" o:ole="">
            <v:imagedata r:id="rId30" o:title=""/>
          </v:shape>
          <o:OLEObject Type="Embed" ProgID="Equation.3" ShapeID="_x0000_i1037" DrawAspect="Content" ObjectID="_1561365981" r:id="rId42"/>
        </w:object>
      </w:r>
      <w:r w:rsidRPr="007E2A00">
        <w:fldChar w:fldCharType="begin"/>
      </w:r>
      <w:r w:rsidRPr="007E2A00">
        <w:instrText xml:space="preserve"> QUOTE </w:instrText>
      </w:r>
      <m:oMath>
        <m:r>
          <m:rPr>
            <m:sty m:val="p"/>
          </m:rPr>
          <w:rPr>
            <w:rFonts w:ascii="Cambria Math" w:hAnsi="Cambria Math"/>
            <w:lang w:val="en-GB"/>
          </w:rPr>
          <m:t>y(t)</m:t>
        </m:r>
      </m:oMath>
      <w:r w:rsidRPr="007E2A00">
        <w:instrText xml:space="preserve"> </w:instrText>
      </w:r>
      <w:r w:rsidRPr="007E2A00">
        <w:fldChar w:fldCharType="end"/>
      </w:r>
      <w:r w:rsidRPr="007E2A00">
        <w:t xml:space="preserve"> to the subsystem inputs </w:t>
      </w:r>
      <w:r w:rsidR="004059FB" w:rsidRPr="007E2A00">
        <w:rPr>
          <w:position w:val="-10"/>
        </w:rPr>
        <w:object w:dxaOrig="440" w:dyaOrig="320">
          <v:shape id="_x0000_i1038" type="#_x0000_t75" style="width:21.9pt;height:16.3pt" o:ole="">
            <v:imagedata r:id="rId28" o:title=""/>
          </v:shape>
          <o:OLEObject Type="Embed" ProgID="Equation.3" ShapeID="_x0000_i1038" DrawAspect="Content" ObjectID="_1561365982" r:id="rId43"/>
        </w:object>
      </w:r>
      <w:r w:rsidRPr="007E2A00">
        <w:fldChar w:fldCharType="begin"/>
      </w:r>
      <w:r w:rsidRPr="007E2A00">
        <w:instrText xml:space="preserve"> QUOTE </w:instrText>
      </w:r>
      <m:oMath>
        <m:r>
          <m:rPr>
            <m:sty m:val="p"/>
          </m:rPr>
          <w:rPr>
            <w:rFonts w:ascii="Cambria Math" w:hAnsi="Cambria Math"/>
            <w:lang w:val="en-GB"/>
          </w:rPr>
          <m:t>u(t)</m:t>
        </m:r>
      </m:oMath>
      <w:r w:rsidRPr="007E2A00">
        <w:instrText xml:space="preserve"> </w:instrText>
      </w:r>
      <w:r w:rsidRPr="007E2A00">
        <w:fldChar w:fldCharType="end"/>
      </w:r>
      <w:r w:rsidRPr="007E2A00">
        <w:t xml:space="preserve"> has to be initialized to consider all physical coupling between the subsystems.</w:t>
      </w:r>
    </w:p>
    <w:p w:rsidR="00110A96" w:rsidRPr="007E2A00" w:rsidRDefault="00110A96" w:rsidP="0097381F">
      <w:pPr>
        <w:pStyle w:val="Textkrper"/>
      </w:pPr>
      <w:r w:rsidRPr="007E2A00">
        <w:lastRenderedPageBreak/>
        <w:t xml:space="preserve">For the second aspect, a co-simulation specific software component is needed to organize the progress from </w:t>
      </w:r>
      <w:r w:rsidR="00237FDC" w:rsidRPr="007E2A00">
        <w:rPr>
          <w:position w:val="-12"/>
        </w:rPr>
        <w:object w:dxaOrig="960" w:dyaOrig="360">
          <v:shape id="_x0000_i1039" type="#_x0000_t75" style="width:47.6pt;height:17.55pt" o:ole="">
            <v:imagedata r:id="rId44" o:title=""/>
          </v:shape>
          <o:OLEObject Type="Embed" ProgID="Equation.3" ShapeID="_x0000_i1039" DrawAspect="Content" ObjectID="_1561365983" r:id="rId45"/>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0</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m:t>
            </m:r>
          </m:e>
          <m:sub>
            <m:r>
              <m:rPr>
                <m:sty m:val="p"/>
              </m:rPr>
              <w:rPr>
                <w:rFonts w:ascii="Cambria Math" w:hAnsi="Cambria Math"/>
                <w:lang w:val="en-GB"/>
              </w:rPr>
              <m:t>0</m:t>
            </m:r>
          </m:sub>
        </m:sSub>
      </m:oMath>
      <w:r w:rsidRPr="007E2A00">
        <w:instrText xml:space="preserve"> </w:instrText>
      </w:r>
      <w:r w:rsidRPr="007E2A00">
        <w:fldChar w:fldCharType="end"/>
      </w:r>
      <w:r w:rsidRPr="007E2A00">
        <w:t xml:space="preserve"> to </w:t>
      </w:r>
      <w:r w:rsidR="00237FDC" w:rsidRPr="007E2A00">
        <w:rPr>
          <w:position w:val="-14"/>
        </w:rPr>
        <w:object w:dxaOrig="980" w:dyaOrig="380">
          <v:shape id="_x0000_i1040" type="#_x0000_t75" style="width:49.45pt;height:19.4pt" o:ole="">
            <v:imagedata r:id="rId46" o:title=""/>
          </v:shape>
          <o:OLEObject Type="Embed" ProgID="Equation.3" ShapeID="_x0000_i1040" DrawAspect="Content" ObjectID="_1561365984" r:id="rId47"/>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N</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m:t>
            </m:r>
          </m:e>
          <m:sub>
            <m:r>
              <m:rPr>
                <m:nor/>
              </m:rPr>
              <w:rPr>
                <w:rFonts w:ascii="Cambria Math" w:hAnsi="Cambria Math"/>
                <w:lang w:val="en-GB"/>
              </w:rPr>
              <m:t>end</m:t>
            </m:r>
          </m:sub>
        </m:sSub>
      </m:oMath>
      <w:r w:rsidRPr="007E2A00">
        <w:instrText xml:space="preserve"> </w:instrText>
      </w:r>
      <w:r w:rsidRPr="007E2A00">
        <w:fldChar w:fldCharType="end"/>
      </w:r>
      <w:r w:rsidRPr="007E2A00">
        <w:t xml:space="preserve"> in communication steps </w:t>
      </w:r>
      <w:r w:rsidR="005E611D" w:rsidRPr="007E2A00">
        <w:rPr>
          <w:position w:val="-12"/>
        </w:rPr>
        <w:object w:dxaOrig="1040" w:dyaOrig="360">
          <v:shape id="_x0000_i1041" type="#_x0000_t75" style="width:51.95pt;height:17.55pt" o:ole="">
            <v:imagedata r:id="rId48" o:title=""/>
          </v:shape>
          <o:OLEObject Type="Embed" ProgID="Equation.3" ShapeID="_x0000_i1041" DrawAspect="Content" ObjectID="_1561365985" r:id="rId49"/>
        </w:object>
      </w:r>
      <w:r w:rsidRPr="007E2A00">
        <w:fldChar w:fldCharType="begin"/>
      </w:r>
      <w:r w:rsidRPr="007E2A00">
        <w:instrText xml:space="preserve"> QUOTE </w:instrText>
      </w:r>
      <m:oMath>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oMath>
      <w:r w:rsidRPr="007E2A00">
        <w:instrText xml:space="preserve"> </w:instrText>
      </w:r>
      <w:r w:rsidRPr="007E2A00">
        <w:fldChar w:fldCharType="end"/>
      </w:r>
      <w:r w:rsidRPr="007E2A00">
        <w:t xml:space="preserve"> and the data exchange between subsystems at the communication points </w:t>
      </w:r>
      <w:r w:rsidR="00B84735" w:rsidRPr="00B83DE2">
        <w:rPr>
          <w:position w:val="-14"/>
        </w:rPr>
        <w:object w:dxaOrig="1480" w:dyaOrig="380">
          <v:shape id="_x0000_i1042" type="#_x0000_t75" style="width:74.5pt;height:19.4pt" o:ole="">
            <v:imagedata r:id="rId50" o:title=""/>
          </v:shape>
          <o:OLEObject Type="Embed" ProgID="Equation.3" ShapeID="_x0000_i1042" DrawAspect="Content" ObjectID="_1561365986" r:id="rId51"/>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m:t>
            </m:r>
          </m:e>
          <m:sub>
            <m:r>
              <m:rPr>
                <m:sty m:val="p"/>
              </m:rPr>
              <w:rPr>
                <w:rFonts w:ascii="Cambria Math" w:hAnsi="Cambria Math"/>
                <w:lang w:val="en-GB"/>
              </w:rPr>
              <m:t>0</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m:t>
            </m:r>
          </m:e>
          <m:sub>
            <m:r>
              <m:rPr>
                <m:nor/>
              </m:rPr>
              <w:rPr>
                <w:rFonts w:ascii="Cambria Math" w:hAnsi="Cambria Math"/>
                <w:lang w:val="en-GB"/>
              </w:rPr>
              <m:t>end</m:t>
            </m:r>
          </m:sub>
        </m:sSub>
        <m:r>
          <m:rPr>
            <m:sty m:val="p"/>
          </m:rPr>
          <w:rPr>
            <w:rFonts w:ascii="Cambria Math" w:hAnsi="Cambria Math"/>
            <w:lang w:val="en-GB"/>
          </w:rPr>
          <m:t>]</m:t>
        </m:r>
      </m:oMath>
      <w:r w:rsidRPr="007E2A00">
        <w:instrText xml:space="preserve"> </w:instrText>
      </w:r>
      <w:r w:rsidRPr="007E2A00">
        <w:fldChar w:fldCharType="end"/>
      </w:r>
      <w:r w:rsidRPr="007E2A00">
        <w:t xml:space="preserve"> (exchange of subsystem </w:t>
      </w:r>
      <w:r w:rsidR="00164A60" w:rsidRPr="007E2A00">
        <w:t>outputs</w:t>
      </w:r>
      <w:r w:rsidR="00237FDC" w:rsidRPr="007E2A00">
        <w:rPr>
          <w:position w:val="-12"/>
        </w:rPr>
        <w:object w:dxaOrig="639" w:dyaOrig="360">
          <v:shape id="_x0000_i1043" type="#_x0000_t75" style="width:31.95pt;height:17.55pt" o:ole="">
            <v:imagedata r:id="rId52" o:title=""/>
          </v:shape>
          <o:OLEObject Type="Embed" ProgID="Equation.3" ShapeID="_x0000_i1043" DrawAspect="Content" ObjectID="_1561365987" r:id="rId53"/>
        </w:object>
      </w:r>
      <w:r w:rsidRPr="007E2A00">
        <w:fldChar w:fldCharType="begin"/>
      </w:r>
      <w:r w:rsidRPr="007E2A00">
        <w:instrText xml:space="preserve"> QUOTE </w:instrText>
      </w:r>
      <m:oMath>
        <m:r>
          <m:rPr>
            <m:sty m:val="p"/>
          </m:rPr>
          <w:rPr>
            <w:rFonts w:ascii="Cambria Math" w:hAnsi="Cambria Math"/>
            <w:lang w:val="en-GB"/>
          </w:rPr>
          <m:t>y</m:t>
        </m:r>
        <m:d>
          <m:dPr>
            <m:ctrlPr>
              <w:rPr>
                <w:rFonts w:ascii="Cambria Math" w:hAnsi="Cambria Math"/>
                <w:i/>
                <w:lang w:val="en-GB"/>
              </w:rPr>
            </m:ctrlPr>
          </m:dPr>
          <m:e>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e>
        </m:d>
      </m:oMath>
      <w:r w:rsidRPr="007E2A00">
        <w:instrText xml:space="preserve"> </w:instrText>
      </w:r>
      <w:r w:rsidRPr="007E2A00">
        <w:fldChar w:fldCharType="end"/>
      </w:r>
      <w:r w:rsidRPr="007E2A00">
        <w:t xml:space="preserve">). This software component is called </w:t>
      </w:r>
      <w:r w:rsidRPr="007E2A00">
        <w:rPr>
          <w:i/>
        </w:rPr>
        <w:t>master</w:t>
      </w:r>
      <w:r w:rsidRPr="007E2A00">
        <w:t xml:space="preserve"> of the co-simulation environment. It may be implemented in one of the individual simulation tools (</w:t>
      </w:r>
      <w:r w:rsidRPr="007E2A00">
        <w:rPr>
          <w:i/>
        </w:rPr>
        <w:t>master tool</w:t>
      </w:r>
      <w:r w:rsidRPr="007E2A00">
        <w:t xml:space="preserve">) or in a separate </w:t>
      </w:r>
      <w:r w:rsidRPr="007E2A00">
        <w:rPr>
          <w:i/>
        </w:rPr>
        <w:t>simulation backplane</w:t>
      </w:r>
      <w:r w:rsidRPr="007E2A00">
        <w:t xml:space="preserve">. In its most general form, the coupled system may be simulated in </w:t>
      </w:r>
      <w:r w:rsidRPr="007E2A00">
        <w:rPr>
          <w:i/>
        </w:rPr>
        <w:t>nested</w:t>
      </w:r>
      <w:r w:rsidRPr="007E2A00">
        <w:t xml:space="preserve"> co-simulation environments and </w:t>
      </w:r>
      <w:r w:rsidR="000A69F6" w:rsidRPr="007E2A00">
        <w:t xml:space="preserve">FMI for Co-Simulation </w:t>
      </w:r>
      <w:r w:rsidRPr="007E2A00">
        <w:t>applies to each level of the hierarchy.</w:t>
      </w:r>
    </w:p>
    <w:p w:rsidR="00CB0AE5" w:rsidRDefault="000A69F6" w:rsidP="002D00FB">
      <w:pPr>
        <w:pStyle w:val="Textkrper"/>
      </w:pPr>
      <w:r w:rsidRPr="007E2A00">
        <w:t xml:space="preserve">FMI for Co-Simulation </w:t>
      </w:r>
      <w:r w:rsidR="00110A96" w:rsidRPr="007E2A00">
        <w:t>defines interface routines for the communication between a master and individual simulation tools (</w:t>
      </w:r>
      <w:r w:rsidR="00110A96" w:rsidRPr="007E2A00">
        <w:rPr>
          <w:i/>
        </w:rPr>
        <w:t>slaves</w:t>
      </w:r>
      <w:r w:rsidR="00110A96" w:rsidRPr="007E2A00">
        <w:t xml:space="preserve">) in </w:t>
      </w:r>
      <w:r w:rsidR="00526C17">
        <w:t>a</w:t>
      </w:r>
      <w:r w:rsidR="00526C17" w:rsidRPr="007E2A00">
        <w:t xml:space="preserve"> </w:t>
      </w:r>
      <w:r w:rsidR="00110A96" w:rsidRPr="007E2A00">
        <w:t xml:space="preserve">co-simulation environment. </w:t>
      </w:r>
      <w:r w:rsidR="00CB0AE5">
        <w:t>A simulation tool or the part of it prepared for co-simulation by implementing the FMI is called an FMU (Functional Mock-up Unit)</w:t>
      </w:r>
      <w:r w:rsidR="00CB0AE5">
        <w:rPr>
          <w:rStyle w:val="Funotenzeichen"/>
        </w:rPr>
        <w:footnoteReference w:id="1"/>
      </w:r>
      <w:r w:rsidR="00CB0AE5">
        <w:t>.</w:t>
      </w:r>
    </w:p>
    <w:p w:rsidR="00110A96" w:rsidRPr="007E2A00" w:rsidRDefault="00110A96" w:rsidP="002D00FB">
      <w:pPr>
        <w:pStyle w:val="Textkrper"/>
      </w:pPr>
      <w:r w:rsidRPr="007E2A00">
        <w:t xml:space="preserve">The most common master algorithm stops at each communication point </w:t>
      </w:r>
      <w:r w:rsidR="00237FDC" w:rsidRPr="007E2A00">
        <w:rPr>
          <w:position w:val="-12"/>
        </w:rPr>
        <w:object w:dxaOrig="300" w:dyaOrig="360">
          <v:shape id="_x0000_i1044" type="#_x0000_t75" style="width:15.05pt;height:17.55pt" o:ole="">
            <v:imagedata r:id="rId54" o:title=""/>
          </v:shape>
          <o:OLEObject Type="Embed" ProgID="Equation.3" ShapeID="_x0000_i1044" DrawAspect="Content" ObjectID="_1561365988" r:id="rId55"/>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oMath>
      <w:r w:rsidRPr="007E2A00">
        <w:instrText xml:space="preserve"> </w:instrText>
      </w:r>
      <w:r w:rsidRPr="007E2A00">
        <w:fldChar w:fldCharType="end"/>
      </w:r>
      <w:r w:rsidRPr="007E2A00">
        <w:t xml:space="preserve"> </w:t>
      </w:r>
      <w:r w:rsidR="00526C17">
        <w:t>the</w:t>
      </w:r>
      <w:r w:rsidR="00526C17" w:rsidRPr="007E2A00">
        <w:t xml:space="preserve"> </w:t>
      </w:r>
      <w:r w:rsidRPr="007E2A00">
        <w:t xml:space="preserve">time integration of all slaves, collects the outputs </w:t>
      </w:r>
      <w:r w:rsidR="00237FDC" w:rsidRPr="007E2A00">
        <w:rPr>
          <w:position w:val="-12"/>
        </w:rPr>
        <w:object w:dxaOrig="639" w:dyaOrig="360">
          <v:shape id="_x0000_i1045" type="#_x0000_t75" style="width:31.95pt;height:17.55pt" o:ole="">
            <v:imagedata r:id="rId56" o:title=""/>
          </v:shape>
          <o:OLEObject Type="Embed" ProgID="Equation.3" ShapeID="_x0000_i1045" DrawAspect="Content" ObjectID="_1561365989" r:id="rId57"/>
        </w:object>
      </w:r>
      <w:r w:rsidRPr="007E2A00">
        <w:fldChar w:fldCharType="begin"/>
      </w:r>
      <w:r w:rsidRPr="007E2A00">
        <w:instrText xml:space="preserve"> QUOTE </w:instrText>
      </w:r>
      <m:oMath>
        <m:r>
          <m:rPr>
            <m:sty m:val="p"/>
          </m:rPr>
          <w:rPr>
            <w:rFonts w:ascii="Cambria Math" w:hAnsi="Cambria Math"/>
            <w:lang w:val="en-GB"/>
          </w:rPr>
          <m:t>y</m:t>
        </m:r>
        <m:d>
          <m:dPr>
            <m:ctrlPr>
              <w:rPr>
                <w:rFonts w:ascii="Cambria Math" w:hAnsi="Cambria Math"/>
                <w:i/>
                <w:lang w:val="en-GB"/>
              </w:rPr>
            </m:ctrlPr>
          </m:dPr>
          <m:e>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e>
        </m:d>
      </m:oMath>
      <w:r w:rsidRPr="007E2A00">
        <w:instrText xml:space="preserve"> </w:instrText>
      </w:r>
      <w:r w:rsidRPr="007E2A00">
        <w:fldChar w:fldCharType="end"/>
      </w:r>
      <w:r w:rsidRPr="007E2A00">
        <w:t xml:space="preserve">from all subsystems, evaluates the subsystem inputs </w:t>
      </w:r>
      <w:r w:rsidR="00237FDC" w:rsidRPr="007E2A00">
        <w:rPr>
          <w:position w:val="-12"/>
        </w:rPr>
        <w:object w:dxaOrig="620" w:dyaOrig="360">
          <v:shape id="_x0000_i1046" type="#_x0000_t75" style="width:31.3pt;height:17.55pt" o:ole="">
            <v:imagedata r:id="rId58" o:title=""/>
          </v:shape>
          <o:OLEObject Type="Embed" ProgID="Equation.3" ShapeID="_x0000_i1046" DrawAspect="Content" ObjectID="_1561365990" r:id="rId59"/>
        </w:object>
      </w:r>
      <w:r w:rsidRPr="007E2A00">
        <w:fldChar w:fldCharType="begin"/>
      </w:r>
      <w:r w:rsidRPr="007E2A00">
        <w:instrText xml:space="preserve"> QUOTE </w:instrText>
      </w:r>
      <m:oMath>
        <m:r>
          <m:rPr>
            <m:sty m:val="p"/>
          </m:rPr>
          <w:rPr>
            <w:rFonts w:ascii="Cambria Math" w:hAnsi="Cambria Math"/>
            <w:lang w:val="en-GB"/>
          </w:rPr>
          <m:t>u</m:t>
        </m:r>
        <m:d>
          <m:dPr>
            <m:ctrlPr>
              <w:rPr>
                <w:rFonts w:ascii="Cambria Math" w:hAnsi="Cambria Math"/>
                <w:i/>
                <w:lang w:val="en-GB"/>
              </w:rPr>
            </m:ctrlPr>
          </m:dPr>
          <m:e>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e>
        </m:d>
      </m:oMath>
      <w:r w:rsidRPr="007E2A00">
        <w:instrText xml:space="preserve"> </w:instrText>
      </w:r>
      <w:r w:rsidRPr="007E2A00">
        <w:fldChar w:fldCharType="end"/>
      </w:r>
      <w:r w:rsidRPr="007E2A00">
        <w:t xml:space="preserve">, distributes these subsystem inputs to the slaves and continues the (co-)simulation with the next communication step </w:t>
      </w:r>
      <w:r w:rsidR="008D1E7C" w:rsidRPr="007E2A00">
        <w:rPr>
          <w:position w:val="-12"/>
        </w:rPr>
        <w:object w:dxaOrig="2020" w:dyaOrig="360">
          <v:shape id="_x0000_i1047" type="#_x0000_t75" style="width:101.45pt;height:17.55pt" o:ole="">
            <v:imagedata r:id="rId60" o:title=""/>
          </v:shape>
          <o:OLEObject Type="Embed" ProgID="Equation.3" ShapeID="_x0000_i1047" DrawAspect="Content" ObjectID="_1561365991" r:id="rId61"/>
        </w:object>
      </w:r>
      <w:r w:rsidRPr="007E2A00">
        <w:fldChar w:fldCharType="begin"/>
      </w:r>
      <w:r w:rsidRPr="007E2A00">
        <w:instrText xml:space="preserve"> QUOTE </w:instrText>
      </w:r>
      <m:oMath>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r>
          <m:rPr>
            <m:sty m:val="p"/>
          </m:rPr>
          <w:rPr>
            <w:rFonts w:ascii="Cambria Math" w:hAnsi="Cambria Math"/>
            <w:lang w:val="en-GB"/>
          </w:rPr>
          <m:t>+H</m:t>
        </m:r>
      </m:oMath>
      <w:r w:rsidRPr="007E2A00">
        <w:instrText xml:space="preserve"> </w:instrText>
      </w:r>
      <w:r w:rsidRPr="007E2A00">
        <w:fldChar w:fldCharType="end"/>
      </w:r>
      <w:r w:rsidRPr="007E2A00">
        <w:t>with fixed communication step</w:t>
      </w:r>
      <w:r w:rsidR="00733560" w:rsidRPr="007E2A00">
        <w:t xml:space="preserve"> </w:t>
      </w:r>
      <w:r w:rsidRPr="007E2A00">
        <w:t xml:space="preserve">size </w:t>
      </w:r>
      <w:r w:rsidRPr="007E2A00">
        <w:fldChar w:fldCharType="begin"/>
      </w:r>
      <w:r w:rsidRPr="007E2A00">
        <w:instrText xml:space="preserve"> QUOTE </w:instrText>
      </w:r>
      <m:oMath>
        <m:r>
          <m:rPr>
            <m:sty m:val="p"/>
          </m:rPr>
          <w:rPr>
            <w:rFonts w:ascii="Cambria Math" w:hAnsi="Cambria Math"/>
            <w:lang w:val="en-GB"/>
          </w:rPr>
          <m:t>H</m:t>
        </m:r>
      </m:oMath>
      <w:r w:rsidRPr="007E2A00">
        <w:instrText xml:space="preserve"> </w:instrText>
      </w:r>
      <w:r w:rsidRPr="007E2A00">
        <w:fldChar w:fldCharType="separate"/>
      </w:r>
      <w:r w:rsidR="00526C17" w:rsidRPr="007E2A00">
        <w:rPr>
          <w:position w:val="-6"/>
        </w:rPr>
        <w:object w:dxaOrig="300" w:dyaOrig="279">
          <v:shape id="_x0000_i1048" type="#_x0000_t75" style="width:15.05pt;height:14.4pt" o:ole="">
            <v:imagedata r:id="rId62" o:title=""/>
          </v:shape>
          <o:OLEObject Type="Embed" ProgID="Equation.3" ShapeID="_x0000_i1048" DrawAspect="Content" ObjectID="_1561365992" r:id="rId63"/>
        </w:object>
      </w:r>
      <w:r w:rsidRPr="007E2A00">
        <w:fldChar w:fldCharType="end"/>
      </w:r>
      <w:r w:rsidRPr="007E2A00">
        <w:t xml:space="preserve">. In each slave, an appropriate solver is used to integrate one of the subsystems for a given communication </w:t>
      </w:r>
      <w:r w:rsidR="00164A60" w:rsidRPr="007E2A00">
        <w:t>step</w:t>
      </w:r>
      <w:r w:rsidRPr="007E2A00">
        <w:fldChar w:fldCharType="begin"/>
      </w:r>
      <w:r w:rsidRPr="007E2A00">
        <w:instrText xml:space="preserve"> QUOTE </w:instrText>
      </w:r>
      <m:oMath>
        <m:r>
          <m:rPr>
            <m:sty m:val="p"/>
          </m:rPr>
          <w:rPr>
            <w:rFonts w:ascii="Cambria Math" w:hAnsi="Cambria Math"/>
            <w:lang w:val="en-GB"/>
          </w:rPr>
          <m:t xml:space="preserve">  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oMath>
      <w:r w:rsidRPr="007E2A00">
        <w:instrText xml:space="preserve"> </w:instrText>
      </w:r>
      <w:r w:rsidRPr="007E2A00">
        <w:fldChar w:fldCharType="end"/>
      </w:r>
      <w:r w:rsidR="005E611D" w:rsidRPr="007E2A00">
        <w:rPr>
          <w:position w:val="-12"/>
        </w:rPr>
        <w:object w:dxaOrig="1040" w:dyaOrig="360">
          <v:shape id="_x0000_i1049" type="#_x0000_t75" style="width:51.95pt;height:17.55pt" o:ole="">
            <v:imagedata r:id="rId64" o:title=""/>
          </v:shape>
          <o:OLEObject Type="Embed" ProgID="Equation.3" ShapeID="_x0000_i1049" DrawAspect="Content" ObjectID="_1561365993" r:id="rId65"/>
        </w:object>
      </w:r>
      <w:r w:rsidRPr="007E2A00">
        <w:t xml:space="preserve">. The most simple co-simulation algorithms approximate the (unknown) subsystem inputs </w:t>
      </w:r>
      <w:r w:rsidR="005E611D" w:rsidRPr="007E2A00">
        <w:rPr>
          <w:position w:val="-12"/>
        </w:rPr>
        <w:object w:dxaOrig="1280" w:dyaOrig="360">
          <v:shape id="_x0000_i1050" type="#_x0000_t75" style="width:64.5pt;height:17.55pt" o:ole="">
            <v:imagedata r:id="rId66" o:title=""/>
          </v:shape>
          <o:OLEObject Type="Embed" ProgID="Equation.3" ShapeID="_x0000_i1050" DrawAspect="Content" ObjectID="_1561365994" r:id="rId67"/>
        </w:object>
      </w:r>
      <w:r w:rsidRPr="007E2A00">
        <w:fldChar w:fldCharType="begin"/>
      </w:r>
      <w:r w:rsidRPr="007E2A00">
        <w:instrText xml:space="preserve"> QUOTE </w:instrText>
      </w:r>
      <m:oMath>
        <m:r>
          <m:rPr>
            <m:sty m:val="p"/>
          </m:rPr>
          <w:rPr>
            <w:rFonts w:ascii="Cambria Math" w:hAnsi="Cambria Math"/>
            <w:lang w:val="en-GB"/>
          </w:rPr>
          <m:t>u</m:t>
        </m:r>
        <m:d>
          <m:dPr>
            <m:ctrlPr>
              <w:rPr>
                <w:rFonts w:ascii="Cambria Math" w:hAnsi="Cambria Math"/>
                <w:i/>
                <w:lang w:val="en-GB"/>
              </w:rPr>
            </m:ctrlPr>
          </m:dPr>
          <m:e>
            <m:r>
              <m:rPr>
                <m:sty m:val="p"/>
              </m:rPr>
              <w:rPr>
                <w:rFonts w:ascii="Cambria Math" w:hAnsi="Cambria Math"/>
                <w:lang w:val="en-GB"/>
              </w:rPr>
              <m:t>t</m:t>
            </m:r>
          </m:e>
        </m:d>
        <m:r>
          <m:rPr>
            <m:sty m:val="p"/>
          </m:rPr>
          <w:rPr>
            <w:rFonts w:ascii="Cambria Math" w:hAnsi="Cambria Math"/>
            <w:lang w:val="en-GB"/>
          </w:rPr>
          <m:t xml:space="preserve">, </m:t>
        </m:r>
        <m:d>
          <m:dPr>
            <m:ctrlPr>
              <w:rPr>
                <w:rFonts w:ascii="Cambria Math" w:hAnsi="Cambria Math"/>
                <w:i/>
                <w:lang w:val="en-GB"/>
              </w:rPr>
            </m:ctrlPr>
          </m:dPr>
          <m:e>
            <m:r>
              <m:rPr>
                <m:sty m:val="p"/>
              </m:rPr>
              <w:rPr>
                <w:rFonts w:ascii="Cambria Math" w:hAnsi="Cambria Math"/>
                <w:lang w:val="en-GB"/>
              </w:rPr>
              <m:t xml:space="preserve"> t&gt;t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e>
        </m:d>
        <m:r>
          <m:rPr>
            <m:sty m:val="p"/>
          </m:rPr>
          <w:rPr>
            <w:rFonts w:ascii="Cambria Math" w:hAnsi="Cambria Math"/>
            <w:lang w:val="en-GB"/>
          </w:rPr>
          <m:t>,</m:t>
        </m:r>
      </m:oMath>
      <w:r w:rsidRPr="007E2A00">
        <w:instrText xml:space="preserve"> </w:instrText>
      </w:r>
      <w:r w:rsidRPr="007E2A00">
        <w:fldChar w:fldCharType="end"/>
      </w:r>
      <w:r w:rsidRPr="007E2A00">
        <w:t xml:space="preserve">by frozen data </w:t>
      </w:r>
      <w:r w:rsidR="005E611D" w:rsidRPr="007E2A00">
        <w:rPr>
          <w:position w:val="-12"/>
        </w:rPr>
        <w:object w:dxaOrig="620" w:dyaOrig="360">
          <v:shape id="_x0000_i1051" type="#_x0000_t75" style="width:31.3pt;height:17.55pt" o:ole="">
            <v:imagedata r:id="rId68" o:title=""/>
          </v:shape>
          <o:OLEObject Type="Embed" ProgID="Equation.3" ShapeID="_x0000_i1051" DrawAspect="Content" ObjectID="_1561365995" r:id="rId69"/>
        </w:object>
      </w:r>
      <w:r w:rsidRPr="007E2A00">
        <w:fldChar w:fldCharType="begin"/>
      </w:r>
      <w:r w:rsidRPr="007E2A00">
        <w:instrText xml:space="preserve"> QUOTE </w:instrText>
      </w:r>
      <m:oMath>
        <m:r>
          <m:rPr>
            <m:sty m:val="p"/>
          </m:rPr>
          <w:rPr>
            <w:rFonts w:ascii="Cambria Math" w:hAnsi="Cambria Math"/>
            <w:lang w:val="en-GB"/>
          </w:rPr>
          <m:t>u</m:t>
        </m:r>
        <m:d>
          <m:dPr>
            <m:ctrlPr>
              <w:rPr>
                <w:rFonts w:ascii="Cambria Math" w:hAnsi="Cambria Math"/>
                <w:i/>
                <w:lang w:val="en-GB"/>
              </w:rPr>
            </m:ctrlPr>
          </m:dPr>
          <m:e>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e>
        </m:d>
      </m:oMath>
      <w:r w:rsidRPr="007E2A00">
        <w:instrText xml:space="preserve"> </w:instrText>
      </w:r>
      <w:r w:rsidRPr="007E2A00">
        <w:fldChar w:fldCharType="end"/>
      </w:r>
      <w:r w:rsidRPr="007E2A00">
        <w:t xml:space="preserve">for </w:t>
      </w:r>
      <w:r w:rsidR="00B207A3" w:rsidRPr="007E2A00">
        <w:rPr>
          <w:position w:val="-12"/>
        </w:rPr>
        <w:object w:dxaOrig="1200" w:dyaOrig="360">
          <v:shape id="_x0000_i1052" type="#_x0000_t75" style="width:60.1pt;height:17.55pt" o:ole="">
            <v:imagedata r:id="rId70" o:title=""/>
          </v:shape>
          <o:OLEObject Type="Embed" ProgID="Equation.3" ShapeID="_x0000_i1052" DrawAspect="Content" ObjectID="_1561365996" r:id="rId71"/>
        </w:object>
      </w:r>
      <w:r w:rsidRPr="007E2A00">
        <w:fldChar w:fldCharType="begin"/>
      </w:r>
      <w:r w:rsidRPr="007E2A00">
        <w:instrText xml:space="preserve"> QUOTE </w:instrText>
      </w:r>
      <m:oMath>
        <m:r>
          <m:rPr>
            <m:sty m:val="p"/>
          </m:rPr>
          <w:rPr>
            <w:rFonts w:ascii="Cambria Math" w:hAnsi="Cambria Math"/>
            <w:lang w:val="en-GB"/>
          </w:rPr>
          <m:t>t∈</m:t>
        </m:r>
        <m:d>
          <m:dPr>
            <m:begChr m:val="["/>
            <m:ctrlPr>
              <w:rPr>
                <w:rFonts w:ascii="Cambria Math" w:hAnsi="Cambria Math"/>
                <w:i/>
                <w:lang w:val="en-GB"/>
              </w:rPr>
            </m:ctrlPr>
          </m:dPr>
          <m:e>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i-1</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e>
        </m:d>
        <m:r>
          <m:rPr>
            <m:sty m:val="p"/>
          </m:rPr>
          <w:rPr>
            <w:rFonts w:ascii="Cambria Math" w:hAnsi="Cambria Math"/>
            <w:lang w:val="en-GB"/>
          </w:rPr>
          <m:t>.</m:t>
        </m:r>
      </m:oMath>
      <w:r w:rsidRPr="007E2A00">
        <w:instrText xml:space="preserve"> </w:instrText>
      </w:r>
      <w:r w:rsidRPr="007E2A00">
        <w:fldChar w:fldCharType="end"/>
      </w:r>
      <w:r w:rsidR="00237FDC" w:rsidRPr="007E2A00">
        <w:t>.</w:t>
      </w:r>
    </w:p>
    <w:p w:rsidR="00110A96" w:rsidRPr="007E2A00" w:rsidRDefault="000A69F6" w:rsidP="002D00FB">
      <w:pPr>
        <w:pStyle w:val="Textkrper"/>
      </w:pPr>
      <w:r w:rsidRPr="007E2A00">
        <w:t xml:space="preserve">FMI for Co-Simulation </w:t>
      </w:r>
      <w:r w:rsidR="00110A96" w:rsidRPr="007E2A00">
        <w:t>supports this classical brute force approach as well as more sophisticated master algorithms that adapt, e.g., the communication step</w:t>
      </w:r>
      <w:r w:rsidR="00733560" w:rsidRPr="007E2A00">
        <w:t xml:space="preserve"> </w:t>
      </w:r>
      <w:r w:rsidR="00110A96" w:rsidRPr="007E2A00">
        <w:t xml:space="preserve">size </w:t>
      </w:r>
      <w:r w:rsidR="0002678F" w:rsidRPr="007E2A00">
        <w:rPr>
          <w:position w:val="-12"/>
        </w:rPr>
        <w:object w:dxaOrig="1460" w:dyaOrig="360">
          <v:shape id="_x0000_i1053" type="#_x0000_t75" style="width:73.9pt;height:17.55pt" o:ole="">
            <v:imagedata r:id="rId72" o:title=""/>
          </v:shape>
          <o:OLEObject Type="Embed" ProgID="Equation.3" ShapeID="_x0000_i1053" DrawAspect="Content" ObjectID="_1561365997" r:id="rId73"/>
        </w:object>
      </w:r>
      <w:r w:rsidR="00210C37" w:rsidRPr="007E2A00">
        <w:t xml:space="preserve"> </w:t>
      </w:r>
      <w:r w:rsidR="00110A96" w:rsidRPr="007E2A00">
        <w:fldChar w:fldCharType="begin"/>
      </w:r>
      <w:r w:rsidR="00110A96"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h</m:t>
            </m:r>
          </m:e>
          <m:sub>
            <m:r>
              <m:rPr>
                <m:sty m:val="p"/>
              </m:rPr>
              <w:rPr>
                <w:rFonts w:ascii="Cambria Math" w:hAnsi="Cambria Math"/>
                <w:lang w:val="en-GB"/>
              </w:rPr>
              <m:t>i</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m:t>
            </m:r>
          </m:sub>
        </m:sSub>
        <m:r>
          <m:rPr>
            <m:sty m:val="p"/>
          </m:rPr>
          <w:rPr>
            <w:rFonts w:ascii="Cambria Math" w:hAnsi="Cambria Math"/>
            <w:lang w:val="en-GB"/>
          </w:rPr>
          <m:t>-</m:t>
        </m:r>
        <m:sSub>
          <m:sSubPr>
            <m:ctrlPr>
              <w:rPr>
                <w:rFonts w:ascii="Cambria Math" w:hAnsi="Cambria Math"/>
                <w:i/>
                <w:lang w:val="en-GB"/>
              </w:rPr>
            </m:ctrlPr>
          </m:sSubPr>
          <m:e>
            <m:r>
              <m:rPr>
                <m:sty m:val="p"/>
              </m:rPr>
              <w:rPr>
                <w:rFonts w:ascii="Cambria Math" w:hAnsi="Cambria Math"/>
                <w:lang w:val="en-GB"/>
              </w:rPr>
              <m:t>tc</m:t>
            </m:r>
          </m:e>
          <m:sub>
            <m:r>
              <m:rPr>
                <m:sty m:val="p"/>
              </m:rPr>
              <w:rPr>
                <w:rFonts w:ascii="Cambria Math" w:hAnsi="Cambria Math"/>
                <w:lang w:val="en-GB"/>
              </w:rPr>
              <m:t>i-1</m:t>
            </m:r>
          </m:sub>
        </m:sSub>
      </m:oMath>
      <w:r w:rsidR="00110A96" w:rsidRPr="007E2A00">
        <w:instrText xml:space="preserve"> </w:instrText>
      </w:r>
      <w:r w:rsidR="00110A96" w:rsidRPr="007E2A00">
        <w:fldChar w:fldCharType="end"/>
      </w:r>
      <w:r w:rsidR="00110A96" w:rsidRPr="007E2A00">
        <w:t xml:space="preserve">to the solution </w:t>
      </w:r>
      <w:r w:rsidR="0097381F" w:rsidRPr="007E2A00">
        <w:t>behavior</w:t>
      </w:r>
      <w:r w:rsidR="00110A96" w:rsidRPr="007E2A00">
        <w:t xml:space="preserve"> (</w:t>
      </w:r>
      <w:r w:rsidR="00110A96" w:rsidRPr="007E2A00">
        <w:rPr>
          <w:i/>
        </w:rPr>
        <w:t>communication step</w:t>
      </w:r>
      <w:r w:rsidR="00733560" w:rsidRPr="007E2A00">
        <w:rPr>
          <w:i/>
        </w:rPr>
        <w:t xml:space="preserve"> </w:t>
      </w:r>
      <w:r w:rsidR="00110A96" w:rsidRPr="007E2A00">
        <w:rPr>
          <w:i/>
        </w:rPr>
        <w:t>size control</w:t>
      </w:r>
      <w:r w:rsidR="00110A96" w:rsidRPr="007E2A00">
        <w:t xml:space="preserve">), use higher order signal extrapolation to approximate the subsystem inputs </w:t>
      </w:r>
      <w:r w:rsidR="00B207A3" w:rsidRPr="007E2A00">
        <w:rPr>
          <w:position w:val="-12"/>
        </w:rPr>
        <w:object w:dxaOrig="1840" w:dyaOrig="360">
          <v:shape id="_x0000_i1054" type="#_x0000_t75" style="width:92.05pt;height:17.55pt" o:ole="">
            <v:imagedata r:id="rId74" o:title=""/>
          </v:shape>
          <o:OLEObject Type="Embed" ProgID="Equation.3" ShapeID="_x0000_i1054" DrawAspect="Content" ObjectID="_1561365998" r:id="rId75"/>
        </w:object>
      </w:r>
      <w:r w:rsidR="00110A96" w:rsidRPr="007E2A00">
        <w:fldChar w:fldCharType="begin"/>
      </w:r>
      <w:r w:rsidR="00110A96" w:rsidRPr="007E2A00">
        <w:instrText xml:space="preserve"> QUOTE </w:instrText>
      </w:r>
      <m:oMath>
        <m:r>
          <m:rPr>
            <m:sty m:val="p"/>
          </m:rPr>
          <w:rPr>
            <w:rFonts w:ascii="Cambria Math" w:hAnsi="Cambria Math"/>
            <w:lang w:val="en-GB"/>
          </w:rPr>
          <m:t>u</m:t>
        </m:r>
        <m:d>
          <m:dPr>
            <m:ctrlPr>
              <w:rPr>
                <w:rFonts w:ascii="Cambria Math" w:hAnsi="Cambria Math"/>
                <w:i/>
                <w:lang w:val="en-GB"/>
              </w:rPr>
            </m:ctrlPr>
          </m:dPr>
          <m:e>
            <m:r>
              <m:rPr>
                <m:sty m:val="p"/>
              </m:rPr>
              <w:rPr>
                <w:rFonts w:ascii="Cambria Math" w:hAnsi="Cambria Math"/>
                <w:lang w:val="en-GB"/>
              </w:rPr>
              <m:t>t</m:t>
            </m:r>
          </m:e>
        </m:d>
        <m:r>
          <m:rPr>
            <m:sty m:val="p"/>
          </m:rPr>
          <w:rPr>
            <w:rFonts w:ascii="Cambria Math" w:hAnsi="Cambria Math"/>
            <w:lang w:val="en-GB"/>
          </w:rPr>
          <m:t xml:space="preserve">, </m:t>
        </m:r>
        <m:d>
          <m:dPr>
            <m:ctrlPr>
              <w:rPr>
                <w:rFonts w:ascii="Cambria Math" w:hAnsi="Cambria Math"/>
                <w:i/>
                <w:lang w:val="en-GB"/>
              </w:rPr>
            </m:ctrlPr>
          </m:dPr>
          <m:e>
            <m:r>
              <m:rPr>
                <m:sty m:val="p"/>
              </m:rPr>
              <w:rPr>
                <w:rFonts w:ascii="Cambria Math" w:hAnsi="Cambria Math"/>
                <w:lang w:val="en-GB"/>
              </w:rPr>
              <m:t xml:space="preserve"> t∈</m:t>
            </m:r>
            <m:d>
              <m:dPr>
                <m:begChr m:val="["/>
                <m:ctrlPr>
                  <w:rPr>
                    <w:rFonts w:ascii="Cambria Math" w:hAnsi="Cambria Math"/>
                    <w:i/>
                    <w:lang w:val="en-GB"/>
                  </w:rPr>
                </m:ctrlPr>
              </m:dPr>
              <m:e>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e>
            </m:d>
            <m:r>
              <m:rPr>
                <m:sty m:val="p"/>
              </m:rPr>
              <w:rPr>
                <w:rFonts w:ascii="Cambria Math" w:hAnsi="Cambria Math"/>
                <w:lang w:val="en-GB"/>
              </w:rPr>
              <m:t xml:space="preserve"> </m:t>
            </m:r>
          </m:e>
        </m:d>
      </m:oMath>
      <w:r w:rsidR="00110A96" w:rsidRPr="007E2A00">
        <w:instrText xml:space="preserve"> </w:instrText>
      </w:r>
      <w:r w:rsidR="00110A96" w:rsidRPr="007E2A00">
        <w:fldChar w:fldCharType="end"/>
      </w:r>
      <w:r w:rsidR="00110A96" w:rsidRPr="007E2A00">
        <w:t xml:space="preserve">, or handle the subsystems in each communication step sequentially such that intermediate results from the very first subsystems may be used to improve the approximation of subsystem inputs </w:t>
      </w:r>
      <w:r w:rsidR="00210C37" w:rsidRPr="007E2A00">
        <w:rPr>
          <w:position w:val="-10"/>
        </w:rPr>
        <w:object w:dxaOrig="440" w:dyaOrig="320">
          <v:shape id="_x0000_i1055" type="#_x0000_t75" style="width:21.9pt;height:16.3pt" o:ole="">
            <v:imagedata r:id="rId76" o:title=""/>
          </v:shape>
          <o:OLEObject Type="Embed" ProgID="Equation.3" ShapeID="_x0000_i1055" DrawAspect="Content" ObjectID="_1561365999" r:id="rId77"/>
        </w:object>
      </w:r>
      <w:r w:rsidR="00210C37" w:rsidRPr="007E2A00">
        <w:t xml:space="preserve"> </w:t>
      </w:r>
      <w:r w:rsidR="00110A96" w:rsidRPr="007E2A00">
        <w:fldChar w:fldCharType="begin"/>
      </w:r>
      <w:r w:rsidR="00110A96" w:rsidRPr="007E2A00">
        <w:instrText xml:space="preserve"> QUOTE </w:instrText>
      </w:r>
      <m:oMath>
        <m:r>
          <m:rPr>
            <m:sty m:val="p"/>
          </m:rPr>
          <w:rPr>
            <w:rFonts w:ascii="Cambria Math" w:hAnsi="Cambria Math"/>
            <w:lang w:val="en-GB"/>
          </w:rPr>
          <m:t>u(t)</m:t>
        </m:r>
      </m:oMath>
      <w:r w:rsidR="00110A96" w:rsidRPr="007E2A00">
        <w:instrText xml:space="preserve"> </w:instrText>
      </w:r>
      <w:r w:rsidR="00110A96" w:rsidRPr="007E2A00">
        <w:fldChar w:fldCharType="end"/>
      </w:r>
      <w:r w:rsidR="00110A96" w:rsidRPr="007E2A00">
        <w:t xml:space="preserve">in later stages of the communication step. </w:t>
      </w:r>
      <w:r w:rsidRPr="007E2A00">
        <w:t xml:space="preserve">FMI for Co-Simulation </w:t>
      </w:r>
      <w:r w:rsidR="00110A96" w:rsidRPr="007E2A00">
        <w:t xml:space="preserve">is designed to support a very general class of master algorithms but it does </w:t>
      </w:r>
      <w:r w:rsidR="00110A96" w:rsidRPr="007E2A00">
        <w:rPr>
          <w:i/>
        </w:rPr>
        <w:t>not</w:t>
      </w:r>
      <w:r w:rsidR="00110A96" w:rsidRPr="007E2A00">
        <w:t xml:space="preserve"> define the master algorithm itself.</w:t>
      </w:r>
    </w:p>
    <w:p w:rsidR="00110A96" w:rsidRPr="007E2A00" w:rsidRDefault="00110A96" w:rsidP="002D00FB">
      <w:pPr>
        <w:pStyle w:val="Textkrper"/>
      </w:pPr>
      <w:r w:rsidRPr="007E2A00">
        <w:t>Subsystem inputs and subsystem outputs are des</w:t>
      </w:r>
      <w:r w:rsidR="000938D6" w:rsidRPr="007E2A00">
        <w:t>c</w:t>
      </w:r>
      <w:r w:rsidRPr="007E2A00">
        <w:t xml:space="preserve">ribed in a slave specific </w:t>
      </w:r>
      <w:r w:rsidR="000A215B" w:rsidRPr="007E2A00">
        <w:t>XML</w:t>
      </w:r>
      <w:r w:rsidRPr="007E2A00">
        <w:t xml:space="preserve">-file that contains all information about slave solver, slave model etc. being relevant for the co-simulation environment. The ability of slaves to support more sophisticated master algorithms is characterized by a set of </w:t>
      </w:r>
      <w:r w:rsidRPr="007E2A00">
        <w:rPr>
          <w:i/>
        </w:rPr>
        <w:t>capability flags</w:t>
      </w:r>
      <w:r w:rsidRPr="007E2A00">
        <w:t xml:space="preserve"> that are added to the slave specific </w:t>
      </w:r>
      <w:r w:rsidR="000A215B" w:rsidRPr="007E2A00">
        <w:t>XML</w:t>
      </w:r>
      <w:r w:rsidRPr="007E2A00">
        <w:t>-file. Typical examples are the ability to handle variable communication step</w:t>
      </w:r>
      <w:r w:rsidR="00733560" w:rsidRPr="007E2A00">
        <w:t xml:space="preserve"> </w:t>
      </w:r>
      <w:r w:rsidRPr="007E2A00">
        <w:t xml:space="preserve">sizes </w:t>
      </w:r>
      <w:r w:rsidR="0002678F" w:rsidRPr="007E2A00">
        <w:rPr>
          <w:position w:val="-12"/>
        </w:rPr>
        <w:object w:dxaOrig="340" w:dyaOrig="360">
          <v:shape id="_x0000_i1056" type="#_x0000_t75" style="width:16.9pt;height:17.55pt" o:ole="">
            <v:imagedata r:id="rId78" o:title=""/>
          </v:shape>
          <o:OLEObject Type="Embed" ProgID="Equation.3" ShapeID="_x0000_i1056" DrawAspect="Content" ObjectID="_1561366000" r:id="rId79"/>
        </w:object>
      </w:r>
      <w:r w:rsidRPr="007E2A00">
        <w:fldChar w:fldCharType="begin"/>
      </w:r>
      <w:r w:rsidRPr="007E2A00">
        <w:instrText xml:space="preserve"> QUOTE </w:instrText>
      </w:r>
      <m:oMath>
        <m:sSub>
          <m:sSubPr>
            <m:ctrlPr>
              <w:rPr>
                <w:rFonts w:ascii="Cambria Math" w:hAnsi="Cambria Math"/>
                <w:i/>
                <w:lang w:val="en-GB"/>
              </w:rPr>
            </m:ctrlPr>
          </m:sSubPr>
          <m:e>
            <m:r>
              <m:rPr>
                <m:sty m:val="p"/>
              </m:rPr>
              <w:rPr>
                <w:rFonts w:ascii="Cambria Math" w:hAnsi="Cambria Math"/>
                <w:lang w:val="en-GB"/>
              </w:rPr>
              <m:t>h</m:t>
            </m:r>
          </m:e>
          <m:sub>
            <m:r>
              <m:rPr>
                <m:sty m:val="p"/>
              </m:rPr>
              <w:rPr>
                <w:rFonts w:ascii="Cambria Math" w:hAnsi="Cambria Math"/>
                <w:lang w:val="en-GB"/>
              </w:rPr>
              <m:t>i</m:t>
            </m:r>
          </m:sub>
        </m:sSub>
      </m:oMath>
      <w:r w:rsidRPr="007E2A00">
        <w:instrText xml:space="preserve"> </w:instrText>
      </w:r>
      <w:r w:rsidRPr="007E2A00">
        <w:fldChar w:fldCharType="end"/>
      </w:r>
      <w:r w:rsidRPr="007E2A00">
        <w:t xml:space="preserve"> and the ability to repeat a rejected communication step</w:t>
      </w:r>
      <w:r w:rsidR="00210C37" w:rsidRPr="007E2A00">
        <w:t xml:space="preserve"> </w:t>
      </w:r>
      <w:r w:rsidR="00E102D4" w:rsidRPr="007E2A00">
        <w:rPr>
          <w:position w:val="-12"/>
        </w:rPr>
        <w:object w:dxaOrig="1040" w:dyaOrig="360">
          <v:shape id="_x0000_i1057" type="#_x0000_t75" style="width:51.95pt;height:17.55pt" o:ole="">
            <v:imagedata r:id="rId64" o:title=""/>
          </v:shape>
          <o:OLEObject Type="Embed" ProgID="Equation.3" ShapeID="_x0000_i1057" DrawAspect="Content" ObjectID="_1561366001" r:id="rId80"/>
        </w:object>
      </w:r>
      <w:r w:rsidRPr="007E2A00">
        <w:fldChar w:fldCharType="begin"/>
      </w:r>
      <w:r w:rsidRPr="007E2A00">
        <w:instrText xml:space="preserve"> QUOTE </w:instrText>
      </w:r>
      <m:oMath>
        <m:r>
          <m:rPr>
            <m:sty m:val="p"/>
          </m:rPr>
          <w:rPr>
            <w:rFonts w:ascii="Cambria Math" w:hAnsi="Cambria Math"/>
            <w:lang w:val="en-GB"/>
          </w:rPr>
          <m:t xml:space="preserve">  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i-1</m:t>
            </m:r>
          </m:sub>
        </m:sSub>
        <m:r>
          <m:rPr>
            <m:sty m:val="p"/>
          </m:rPr>
          <w:rPr>
            <w:rFonts w:ascii="Cambria Math" w:hAnsi="Cambria Math"/>
            <w:lang w:val="en-GB"/>
          </w:rPr>
          <m:t>→t</m:t>
        </m:r>
        <m:sSub>
          <m:sSubPr>
            <m:ctrlPr>
              <w:rPr>
                <w:rFonts w:ascii="Cambria Math" w:hAnsi="Cambria Math"/>
                <w:i/>
                <w:lang w:val="en-GB"/>
              </w:rPr>
            </m:ctrlPr>
          </m:sSubPr>
          <m:e>
            <m:r>
              <m:rPr>
                <m:sty m:val="p"/>
              </m:rPr>
              <w:rPr>
                <w:rFonts w:ascii="Cambria Math" w:hAnsi="Cambria Math"/>
                <w:lang w:val="en-GB"/>
              </w:rPr>
              <m:t>c</m:t>
            </m:r>
          </m:e>
          <m:sub>
            <m:r>
              <m:rPr>
                <m:sty m:val="p"/>
              </m:rPr>
              <w:rPr>
                <w:rFonts w:ascii="Cambria Math" w:hAnsi="Cambria Math"/>
                <w:lang w:val="en-GB"/>
              </w:rPr>
              <m:t>i</m:t>
            </m:r>
          </m:sub>
        </m:sSub>
      </m:oMath>
      <w:r w:rsidRPr="007E2A00">
        <w:instrText xml:space="preserve"> </w:instrText>
      </w:r>
      <w:r w:rsidRPr="007E2A00">
        <w:fldChar w:fldCharType="end"/>
      </w:r>
      <w:r w:rsidRPr="007E2A00">
        <w:t xml:space="preserve"> with reduced communication step</w:t>
      </w:r>
      <w:r w:rsidR="00733560" w:rsidRPr="007E2A00">
        <w:t xml:space="preserve"> </w:t>
      </w:r>
      <w:r w:rsidRPr="007E2A00">
        <w:t>size.</w:t>
      </w:r>
    </w:p>
    <w:p w:rsidR="00F57156" w:rsidRDefault="00110A96" w:rsidP="00F57156">
      <w:pPr>
        <w:pStyle w:val="Textkrper"/>
        <w:rPr>
          <w:ins w:id="38" w:author="andreas" w:date="2017-02-17T17:39:00Z"/>
        </w:rPr>
      </w:pPr>
      <w:r w:rsidRPr="007E2A00">
        <w:t xml:space="preserve">The current document is structured as follows: After this general introduction and overview, Section 2 </w:t>
      </w:r>
      <w:r w:rsidR="00336B36">
        <w:t>discusses the general phases of co-simulation workflow together with a</w:t>
      </w:r>
      <w:r w:rsidRPr="007E2A00">
        <w:t xml:space="preserve"> more detailed description of all components of a co-simulation environment. The interface itself is defined and discussed in Section 3</w:t>
      </w:r>
      <w:r w:rsidR="00164A60">
        <w:t>. Section 4 describes the structure of the</w:t>
      </w:r>
      <w:r w:rsidR="00DF51EA" w:rsidRPr="00DF51EA">
        <w:t xml:space="preserve"> </w:t>
      </w:r>
      <w:r w:rsidR="00DF51EA">
        <w:t>archive called</w:t>
      </w:r>
      <w:r w:rsidR="00164A60">
        <w:t xml:space="preserve"> </w:t>
      </w:r>
      <w:r w:rsidR="00DF51EA">
        <w:t>Functional Mock-up Unit (</w:t>
      </w:r>
      <w:r w:rsidR="00164A60">
        <w:t>FMU</w:t>
      </w:r>
      <w:r w:rsidR="00DF51EA">
        <w:t>)</w:t>
      </w:r>
      <w:r w:rsidR="00164A60">
        <w:t>,</w:t>
      </w:r>
      <w:r w:rsidRPr="007E2A00">
        <w:t xml:space="preserve"> followed by a list </w:t>
      </w:r>
      <w:r w:rsidRPr="007E2A00">
        <w:lastRenderedPageBreak/>
        <w:t>of references and the glossary.</w:t>
      </w:r>
      <w:r w:rsidR="0002678F">
        <w:t xml:space="preserve"> Additional issues like future extensions of FMI for Co-Simulation, further examples of simulator coupling and some numerical issues are summarized in the Appendix.</w:t>
      </w:r>
    </w:p>
    <w:p w:rsidR="001E4B4C" w:rsidRDefault="001E4B4C" w:rsidP="00F57156">
      <w:pPr>
        <w:pStyle w:val="Textkrper"/>
        <w:rPr>
          <w:ins w:id="39" w:author="andreas" w:date="2017-02-17T17:40:00Z"/>
        </w:rPr>
      </w:pPr>
      <w:ins w:id="40" w:author="andreas" w:date="2017-02-17T17:39:00Z">
        <w:r>
          <w:t>Conventions used in this Document</w:t>
        </w:r>
      </w:ins>
    </w:p>
    <w:p w:rsidR="00F1663C" w:rsidRPr="007E2A00" w:rsidRDefault="001E4B4C" w:rsidP="00F57156">
      <w:pPr>
        <w:pStyle w:val="Textkrper"/>
      </w:pPr>
      <w:ins w:id="41" w:author="andreas" w:date="2017-02-17T17:40:00Z">
        <w:r>
          <w:t>N</w:t>
        </w:r>
        <w:r w:rsidRPr="0098259C">
          <w:t xml:space="preserve">on-normative text is given </w:t>
        </w:r>
        <w:r w:rsidR="00F117A4">
          <w:t>in</w:t>
        </w:r>
      </w:ins>
      <w:ins w:id="42" w:author="andreas" w:date="2017-03-06T23:48:00Z">
        <w:r w:rsidR="00D34C45">
          <w:t xml:space="preserve"> square brackets in</w:t>
        </w:r>
      </w:ins>
      <w:ins w:id="43" w:author="andreas" w:date="2017-02-17T17:40:00Z">
        <w:r w:rsidR="00F117A4">
          <w:t xml:space="preserve"> italic font: </w:t>
        </w:r>
      </w:ins>
      <w:ins w:id="44" w:author="andreas" w:date="2017-03-06T23:49:00Z">
        <w:r w:rsidR="00D34C45">
          <w:t>[</w:t>
        </w:r>
      </w:ins>
      <w:ins w:id="45" w:author="andreas" w:date="2017-02-17T17:40:00Z">
        <w:r w:rsidRPr="0098259C">
          <w:rPr>
            <w:i/>
          </w:rPr>
          <w:t>especially examples are defined in this style</w:t>
        </w:r>
        <w:r w:rsidR="00F117A4">
          <w:rPr>
            <w:i/>
          </w:rPr>
          <w:t>.</w:t>
        </w:r>
      </w:ins>
      <w:ins w:id="46" w:author="andreas" w:date="2017-03-06T23:49:00Z">
        <w:r w:rsidR="00D34C45" w:rsidRPr="00D34C45">
          <w:rPr>
            <w:rPrChange w:id="47" w:author="andreas" w:date="2017-03-06T23:49:00Z">
              <w:rPr>
                <w:i/>
              </w:rPr>
            </w:rPrChange>
          </w:rPr>
          <w:t>]</w:t>
        </w:r>
        <w:r w:rsidR="00D34C45">
          <w:rPr>
            <w:i/>
          </w:rPr>
          <w:t>.</w:t>
        </w:r>
      </w:ins>
    </w:p>
    <w:p w:rsidR="00FF734C" w:rsidRDefault="00FF734C" w:rsidP="00C1282E">
      <w:pPr>
        <w:pStyle w:val="berschrift1"/>
      </w:pPr>
      <w:bookmarkStart w:id="48" w:name="_Toc274647138"/>
      <w:r w:rsidRPr="007E2A00">
        <w:lastRenderedPageBreak/>
        <w:t>Co-Simulation</w:t>
      </w:r>
      <w:bookmarkEnd w:id="48"/>
    </w:p>
    <w:p w:rsidR="0097381F" w:rsidRPr="0097381F" w:rsidRDefault="001B26DB" w:rsidP="0097381F">
      <w:pPr>
        <w:pStyle w:val="Textkrper"/>
      </w:pPr>
      <w:r>
        <w:t xml:space="preserve">This section gives an overview on co-simulation from a process perspective describing a sequence of phases that </w:t>
      </w:r>
      <w:r w:rsidR="00336B36">
        <w:t>are part of</w:t>
      </w:r>
      <w:r>
        <w:t xml:space="preserve"> a co-simulation task. For the subsequent phases different </w:t>
      </w:r>
      <w:r w:rsidR="006763C7">
        <w:t>aspects</w:t>
      </w:r>
      <w:r>
        <w:t xml:space="preserve"> of FMI for Co-Simulation have to be considered.</w:t>
      </w:r>
      <w:r w:rsidR="0081590A">
        <w:t xml:space="preserve"> Section 2 also describes different co-simulation scenarios, which are called </w:t>
      </w:r>
      <w:r w:rsidR="006A6252">
        <w:t>“code generation” and “tool coupling”</w:t>
      </w:r>
      <w:r w:rsidR="005D61DA" w:rsidRPr="005D61DA">
        <w:t xml:space="preserve"> </w:t>
      </w:r>
      <w:r w:rsidR="005D61DA">
        <w:t>in this document</w:t>
      </w:r>
      <w:r w:rsidR="006A6252">
        <w:t xml:space="preserve">. </w:t>
      </w:r>
    </w:p>
    <w:p w:rsidR="002978F2" w:rsidRPr="007E2A00" w:rsidRDefault="002978F2" w:rsidP="002978F2">
      <w:pPr>
        <w:pStyle w:val="berschrift2"/>
      </w:pPr>
      <w:bookmarkStart w:id="49" w:name="_Ref272930921"/>
      <w:bookmarkStart w:id="50" w:name="_Toc274647139"/>
      <w:r w:rsidRPr="007E2A00">
        <w:t>Generic Co-Simulation Activity Flow</w:t>
      </w:r>
      <w:bookmarkEnd w:id="49"/>
      <w:bookmarkEnd w:id="50"/>
    </w:p>
    <w:p w:rsidR="002978F2" w:rsidRPr="007E2A00" w:rsidRDefault="002978F2" w:rsidP="00C1282E">
      <w:pPr>
        <w:pStyle w:val="berschrift3"/>
      </w:pPr>
      <w:bookmarkStart w:id="51" w:name="_Toc274647140"/>
      <w:r w:rsidRPr="007E2A00">
        <w:t>Process Assumptions</w:t>
      </w:r>
      <w:bookmarkEnd w:id="51"/>
    </w:p>
    <w:p w:rsidR="002978F2" w:rsidRPr="007E2A00" w:rsidRDefault="002978F2" w:rsidP="006763C7">
      <w:pPr>
        <w:pStyle w:val="Textkrper"/>
      </w:pPr>
      <w:r w:rsidRPr="007E2A00">
        <w:t xml:space="preserve">The following sections are meant to indicate the possible </w:t>
      </w:r>
      <w:r w:rsidR="00C561E0" w:rsidRPr="007E2A00">
        <w:t xml:space="preserve">process </w:t>
      </w:r>
      <w:r w:rsidRPr="007E2A00">
        <w:t>steps that may be taken by simulation tool</w:t>
      </w:r>
      <w:r w:rsidR="00F46069" w:rsidRPr="007E2A00">
        <w:t>s being part in a co-simulation setting</w:t>
      </w:r>
      <w:r w:rsidRPr="007E2A00">
        <w:t>.</w:t>
      </w:r>
      <w:r w:rsidR="00F46069" w:rsidRPr="007E2A00">
        <w:t xml:space="preserve"> The overall process can be divided into a design phase</w:t>
      </w:r>
      <w:r w:rsidR="00886F2D">
        <w:t>, a deployment phase,</w:t>
      </w:r>
      <w:r w:rsidR="00F46069" w:rsidRPr="007E2A00">
        <w:t xml:space="preserve"> and a simulation phase.</w:t>
      </w:r>
    </w:p>
    <w:p w:rsidR="007E2A00" w:rsidRPr="007E2A00" w:rsidRDefault="006F6D83" w:rsidP="007E2A00">
      <w:pPr>
        <w:pStyle w:val="Textkrper"/>
        <w:jc w:val="center"/>
      </w:pPr>
      <w:r w:rsidRPr="007E2A00">
        <w:rPr>
          <w:noProof/>
          <w:lang w:val="de-DE" w:eastAsia="de-DE"/>
        </w:rPr>
        <w:drawing>
          <wp:inline distT="0" distB="0" distL="0" distR="0" wp14:anchorId="252FC65A" wp14:editId="34D92BA9">
            <wp:extent cx="5590540" cy="485775"/>
            <wp:effectExtent l="0" t="0" r="0" b="0"/>
            <wp:docPr id="426" name="Bild 4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590540" cy="485775"/>
                    </a:xfrm>
                    <a:prstGeom prst="rect">
                      <a:avLst/>
                    </a:prstGeom>
                    <a:noFill/>
                    <a:ln>
                      <a:noFill/>
                    </a:ln>
                    <a:effectLst/>
                  </pic:spPr>
                </pic:pic>
              </a:graphicData>
            </a:graphic>
          </wp:inline>
        </w:drawing>
      </w:r>
    </w:p>
    <w:p w:rsidR="007E2A00" w:rsidRPr="007E2A00" w:rsidRDefault="007E2A00" w:rsidP="00C1282E">
      <w:pPr>
        <w:pStyle w:val="FormatvorlageBeschriftung"/>
        <w:outlineLvl w:val="0"/>
      </w:pPr>
      <w:r w:rsidRPr="007E2A00">
        <w:t xml:space="preserve">Figure </w:t>
      </w:r>
      <w:r w:rsidRPr="007E2A00">
        <w:fldChar w:fldCharType="begin"/>
      </w:r>
      <w:r w:rsidRPr="007E2A00">
        <w:instrText xml:space="preserve"> SEQ Abbildung \* ARABIC </w:instrText>
      </w:r>
      <w:r w:rsidRPr="007E2A00">
        <w:fldChar w:fldCharType="separate"/>
      </w:r>
      <w:r w:rsidR="0010528C">
        <w:rPr>
          <w:noProof/>
        </w:rPr>
        <w:t>1</w:t>
      </w:r>
      <w:r w:rsidRPr="007E2A00">
        <w:fldChar w:fldCharType="end"/>
      </w:r>
      <w:r w:rsidRPr="007E2A00">
        <w:t xml:space="preserve">: Co-Simulation Process </w:t>
      </w:r>
      <w:r w:rsidR="00526C17">
        <w:t>Phases</w:t>
      </w:r>
    </w:p>
    <w:p w:rsidR="002978F2" w:rsidRPr="007E2A00" w:rsidRDefault="002978F2" w:rsidP="00C1282E">
      <w:pPr>
        <w:pStyle w:val="berschrift4"/>
        <w:rPr>
          <w:lang w:val="en-US"/>
        </w:rPr>
      </w:pPr>
      <w:r w:rsidRPr="007E2A00">
        <w:rPr>
          <w:lang w:val="en-US"/>
        </w:rPr>
        <w:t>Design Phase</w:t>
      </w:r>
    </w:p>
    <w:p w:rsidR="002978F2" w:rsidRPr="007E2A00" w:rsidRDefault="002978F2" w:rsidP="006763C7">
      <w:pPr>
        <w:pStyle w:val="Textkrper"/>
      </w:pPr>
      <w:r w:rsidRPr="007E2A00">
        <w:t>The design phase (</w:t>
      </w:r>
      <w:r w:rsidRPr="007E2A00">
        <w:fldChar w:fldCharType="begin"/>
      </w:r>
      <w:r w:rsidRPr="007E2A00">
        <w:instrText xml:space="preserve"> REF _Ref264039906 \h </w:instrText>
      </w:r>
      <w:r w:rsidRPr="007E2A00">
        <w:fldChar w:fldCharType="separate"/>
      </w:r>
      <w:r w:rsidR="0010528C" w:rsidRPr="007E2A00">
        <w:t xml:space="preserve">Figure </w:t>
      </w:r>
      <w:r w:rsidR="0010528C">
        <w:rPr>
          <w:noProof/>
        </w:rPr>
        <w:t>2</w:t>
      </w:r>
      <w:r w:rsidRPr="007E2A00">
        <w:fldChar w:fldCharType="end"/>
      </w:r>
      <w:r w:rsidRPr="007E2A00">
        <w:t>) encompasses all the activities linked to the creation of a simulation model, the packaging of the simulation model into an FMU component, and the composition of a</w:t>
      </w:r>
      <w:r w:rsidR="00F46069" w:rsidRPr="007E2A00">
        <w:t xml:space="preserve"> combined system</w:t>
      </w:r>
      <w:r w:rsidRPr="007E2A00">
        <w:t xml:space="preserve"> model that makes use of </w:t>
      </w:r>
      <w:r w:rsidR="00F46069" w:rsidRPr="007E2A00">
        <w:t xml:space="preserve">several </w:t>
      </w:r>
      <w:r w:rsidRPr="007E2A00">
        <w:t>FMU components.</w:t>
      </w:r>
    </w:p>
    <w:p w:rsidR="002978F2" w:rsidRPr="007E2A00" w:rsidRDefault="002978F2" w:rsidP="002978F2">
      <w:pPr>
        <w:rPr>
          <w:i/>
          <w:iCs/>
          <w:lang w:val="en-US"/>
        </w:rPr>
      </w:pPr>
    </w:p>
    <w:p w:rsidR="002978F2" w:rsidRPr="007E2A00" w:rsidRDefault="006F6D83" w:rsidP="002978F2">
      <w:pPr>
        <w:keepNext/>
        <w:jc w:val="center"/>
        <w:rPr>
          <w:lang w:val="en-US"/>
        </w:rPr>
      </w:pPr>
      <w:r w:rsidRPr="007E2A00">
        <w:rPr>
          <w:noProof/>
          <w:lang w:val="de-DE" w:eastAsia="de-DE"/>
        </w:rPr>
        <w:drawing>
          <wp:inline distT="0" distB="0" distL="0" distR="0" wp14:anchorId="0A6CB862" wp14:editId="07EA2DBE">
            <wp:extent cx="4971415" cy="800100"/>
            <wp:effectExtent l="0" t="0" r="0" b="0"/>
            <wp:docPr id="425" name="Bild 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4971415" cy="800100"/>
                    </a:xfrm>
                    <a:prstGeom prst="rect">
                      <a:avLst/>
                    </a:prstGeom>
                    <a:noFill/>
                    <a:ln>
                      <a:noFill/>
                    </a:ln>
                    <a:effectLst/>
                  </pic:spPr>
                </pic:pic>
              </a:graphicData>
            </a:graphic>
          </wp:inline>
        </w:drawing>
      </w:r>
    </w:p>
    <w:p w:rsidR="002978F2" w:rsidRPr="007E2A00" w:rsidRDefault="002978F2" w:rsidP="00C1282E">
      <w:pPr>
        <w:pStyle w:val="FormatvorlageBeschriftung"/>
        <w:outlineLvl w:val="0"/>
      </w:pPr>
      <w:bookmarkStart w:id="52" w:name="_Ref264039906"/>
      <w:r w:rsidRPr="007E2A00">
        <w:t xml:space="preserve">Figure </w:t>
      </w:r>
      <w:r w:rsidRPr="007E2A00">
        <w:fldChar w:fldCharType="begin"/>
      </w:r>
      <w:r w:rsidRPr="007E2A00">
        <w:instrText xml:space="preserve"> SEQ Abbildung \* ARABIC </w:instrText>
      </w:r>
      <w:r w:rsidRPr="007E2A00">
        <w:fldChar w:fldCharType="separate"/>
      </w:r>
      <w:r w:rsidR="0010528C">
        <w:rPr>
          <w:noProof/>
        </w:rPr>
        <w:t>2</w:t>
      </w:r>
      <w:r w:rsidRPr="007E2A00">
        <w:fldChar w:fldCharType="end"/>
      </w:r>
      <w:bookmarkEnd w:id="52"/>
      <w:r w:rsidRPr="007E2A00">
        <w:t>: Design Phase Steps</w:t>
      </w:r>
    </w:p>
    <w:p w:rsidR="002978F2" w:rsidRPr="007E2A00" w:rsidRDefault="002978F2" w:rsidP="006763C7">
      <w:pPr>
        <w:pStyle w:val="Textkrper"/>
      </w:pPr>
      <w:r w:rsidRPr="007E2A00">
        <w:t xml:space="preserve">Some vendors may only provide </w:t>
      </w:r>
      <w:r w:rsidR="00E850D4" w:rsidRPr="007E2A00">
        <w:t>modeling</w:t>
      </w:r>
      <w:r w:rsidRPr="007E2A00">
        <w:t xml:space="preserve"> and transformation capabilities for their simulation tools; the simulation tool only provides an </w:t>
      </w:r>
      <w:r w:rsidRPr="007E7487">
        <w:t>'</w:t>
      </w:r>
      <w:r w:rsidRPr="007E7487">
        <w:rPr>
          <w:bCs/>
        </w:rPr>
        <w:t>FMU export</w:t>
      </w:r>
      <w:r w:rsidRPr="007E7487">
        <w:t>'</w:t>
      </w:r>
      <w:r w:rsidRPr="007E2A00">
        <w:t xml:space="preserve"> feature, and is referred to as a</w:t>
      </w:r>
      <w:r w:rsidRPr="007E7487">
        <w:t xml:space="preserve"> </w:t>
      </w:r>
      <w:r w:rsidRPr="007E7487">
        <w:rPr>
          <w:bCs/>
        </w:rPr>
        <w:t>slave simulator</w:t>
      </w:r>
      <w:r w:rsidRPr="007E2A00">
        <w:t>.</w:t>
      </w:r>
    </w:p>
    <w:p w:rsidR="002978F2" w:rsidRPr="007E2A00" w:rsidRDefault="002978F2" w:rsidP="006763C7">
      <w:pPr>
        <w:pStyle w:val="Textkrper"/>
      </w:pPr>
      <w:r w:rsidRPr="007E2A00">
        <w:t xml:space="preserve">Other vendors may only provide composition capabilities for their simulation tools; such simulators are pure co-simulation platforms, and generally provide an </w:t>
      </w:r>
      <w:r w:rsidRPr="007E7487">
        <w:t>'</w:t>
      </w:r>
      <w:r w:rsidRPr="007E7487">
        <w:rPr>
          <w:bCs/>
        </w:rPr>
        <w:t>FMU import</w:t>
      </w:r>
      <w:r w:rsidRPr="007E7487">
        <w:t>'</w:t>
      </w:r>
      <w:r w:rsidRPr="007E2A00">
        <w:t xml:space="preserve"> feature. A simulator of this type is referred to as </w:t>
      </w:r>
      <w:r w:rsidRPr="007E7487">
        <w:rPr>
          <w:bCs/>
        </w:rPr>
        <w:t>master simulator</w:t>
      </w:r>
      <w:r w:rsidRPr="007E2A00">
        <w:t>.</w:t>
      </w:r>
    </w:p>
    <w:p w:rsidR="002978F2" w:rsidRPr="007E2A00" w:rsidRDefault="002978F2" w:rsidP="006763C7">
      <w:pPr>
        <w:pStyle w:val="Textkrper"/>
      </w:pPr>
      <w:r w:rsidRPr="007E2A00">
        <w:t>A simulation tool can also provide both FMU export and FMU import features. As a result, an FMU can be imported that includes itself a number of nested FMUs leading to a hierarchical composition of FMUs.</w:t>
      </w:r>
    </w:p>
    <w:p w:rsidR="002978F2" w:rsidRPr="007E2A00" w:rsidRDefault="002978F2" w:rsidP="006763C7">
      <w:pPr>
        <w:pStyle w:val="Textkrper"/>
        <w:rPr>
          <w:i/>
          <w:iCs/>
        </w:rPr>
      </w:pPr>
      <w:r w:rsidRPr="007E2A00">
        <w:t>The following paragraphs describe each individual design step</w:t>
      </w:r>
      <w:r w:rsidR="005D61DA" w:rsidRPr="005D61DA">
        <w:t xml:space="preserve"> </w:t>
      </w:r>
      <w:r w:rsidR="005D61DA" w:rsidRPr="007E2A00">
        <w:t>in more detail</w:t>
      </w:r>
      <w:r w:rsidR="00E850D4">
        <w:t>.</w:t>
      </w:r>
    </w:p>
    <w:p w:rsidR="002978F2" w:rsidRPr="007E2A00" w:rsidRDefault="00141A0B" w:rsidP="00C1282E">
      <w:pPr>
        <w:pStyle w:val="berschrift5"/>
        <w:rPr>
          <w:lang w:val="en-US"/>
        </w:rPr>
      </w:pPr>
      <w:r w:rsidRPr="007E2A00">
        <w:rPr>
          <w:lang w:val="en-US"/>
        </w:rPr>
        <w:t>Modeling</w:t>
      </w:r>
      <w:r w:rsidR="002978F2" w:rsidRPr="007E2A00">
        <w:rPr>
          <w:lang w:val="en-US"/>
        </w:rPr>
        <w:t xml:space="preserve"> Step</w:t>
      </w:r>
    </w:p>
    <w:p w:rsidR="002978F2" w:rsidRPr="007E2A00" w:rsidRDefault="002978F2" w:rsidP="006763C7">
      <w:pPr>
        <w:pStyle w:val="Textkrper1"/>
        <w:rPr>
          <w:i/>
          <w:iCs/>
        </w:rPr>
      </w:pPr>
      <w:r w:rsidRPr="007E2A00">
        <w:t xml:space="preserve">The </w:t>
      </w:r>
      <w:r w:rsidR="00141A0B" w:rsidRPr="007E2A00">
        <w:t>modeling</w:t>
      </w:r>
      <w:r w:rsidRPr="007E2A00">
        <w:t xml:space="preserve"> step is the sole responsibility of the slave simulator. The user creates a simulation model </w:t>
      </w:r>
      <w:r w:rsidR="00141A0B">
        <w:t xml:space="preserve">for a certain subsystem </w:t>
      </w:r>
      <w:r w:rsidRPr="007E2A00">
        <w:t>according to the specific requirements of the simulator.</w:t>
      </w:r>
    </w:p>
    <w:p w:rsidR="002978F2" w:rsidRPr="007E2A00" w:rsidRDefault="002978F2" w:rsidP="00C1282E">
      <w:pPr>
        <w:pStyle w:val="berschrift5"/>
        <w:rPr>
          <w:lang w:val="en-US"/>
        </w:rPr>
      </w:pPr>
      <w:r w:rsidRPr="007E2A00">
        <w:rPr>
          <w:lang w:val="en-US"/>
        </w:rPr>
        <w:lastRenderedPageBreak/>
        <w:t>Transformation Step</w:t>
      </w:r>
    </w:p>
    <w:p w:rsidR="002978F2" w:rsidRPr="007E2A00" w:rsidRDefault="002978F2" w:rsidP="006763C7">
      <w:pPr>
        <w:pStyle w:val="Textkrper1"/>
      </w:pPr>
      <w:r w:rsidRPr="007E2A00">
        <w:t xml:space="preserve">Once the simulation model is ready, the user needs to decide how the </w:t>
      </w:r>
      <w:r w:rsidR="00141A0B">
        <w:t xml:space="preserve">subsystem </w:t>
      </w:r>
      <w:r w:rsidRPr="007E2A00">
        <w:t xml:space="preserve">model will be exported into an FMU implemented </w:t>
      </w:r>
      <w:r w:rsidR="00D2499D">
        <w:t xml:space="preserve">either with the FMI for Model Exchange API (see </w:t>
      </w:r>
      <w:r w:rsidR="00392804">
        <w:t xml:space="preserve">specification document </w:t>
      </w:r>
      <w:r w:rsidR="00D2499D">
        <w:t xml:space="preserve">for details) or </w:t>
      </w:r>
      <w:r w:rsidRPr="007E2A00">
        <w:t xml:space="preserve">with the </w:t>
      </w:r>
      <w:r w:rsidR="00D2499D" w:rsidRPr="007E2A00">
        <w:t>FM</w:t>
      </w:r>
      <w:r w:rsidR="00D2499D">
        <w:t xml:space="preserve">I </w:t>
      </w:r>
      <w:r w:rsidRPr="007E2A00">
        <w:t>for</w:t>
      </w:r>
      <w:r w:rsidR="00141A0B">
        <w:t xml:space="preserve"> C</w:t>
      </w:r>
      <w:r w:rsidRPr="007E2A00">
        <w:t>o-</w:t>
      </w:r>
      <w:r w:rsidR="00141A0B">
        <w:t>S</w:t>
      </w:r>
      <w:r w:rsidRPr="007E2A00">
        <w:t>imulation API (</w:t>
      </w:r>
      <w:r w:rsidRPr="007E2A00">
        <w:fldChar w:fldCharType="begin"/>
      </w:r>
      <w:r w:rsidRPr="007E2A00">
        <w:instrText xml:space="preserve"> REF _Ref264040011 \h </w:instrText>
      </w:r>
      <w:r w:rsidR="00593499">
        <w:instrText xml:space="preserve"> \* MERGEFORMAT </w:instrText>
      </w:r>
      <w:r w:rsidRPr="007E2A00">
        <w:fldChar w:fldCharType="separate"/>
      </w:r>
      <w:r w:rsidR="0010528C" w:rsidRPr="007E2A00">
        <w:t xml:space="preserve">Figure </w:t>
      </w:r>
      <w:r w:rsidR="0010528C">
        <w:rPr>
          <w:noProof/>
        </w:rPr>
        <w:t>3</w:t>
      </w:r>
      <w:r w:rsidRPr="007E2A00">
        <w:fldChar w:fldCharType="end"/>
      </w:r>
      <w:r w:rsidRPr="007E2A00">
        <w:t>).</w:t>
      </w:r>
      <w:r w:rsidR="00392804">
        <w:t xml:space="preserve"> In </w:t>
      </w:r>
      <w:r w:rsidR="00164A60">
        <w:t>this document</w:t>
      </w:r>
      <w:r w:rsidR="00392804">
        <w:t xml:space="preserve"> only the second case is discussed.</w:t>
      </w:r>
    </w:p>
    <w:p w:rsidR="002978F2" w:rsidRPr="007E2A00" w:rsidRDefault="002978F2" w:rsidP="002978F2">
      <w:pPr>
        <w:rPr>
          <w:i/>
          <w:iCs/>
          <w:lang w:val="en-US"/>
        </w:rPr>
      </w:pPr>
    </w:p>
    <w:p w:rsidR="002978F2" w:rsidRPr="007E2A00" w:rsidRDefault="006F6D83" w:rsidP="002978F2">
      <w:pPr>
        <w:keepNext/>
        <w:jc w:val="center"/>
        <w:rPr>
          <w:lang w:val="en-US"/>
        </w:rPr>
      </w:pPr>
      <w:r w:rsidRPr="00677369">
        <w:rPr>
          <w:noProof/>
          <w:lang w:val="de-DE" w:eastAsia="de-DE"/>
        </w:rPr>
        <w:drawing>
          <wp:inline distT="0" distB="0" distL="0" distR="0" wp14:anchorId="3DE996F5" wp14:editId="4551130A">
            <wp:extent cx="6154420" cy="3117215"/>
            <wp:effectExtent l="0" t="0" r="0" b="0"/>
            <wp:docPr id="41" name="Bild 41" descr="FMIEx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FMIExport"/>
                    <pic:cNvPicPr>
                      <a:picLocks noChangeAspect="1" noChangeArrowheads="1"/>
                    </pic:cNvPicPr>
                  </pic:nvPicPr>
                  <pic:blipFill>
                    <a:blip r:embed="rId83">
                      <a:extLst>
                        <a:ext uri="{28A0092B-C50C-407E-A947-70E740481C1C}">
                          <a14:useLocalDpi xmlns:a14="http://schemas.microsoft.com/office/drawing/2010/main" val="0"/>
                        </a:ext>
                      </a:extLst>
                    </a:blip>
                    <a:srcRect/>
                    <a:stretch>
                      <a:fillRect/>
                    </a:stretch>
                  </pic:blipFill>
                  <pic:spPr bwMode="auto">
                    <a:xfrm>
                      <a:off x="0" y="0"/>
                      <a:ext cx="6154420" cy="3117215"/>
                    </a:xfrm>
                    <a:prstGeom prst="rect">
                      <a:avLst/>
                    </a:prstGeom>
                    <a:noFill/>
                    <a:ln>
                      <a:noFill/>
                    </a:ln>
                  </pic:spPr>
                </pic:pic>
              </a:graphicData>
            </a:graphic>
          </wp:inline>
        </w:drawing>
      </w:r>
    </w:p>
    <w:p w:rsidR="002978F2" w:rsidRPr="007E2A00" w:rsidRDefault="002978F2" w:rsidP="00C1282E">
      <w:pPr>
        <w:pStyle w:val="FormatvorlageBeschriftung"/>
        <w:outlineLvl w:val="0"/>
      </w:pPr>
      <w:bookmarkStart w:id="53" w:name="_Ref264040011"/>
      <w:r w:rsidRPr="007E2A00">
        <w:t xml:space="preserve">Figure </w:t>
      </w:r>
      <w:r w:rsidRPr="007E2A00">
        <w:fldChar w:fldCharType="begin"/>
      </w:r>
      <w:r w:rsidRPr="007E2A00">
        <w:instrText xml:space="preserve"> SEQ Abbildung \* ARABIC </w:instrText>
      </w:r>
      <w:r w:rsidRPr="007E2A00">
        <w:fldChar w:fldCharType="separate"/>
      </w:r>
      <w:r w:rsidR="0010528C">
        <w:rPr>
          <w:noProof/>
        </w:rPr>
        <w:t>3</w:t>
      </w:r>
      <w:r w:rsidRPr="007E2A00">
        <w:fldChar w:fldCharType="end"/>
      </w:r>
      <w:bookmarkEnd w:id="53"/>
      <w:r w:rsidRPr="007E2A00">
        <w:t>: FMU Export Alternatives</w:t>
      </w:r>
    </w:p>
    <w:p w:rsidR="002978F2" w:rsidRPr="007E2A00" w:rsidRDefault="002978F2" w:rsidP="00B25993">
      <w:pPr>
        <w:pStyle w:val="Textkrper"/>
      </w:pPr>
      <w:r w:rsidRPr="007E2A00">
        <w:t xml:space="preserve">The first decision is in terms of parameters; a list of model parameters is selected that will be made public to </w:t>
      </w:r>
      <w:r w:rsidR="00547DE7">
        <w:t xml:space="preserve">the </w:t>
      </w:r>
      <w:r w:rsidRPr="007E2A00">
        <w:t>master. The result is the generation of the '</w:t>
      </w:r>
      <w:r w:rsidRPr="007E2A00">
        <w:rPr>
          <w:b/>
          <w:bCs/>
        </w:rPr>
        <w:t>Model Description</w:t>
      </w:r>
      <w:r w:rsidRPr="007E2A00">
        <w:t>' XML file which describes the model in terms of a black box.</w:t>
      </w:r>
    </w:p>
    <w:p w:rsidR="002978F2" w:rsidRPr="007E2A00" w:rsidRDefault="002978F2" w:rsidP="00B25993">
      <w:pPr>
        <w:pStyle w:val="Textkrper"/>
      </w:pPr>
      <w:r w:rsidRPr="007E2A00">
        <w:t xml:space="preserve">The second decision pertains to the form in which the model will be exposed to the </w:t>
      </w:r>
      <w:r w:rsidR="00B25993" w:rsidRPr="007E2A00">
        <w:t>master</w:t>
      </w:r>
      <w:r w:rsidR="00B25993" w:rsidRPr="007E2A00" w:rsidDel="00547DE7">
        <w:t xml:space="preserve">. </w:t>
      </w:r>
      <w:r w:rsidRPr="007E2A00">
        <w:t>Two alternatives are possible:</w:t>
      </w:r>
    </w:p>
    <w:p w:rsidR="002978F2" w:rsidRPr="00146E7B" w:rsidRDefault="002978F2" w:rsidP="00593499">
      <w:pPr>
        <w:pStyle w:val="BulletStandard"/>
        <w:jc w:val="both"/>
      </w:pPr>
      <w:r w:rsidRPr="00146E7B">
        <w:rPr>
          <w:b/>
          <w:bCs/>
        </w:rPr>
        <w:t>Code Generation</w:t>
      </w:r>
      <w:r w:rsidRPr="00146E7B">
        <w:t xml:space="preserve">: The </w:t>
      </w:r>
      <w:r w:rsidR="00141A0B">
        <w:t xml:space="preserve">subsystem </w:t>
      </w:r>
      <w:r w:rsidRPr="00146E7B">
        <w:t>model is converted into code, i.e., the equations as well as the solver are compiled into a shared library for one or more targets (similar to the FMI</w:t>
      </w:r>
      <w:r w:rsidR="00141A0B">
        <w:t xml:space="preserve"> </w:t>
      </w:r>
      <w:r w:rsidRPr="00146E7B">
        <w:t>for</w:t>
      </w:r>
      <w:r w:rsidR="00141A0B">
        <w:t xml:space="preserve"> </w:t>
      </w:r>
      <w:r w:rsidRPr="00146E7B">
        <w:t>Model</w:t>
      </w:r>
      <w:r w:rsidR="00141A0B">
        <w:t xml:space="preserve"> </w:t>
      </w:r>
      <w:r w:rsidRPr="00146E7B">
        <w:t>Exchange). Both model code and shared library can be included in the FMU archive</w:t>
      </w:r>
      <w:r w:rsidR="00164A60">
        <w:t xml:space="preserve"> (see section </w:t>
      </w:r>
      <w:r w:rsidR="00164A60">
        <w:fldChar w:fldCharType="begin"/>
      </w:r>
      <w:r w:rsidR="00164A60">
        <w:instrText xml:space="preserve"> REF _Ref273442190 \r \h </w:instrText>
      </w:r>
      <w:r w:rsidR="00164A60">
        <w:fldChar w:fldCharType="separate"/>
      </w:r>
      <w:r w:rsidR="0010528C">
        <w:t>4</w:t>
      </w:r>
      <w:r w:rsidR="00164A60">
        <w:fldChar w:fldCharType="end"/>
      </w:r>
      <w:r w:rsidR="00164A60">
        <w:t xml:space="preserve"> for details)</w:t>
      </w:r>
      <w:r w:rsidRPr="00146E7B">
        <w:t>. The master uses the shared library during a simulation run.</w:t>
      </w:r>
      <w:r w:rsidR="005B1E76">
        <w:t xml:space="preserve"> In the XML-file this is indicated by the </w:t>
      </w:r>
      <w:r w:rsidR="005B1E76" w:rsidRPr="005B1E76">
        <w:rPr>
          <w:rStyle w:val="CODE"/>
        </w:rPr>
        <w:t>Implementation</w:t>
      </w:r>
      <w:r w:rsidR="005B1E76">
        <w:t xml:space="preserve"> flag with the value </w:t>
      </w:r>
      <w:r w:rsidR="005B1E76" w:rsidRPr="005B1E76">
        <w:rPr>
          <w:rStyle w:val="CODE"/>
        </w:rPr>
        <w:t>CoSimulation_StandAlone</w:t>
      </w:r>
      <w:r w:rsidR="005B1E76">
        <w:t>.</w:t>
      </w:r>
    </w:p>
    <w:p w:rsidR="002978F2" w:rsidRPr="00146E7B" w:rsidRDefault="002978F2" w:rsidP="00593499">
      <w:pPr>
        <w:pStyle w:val="BulletStandard"/>
        <w:jc w:val="both"/>
      </w:pPr>
      <w:r w:rsidRPr="00146E7B">
        <w:rPr>
          <w:b/>
          <w:bCs/>
        </w:rPr>
        <w:t>Tool Coupling</w:t>
      </w:r>
      <w:r w:rsidRPr="00146E7B">
        <w:t xml:space="preserve">: The </w:t>
      </w:r>
      <w:r w:rsidR="00141A0B">
        <w:t xml:space="preserve">subsystem </w:t>
      </w:r>
      <w:r w:rsidRPr="00146E7B">
        <w:t xml:space="preserve">model and dependencies are stored directly within the FMU. The master needs to </w:t>
      </w:r>
      <w:r w:rsidR="00141A0B">
        <w:t>couple to</w:t>
      </w:r>
      <w:r w:rsidR="00141A0B" w:rsidRPr="00146E7B">
        <w:t xml:space="preserve"> </w:t>
      </w:r>
      <w:r w:rsidRPr="00146E7B">
        <w:t>the original slave simulator that exported the FMU to be able to perform a simulation run.</w:t>
      </w:r>
      <w:r w:rsidR="005B1E76">
        <w:t xml:space="preserve"> Instead of the compiled model code the FMU archive contains a shared library of a slave tool specific wrapper, which is to be imported by the master tool and interfaces the external tool. The XML </w:t>
      </w:r>
      <w:r w:rsidR="005B1E76" w:rsidRPr="005B1E76">
        <w:rPr>
          <w:rStyle w:val="CODE"/>
        </w:rPr>
        <w:t>Implementation</w:t>
      </w:r>
      <w:r w:rsidR="005B1E76">
        <w:t xml:space="preserve"> flag has the value </w:t>
      </w:r>
      <w:r w:rsidR="005B1E76" w:rsidRPr="005B1E76">
        <w:rPr>
          <w:rStyle w:val="CODE"/>
        </w:rPr>
        <w:t>CoSimulation_</w:t>
      </w:r>
      <w:r w:rsidR="005B1E76">
        <w:rPr>
          <w:rStyle w:val="CODE"/>
        </w:rPr>
        <w:t>Tool</w:t>
      </w:r>
      <w:r w:rsidR="007361BF">
        <w:t xml:space="preserve"> (for details see also </w:t>
      </w:r>
      <w:r w:rsidR="007361BF">
        <w:fldChar w:fldCharType="begin"/>
      </w:r>
      <w:r w:rsidR="007361BF">
        <w:instrText xml:space="preserve"> REF _Ref272930063 \r \h </w:instrText>
      </w:r>
      <w:r w:rsidR="007361BF">
        <w:fldChar w:fldCharType="separate"/>
      </w:r>
      <w:r w:rsidR="0010528C">
        <w:t>3.5.2</w:t>
      </w:r>
      <w:r w:rsidR="007361BF">
        <w:fldChar w:fldCharType="end"/>
      </w:r>
      <w:r w:rsidR="007361BF">
        <w:t>).</w:t>
      </w:r>
    </w:p>
    <w:p w:rsidR="002978F2" w:rsidRPr="007E2A00" w:rsidRDefault="002978F2" w:rsidP="00B25993">
      <w:pPr>
        <w:pStyle w:val="Textkrper"/>
      </w:pPr>
      <w:r w:rsidRPr="007E2A00">
        <w:t>The end-result is an FMU that contains a Model description XML file, and possibly the generated model code, compiled shared libraries</w:t>
      </w:r>
      <w:r w:rsidR="00141A0B">
        <w:t>,</w:t>
      </w:r>
      <w:r w:rsidRPr="007E2A00">
        <w:t xml:space="preserve"> or the actual model files.</w:t>
      </w:r>
      <w:r w:rsidR="00146E7B">
        <w:t xml:space="preserve"> </w:t>
      </w:r>
      <w:r w:rsidRPr="007E2A00">
        <w:t>The FMU may be published to some FMU library; two alternatives are possible:</w:t>
      </w:r>
    </w:p>
    <w:p w:rsidR="002978F2" w:rsidRPr="00146E7B" w:rsidRDefault="002978F2" w:rsidP="00593499">
      <w:pPr>
        <w:pStyle w:val="BulletStandard"/>
        <w:jc w:val="both"/>
      </w:pPr>
      <w:r w:rsidRPr="00146E7B">
        <w:lastRenderedPageBreak/>
        <w:t>The slave simulator published the FMU to a proprietary location within the simulator environment, or</w:t>
      </w:r>
    </w:p>
    <w:p w:rsidR="002978F2" w:rsidRPr="007E2A00" w:rsidRDefault="00146E7B" w:rsidP="00593499">
      <w:pPr>
        <w:pStyle w:val="BulletStandard"/>
        <w:jc w:val="both"/>
        <w:rPr>
          <w:i/>
          <w:iCs/>
        </w:rPr>
      </w:pPr>
      <w:r w:rsidRPr="00146E7B">
        <w:t>t</w:t>
      </w:r>
      <w:r w:rsidR="002978F2" w:rsidRPr="00146E7B">
        <w:t xml:space="preserve">he FMI </w:t>
      </w:r>
      <w:r w:rsidR="00141A0B">
        <w:t xml:space="preserve">for </w:t>
      </w:r>
      <w:r w:rsidR="002978F2" w:rsidRPr="00146E7B">
        <w:t>PLM API is used</w:t>
      </w:r>
      <w:r w:rsidR="002978F2" w:rsidRPr="007E2A00">
        <w:t xml:space="preserve"> to publish the FMU to a central PLM repository.</w:t>
      </w:r>
    </w:p>
    <w:p w:rsidR="002978F2" w:rsidRPr="007E2A00" w:rsidRDefault="002978F2" w:rsidP="00C1282E">
      <w:pPr>
        <w:pStyle w:val="berschrift5"/>
        <w:rPr>
          <w:lang w:val="en-US"/>
        </w:rPr>
      </w:pPr>
      <w:r w:rsidRPr="007E2A00">
        <w:rPr>
          <w:lang w:val="en-US"/>
        </w:rPr>
        <w:t>Composition Step</w:t>
      </w:r>
    </w:p>
    <w:p w:rsidR="002978F2" w:rsidRPr="007E2A00" w:rsidRDefault="0081590A" w:rsidP="00B25993">
      <w:pPr>
        <w:pStyle w:val="Textkrper"/>
      </w:pPr>
      <w:r>
        <w:t xml:space="preserve">In general, </w:t>
      </w:r>
      <w:r w:rsidR="002978F2" w:rsidRPr="007E2A00">
        <w:t>co-simulation platforms require some form of composition of slave simulation models</w:t>
      </w:r>
      <w:r w:rsidR="00BD6C26">
        <w:t xml:space="preserve"> in order to join subsystem models to a complete simulation system</w:t>
      </w:r>
      <w:r w:rsidR="002978F2" w:rsidRPr="007E2A00">
        <w:t>. This composition may be performed in different manners, and typically results in some form of a component-connection graph</w:t>
      </w:r>
      <w:r w:rsidRPr="0081590A">
        <w:t xml:space="preserve"> </w:t>
      </w:r>
      <w:r w:rsidRPr="007E2A00">
        <w:t>structure</w:t>
      </w:r>
      <w:r w:rsidR="002978F2" w:rsidRPr="007E2A00">
        <w:t xml:space="preserve"> (</w:t>
      </w:r>
      <w:r w:rsidR="002978F2" w:rsidRPr="007E2A00">
        <w:fldChar w:fldCharType="begin"/>
      </w:r>
      <w:r w:rsidR="002978F2" w:rsidRPr="007E2A00">
        <w:instrText xml:space="preserve"> REF _Ref264041028 \h </w:instrText>
      </w:r>
      <w:r w:rsidR="00593499">
        <w:instrText xml:space="preserve"> \* MERGEFORMAT </w:instrText>
      </w:r>
      <w:r w:rsidR="002978F2" w:rsidRPr="007E2A00">
        <w:fldChar w:fldCharType="separate"/>
      </w:r>
      <w:r w:rsidR="0010528C" w:rsidRPr="007E2A00">
        <w:t xml:space="preserve">Figure </w:t>
      </w:r>
      <w:r w:rsidR="0010528C">
        <w:rPr>
          <w:noProof/>
        </w:rPr>
        <w:t>4</w:t>
      </w:r>
      <w:r w:rsidR="002978F2" w:rsidRPr="007E2A00">
        <w:fldChar w:fldCharType="end"/>
      </w:r>
      <w:r w:rsidR="002978F2" w:rsidRPr="007E2A00">
        <w:t>)</w:t>
      </w:r>
      <w:r w:rsidR="00141A0B">
        <w:t>.</w:t>
      </w:r>
      <w:r w:rsidR="002978F2" w:rsidRPr="007E2A00">
        <w:t xml:space="preserve"> </w:t>
      </w:r>
      <w:r w:rsidR="00141A0B">
        <w:t>I</w:t>
      </w:r>
      <w:r w:rsidR="002978F2" w:rsidRPr="007E2A00">
        <w:t>n this specification, components denote imported FMU instances and the connections represent the communication paths used to exchange data between FMUs. The master is then responsible to schedule communication between components (master algorithm).</w:t>
      </w:r>
    </w:p>
    <w:p w:rsidR="002978F2" w:rsidRPr="007E2A00" w:rsidRDefault="002978F2" w:rsidP="002978F2">
      <w:pPr>
        <w:rPr>
          <w:i/>
          <w:iCs/>
          <w:lang w:val="en-US"/>
        </w:rPr>
      </w:pPr>
    </w:p>
    <w:p w:rsidR="002978F2" w:rsidRPr="007E2A00" w:rsidRDefault="006F6D83" w:rsidP="002978F2">
      <w:pPr>
        <w:keepNext/>
        <w:jc w:val="center"/>
        <w:rPr>
          <w:lang w:val="en-US"/>
        </w:rPr>
      </w:pPr>
      <w:r>
        <w:rPr>
          <w:noProof/>
          <w:lang w:val="de-DE" w:eastAsia="de-DE"/>
        </w:rPr>
        <w:drawing>
          <wp:inline distT="0" distB="0" distL="0" distR="0" wp14:anchorId="52543EE6" wp14:editId="04FDD659">
            <wp:extent cx="3812540" cy="1263015"/>
            <wp:effectExtent l="0" t="0" r="0" b="0"/>
            <wp:docPr id="427" name="Bild 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7"/>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3812540" cy="1263015"/>
                    </a:xfrm>
                    <a:prstGeom prst="rect">
                      <a:avLst/>
                    </a:prstGeom>
                    <a:noFill/>
                    <a:ln>
                      <a:noFill/>
                    </a:ln>
                    <a:effectLst/>
                  </pic:spPr>
                </pic:pic>
              </a:graphicData>
            </a:graphic>
          </wp:inline>
        </w:drawing>
      </w:r>
    </w:p>
    <w:p w:rsidR="002978F2" w:rsidRPr="007E2A00" w:rsidRDefault="002978F2" w:rsidP="00C1282E">
      <w:pPr>
        <w:pStyle w:val="FormatvorlageBeschriftung"/>
        <w:outlineLvl w:val="0"/>
      </w:pPr>
      <w:bookmarkStart w:id="54" w:name="_Ref264041028"/>
      <w:r w:rsidRPr="007E2A00">
        <w:t xml:space="preserve">Figure </w:t>
      </w:r>
      <w:r w:rsidRPr="007E2A00">
        <w:fldChar w:fldCharType="begin"/>
      </w:r>
      <w:r w:rsidRPr="007E2A00">
        <w:instrText xml:space="preserve"> SEQ Abbildung \* ARABIC </w:instrText>
      </w:r>
      <w:r w:rsidRPr="007E2A00">
        <w:fldChar w:fldCharType="separate"/>
      </w:r>
      <w:r w:rsidR="0010528C">
        <w:rPr>
          <w:noProof/>
        </w:rPr>
        <w:t>4</w:t>
      </w:r>
      <w:r w:rsidRPr="007E2A00">
        <w:fldChar w:fldCharType="end"/>
      </w:r>
      <w:bookmarkEnd w:id="54"/>
      <w:r w:rsidRPr="007E2A00">
        <w:t>: Component-Connection Graph Structure</w:t>
      </w:r>
    </w:p>
    <w:p w:rsidR="002978F2" w:rsidRPr="007E2A00" w:rsidRDefault="002978F2" w:rsidP="00B25993">
      <w:pPr>
        <w:pStyle w:val="Textkrper"/>
      </w:pPr>
      <w:r w:rsidRPr="007E2A00">
        <w:t>A component-connection graph variant commonly used is the co-simulation with signal</w:t>
      </w:r>
      <w:r w:rsidR="00886F2D">
        <w:t xml:space="preserve"> </w:t>
      </w:r>
      <w:r w:rsidRPr="007E2A00">
        <w:t>pools (</w:t>
      </w:r>
      <w:r w:rsidRPr="007E2A00">
        <w:fldChar w:fldCharType="begin"/>
      </w:r>
      <w:r w:rsidRPr="007E2A00">
        <w:instrText xml:space="preserve"> REF _Ref264041080 \h </w:instrText>
      </w:r>
      <w:r w:rsidR="00593499">
        <w:instrText xml:space="preserve"> \* MERGEFORMAT </w:instrText>
      </w:r>
      <w:r w:rsidRPr="007E2A00">
        <w:fldChar w:fldCharType="separate"/>
      </w:r>
      <w:r w:rsidR="0010528C" w:rsidRPr="007E2A00">
        <w:t xml:space="preserve">Figure </w:t>
      </w:r>
      <w:r w:rsidR="0010528C">
        <w:rPr>
          <w:noProof/>
        </w:rPr>
        <w:t>5</w:t>
      </w:r>
      <w:r w:rsidRPr="007E2A00">
        <w:fldChar w:fldCharType="end"/>
      </w:r>
      <w:r w:rsidRPr="007E2A00">
        <w:t>). Typically a component publishes a specific output variable that is subscribed by several other components as input. A co-simulation signal pool model can easily be converted to a connection graph model.</w:t>
      </w:r>
    </w:p>
    <w:p w:rsidR="002978F2" w:rsidRPr="007E2A00" w:rsidRDefault="002978F2" w:rsidP="002978F2">
      <w:pPr>
        <w:rPr>
          <w:i/>
          <w:iCs/>
          <w:lang w:val="en-US"/>
        </w:rPr>
      </w:pPr>
    </w:p>
    <w:p w:rsidR="002978F2" w:rsidRPr="007E2A00" w:rsidRDefault="006F6D83" w:rsidP="002978F2">
      <w:pPr>
        <w:keepNext/>
        <w:jc w:val="center"/>
        <w:rPr>
          <w:lang w:val="en-US"/>
        </w:rPr>
      </w:pPr>
      <w:r>
        <w:rPr>
          <w:noProof/>
          <w:lang w:val="de-DE" w:eastAsia="de-DE"/>
        </w:rPr>
        <w:drawing>
          <wp:inline distT="0" distB="0" distL="0" distR="0" wp14:anchorId="1914D12D" wp14:editId="4EA971B4">
            <wp:extent cx="4337685" cy="1529715"/>
            <wp:effectExtent l="0" t="0" r="0" b="0"/>
            <wp:docPr id="428" name="Bild 4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8"/>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337685" cy="1529715"/>
                    </a:xfrm>
                    <a:prstGeom prst="rect">
                      <a:avLst/>
                    </a:prstGeom>
                    <a:noFill/>
                    <a:ln>
                      <a:noFill/>
                    </a:ln>
                    <a:effectLst/>
                  </pic:spPr>
                </pic:pic>
              </a:graphicData>
            </a:graphic>
          </wp:inline>
        </w:drawing>
      </w:r>
    </w:p>
    <w:p w:rsidR="002978F2" w:rsidRPr="007E2A00" w:rsidRDefault="002978F2" w:rsidP="00C1282E">
      <w:pPr>
        <w:pStyle w:val="FormatvorlageBeschriftung"/>
        <w:outlineLvl w:val="0"/>
      </w:pPr>
      <w:bookmarkStart w:id="55" w:name="_Ref264041080"/>
      <w:r w:rsidRPr="007E2A00">
        <w:t xml:space="preserve">Figure </w:t>
      </w:r>
      <w:r w:rsidRPr="007E2A00">
        <w:fldChar w:fldCharType="begin"/>
      </w:r>
      <w:r w:rsidRPr="007E2A00">
        <w:instrText xml:space="preserve"> SEQ Abbildung \* ARABIC </w:instrText>
      </w:r>
      <w:r w:rsidRPr="007E2A00">
        <w:fldChar w:fldCharType="separate"/>
      </w:r>
      <w:r w:rsidR="0010528C">
        <w:rPr>
          <w:noProof/>
        </w:rPr>
        <w:t>5</w:t>
      </w:r>
      <w:r w:rsidRPr="007E2A00">
        <w:fldChar w:fldCharType="end"/>
      </w:r>
      <w:bookmarkEnd w:id="55"/>
      <w:r w:rsidRPr="007E2A00">
        <w:t>: Signal-Pool Variant of a Component-Connection Graph Structure</w:t>
      </w:r>
    </w:p>
    <w:p w:rsidR="002978F2" w:rsidRPr="007E2A00" w:rsidRDefault="002978F2" w:rsidP="00B25993">
      <w:pPr>
        <w:pStyle w:val="Textkrper"/>
      </w:pPr>
      <w:r w:rsidRPr="007E2A00">
        <w:t xml:space="preserve">A master can import an FMU by reading the FMU’s zip-archive and the therein contained Model Description XML file. The </w:t>
      </w:r>
      <w:r w:rsidR="0081590A">
        <w:t>m</w:t>
      </w:r>
      <w:r w:rsidRPr="007E2A00">
        <w:t xml:space="preserve">odel </w:t>
      </w:r>
      <w:r w:rsidR="0081590A">
        <w:t>d</w:t>
      </w:r>
      <w:r w:rsidRPr="007E2A00">
        <w:t>escription provides the information required by the master to expose the name, the parameters, inputs and outputs of the FMU.</w:t>
      </w:r>
    </w:p>
    <w:p w:rsidR="002978F2" w:rsidRPr="007E2A00" w:rsidRDefault="002978F2" w:rsidP="002978F2">
      <w:pPr>
        <w:rPr>
          <w:i/>
          <w:iCs/>
          <w:lang w:val="en-US"/>
        </w:rPr>
      </w:pPr>
    </w:p>
    <w:p w:rsidR="002978F2" w:rsidRPr="007E2A00" w:rsidRDefault="006F6D83" w:rsidP="002978F2">
      <w:pPr>
        <w:keepNext/>
        <w:jc w:val="center"/>
        <w:rPr>
          <w:lang w:val="en-US"/>
        </w:rPr>
      </w:pPr>
      <w:r w:rsidRPr="00677369">
        <w:rPr>
          <w:noProof/>
          <w:lang w:val="de-DE" w:eastAsia="de-DE"/>
        </w:rPr>
        <w:lastRenderedPageBreak/>
        <w:drawing>
          <wp:inline distT="0" distB="0" distL="0" distR="0" wp14:anchorId="557BF5BC" wp14:editId="0F8F03FE">
            <wp:extent cx="6146165" cy="3442970"/>
            <wp:effectExtent l="0" t="0" r="0" b="0"/>
            <wp:docPr id="42" name="Bild 42" descr="FMI Class Insta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FMI Class Instance"/>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6146165" cy="3442970"/>
                    </a:xfrm>
                    <a:prstGeom prst="rect">
                      <a:avLst/>
                    </a:prstGeom>
                    <a:noFill/>
                    <a:ln>
                      <a:noFill/>
                    </a:ln>
                  </pic:spPr>
                </pic:pic>
              </a:graphicData>
            </a:graphic>
          </wp:inline>
        </w:drawing>
      </w:r>
    </w:p>
    <w:p w:rsidR="002978F2" w:rsidRPr="006E1897" w:rsidRDefault="002978F2" w:rsidP="00C1282E">
      <w:pPr>
        <w:pStyle w:val="FormatvorlageBeschriftung"/>
        <w:outlineLvl w:val="0"/>
      </w:pPr>
      <w:r w:rsidRPr="006E1897">
        <w:t xml:space="preserve">Figure </w:t>
      </w:r>
      <w:r w:rsidRPr="007E2A00">
        <w:fldChar w:fldCharType="begin"/>
      </w:r>
      <w:r w:rsidRPr="006E1897">
        <w:instrText xml:space="preserve"> SEQ Abbildung \* ARABIC </w:instrText>
      </w:r>
      <w:r w:rsidRPr="007E2A00">
        <w:fldChar w:fldCharType="separate"/>
      </w:r>
      <w:r w:rsidR="0010528C" w:rsidRPr="006E1897">
        <w:rPr>
          <w:noProof/>
        </w:rPr>
        <w:t>6</w:t>
      </w:r>
      <w:r w:rsidRPr="007E2A00">
        <w:fldChar w:fldCharType="end"/>
      </w:r>
      <w:r w:rsidRPr="006E1897">
        <w:t xml:space="preserve">: </w:t>
      </w:r>
      <w:r w:rsidRPr="00CB4AF7">
        <w:rPr>
          <w:lang w:val="en-CA"/>
        </w:rPr>
        <w:t>FMU Classifier/Instance</w:t>
      </w:r>
      <w:r w:rsidR="007E2A00" w:rsidRPr="00CB4AF7">
        <w:rPr>
          <w:lang w:val="en-CA"/>
        </w:rPr>
        <w:t xml:space="preserve"> Differences</w:t>
      </w:r>
    </w:p>
    <w:p w:rsidR="002978F2" w:rsidRPr="007E2A00" w:rsidRDefault="002978F2" w:rsidP="00B25993">
      <w:pPr>
        <w:pStyle w:val="Textkrper"/>
      </w:pPr>
      <w:r w:rsidRPr="007E2A00">
        <w:t xml:space="preserve">To ensure reusability of an FMU within the same component-connection graph, a clear distinction is made between </w:t>
      </w:r>
      <w:r w:rsidR="001B6173">
        <w:t>classes</w:t>
      </w:r>
      <w:r w:rsidR="001B6173" w:rsidRPr="007E2A00">
        <w:t xml:space="preserve"> </w:t>
      </w:r>
      <w:r w:rsidRPr="007E2A00">
        <w:t xml:space="preserve">and instances. Each </w:t>
      </w:r>
      <w:r w:rsidR="001B6173">
        <w:t xml:space="preserve">specific </w:t>
      </w:r>
      <w:r w:rsidRPr="007E2A00">
        <w:t xml:space="preserve">FMU is a </w:t>
      </w:r>
      <w:r w:rsidR="001B6173">
        <w:t>subsystem class</w:t>
      </w:r>
      <w:r w:rsidR="001B6173" w:rsidRPr="007E2A00">
        <w:t xml:space="preserve"> </w:t>
      </w:r>
      <w:r w:rsidRPr="007E2A00">
        <w:t xml:space="preserve">with a unique identifier (the name of an FMU is </w:t>
      </w:r>
      <w:r w:rsidR="001B6173">
        <w:t>subsystem</w:t>
      </w:r>
      <w:r w:rsidR="001B6173" w:rsidRPr="007E2A00">
        <w:t xml:space="preserve"> </w:t>
      </w:r>
      <w:r w:rsidRPr="007E2A00">
        <w:t>dependent). Because an FMU may appear several times within a component-connection graph, an FMU is instantiated with each instance being assigned a unique identifier. The FMU instance denotes then a component within the component-connection graph.</w:t>
      </w:r>
    </w:p>
    <w:p w:rsidR="002978F2" w:rsidRPr="007E2A00" w:rsidRDefault="002978F2" w:rsidP="00B25993">
      <w:pPr>
        <w:pStyle w:val="Textkrper"/>
      </w:pPr>
      <w:r w:rsidRPr="007E2A00">
        <w:t>Additionally, each FMU instance stores the initial parameter values and the connection-graph can store the simulation parameters.</w:t>
      </w:r>
    </w:p>
    <w:p w:rsidR="002978F2" w:rsidRPr="007E2A00" w:rsidRDefault="002978F2" w:rsidP="00C1282E">
      <w:pPr>
        <w:pStyle w:val="berschrift4"/>
        <w:rPr>
          <w:lang w:val="en-US"/>
        </w:rPr>
      </w:pPr>
      <w:bookmarkStart w:id="56" w:name="_Ref272930489"/>
      <w:r w:rsidRPr="007E2A00">
        <w:rPr>
          <w:lang w:val="en-US"/>
        </w:rPr>
        <w:t>Deployment Phase</w:t>
      </w:r>
      <w:bookmarkEnd w:id="56"/>
    </w:p>
    <w:p w:rsidR="002978F2" w:rsidRPr="007E2A00" w:rsidRDefault="002978F2" w:rsidP="00B25993">
      <w:pPr>
        <w:pStyle w:val="Textkrper"/>
      </w:pPr>
      <w:r w:rsidRPr="007E2A00">
        <w:t>If co-simulation is enacted within a single host, all FMU components need to be accessible to that host. The master has direct file-access to the FMUs; in the simulation phase, the instantiation of FMUs can occur directly within the master process.</w:t>
      </w:r>
    </w:p>
    <w:p w:rsidR="002978F2" w:rsidRPr="007E2A00" w:rsidRDefault="002978F2" w:rsidP="00B25993">
      <w:pPr>
        <w:pStyle w:val="Textkrper"/>
      </w:pPr>
      <w:r w:rsidRPr="007E2A00">
        <w:t>In the context of distributed co-simulation, the master typically communicates with slave simulators located on remote machines. The slave simulator is instructed to load the FMU in memory, and exposes the loaded FMU as an instance to the master. To do so, the slave simulation requires access to the FMU.</w:t>
      </w:r>
    </w:p>
    <w:p w:rsidR="002978F2" w:rsidRPr="007E2A00" w:rsidRDefault="006F6D83" w:rsidP="00B25993">
      <w:pPr>
        <w:pStyle w:val="Textkrper"/>
      </w:pPr>
      <w:r>
        <w:rPr>
          <w:noProof/>
          <w:lang w:val="de-DE" w:eastAsia="de-DE"/>
        </w:rPr>
        <w:lastRenderedPageBreak/>
        <w:drawing>
          <wp:inline distT="0" distB="0" distL="0" distR="0" wp14:anchorId="7C98E0D1" wp14:editId="0FF59EF3">
            <wp:extent cx="5971540" cy="3164840"/>
            <wp:effectExtent l="0" t="0" r="0" b="0"/>
            <wp:docPr id="43" name="Bild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87" cstate="print">
                      <a:extLst>
                        <a:ext uri="{28A0092B-C50C-407E-A947-70E740481C1C}">
                          <a14:useLocalDpi xmlns:a14="http://schemas.microsoft.com/office/drawing/2010/main" val="0"/>
                        </a:ext>
                      </a:extLst>
                    </a:blip>
                    <a:srcRect/>
                    <a:stretch>
                      <a:fillRect/>
                    </a:stretch>
                  </pic:blipFill>
                  <pic:spPr bwMode="auto">
                    <a:xfrm>
                      <a:off x="0" y="0"/>
                      <a:ext cx="5971540" cy="3164840"/>
                    </a:xfrm>
                    <a:prstGeom prst="rect">
                      <a:avLst/>
                    </a:prstGeom>
                    <a:noFill/>
                    <a:ln>
                      <a:noFill/>
                    </a:ln>
                  </pic:spPr>
                </pic:pic>
              </a:graphicData>
            </a:graphic>
          </wp:inline>
        </w:drawing>
      </w:r>
    </w:p>
    <w:p w:rsidR="002978F2" w:rsidRPr="007E2A00" w:rsidRDefault="002978F2" w:rsidP="00C1282E">
      <w:pPr>
        <w:pStyle w:val="FormatvorlageBeschriftung"/>
        <w:outlineLvl w:val="0"/>
      </w:pPr>
      <w:r w:rsidRPr="007E2A00">
        <w:t xml:space="preserve">Figure </w:t>
      </w:r>
      <w:r w:rsidRPr="007E2A00">
        <w:fldChar w:fldCharType="begin"/>
      </w:r>
      <w:r w:rsidRPr="007E2A00">
        <w:instrText xml:space="preserve"> SEQ Abbildung \* ARABIC </w:instrText>
      </w:r>
      <w:r w:rsidRPr="007E2A00">
        <w:fldChar w:fldCharType="separate"/>
      </w:r>
      <w:r w:rsidR="0010528C">
        <w:rPr>
          <w:noProof/>
        </w:rPr>
        <w:t>7</w:t>
      </w:r>
      <w:r w:rsidRPr="007E2A00">
        <w:fldChar w:fldCharType="end"/>
      </w:r>
      <w:r w:rsidRPr="007E2A00">
        <w:t xml:space="preserve">: Distribution of FMUs across </w:t>
      </w:r>
      <w:r w:rsidR="007204B3">
        <w:t>a</w:t>
      </w:r>
      <w:r w:rsidR="007204B3" w:rsidRPr="007E2A00">
        <w:t xml:space="preserve"> </w:t>
      </w:r>
      <w:r w:rsidRPr="007E2A00">
        <w:t>Co-Simulation Cluster</w:t>
      </w:r>
    </w:p>
    <w:p w:rsidR="002978F2" w:rsidRPr="007E2A00" w:rsidRDefault="002978F2" w:rsidP="00CE0BCC">
      <w:pPr>
        <w:pStyle w:val="Textkrper"/>
      </w:pPr>
      <w:r w:rsidRPr="007E2A00">
        <w:t>Deployment refers to the act of making FMUs available to the slave simulators located remotely to the master; deployment can be performed in different ways.</w:t>
      </w:r>
    </w:p>
    <w:p w:rsidR="002978F2" w:rsidRPr="007E2A00" w:rsidRDefault="002978F2" w:rsidP="00CE0BCC">
      <w:pPr>
        <w:pStyle w:val="Textkrper"/>
      </w:pPr>
      <w:r w:rsidRPr="007E2A00">
        <w:t xml:space="preserve">An </w:t>
      </w:r>
      <w:r w:rsidRPr="007E7487">
        <w:rPr>
          <w:bCs/>
        </w:rPr>
        <w:t>offline deployment</w:t>
      </w:r>
      <w:r w:rsidRPr="007E2A00">
        <w:rPr>
          <w:b/>
          <w:bCs/>
        </w:rPr>
        <w:t xml:space="preserve"> </w:t>
      </w:r>
      <w:r w:rsidRPr="007E2A00">
        <w:t xml:space="preserve">refers to the manual transport of FMUs to remote locations. Some co-simulation platforms perform deployment within the composition phase. FMUs are copied remotely by the user. </w:t>
      </w:r>
    </w:p>
    <w:p w:rsidR="002978F2" w:rsidRPr="007E2A00" w:rsidRDefault="002978F2" w:rsidP="00CE0BCC">
      <w:pPr>
        <w:pStyle w:val="Textkrper"/>
      </w:pPr>
      <w:r w:rsidRPr="007E2A00">
        <w:t xml:space="preserve">An </w:t>
      </w:r>
      <w:r w:rsidRPr="007E7487">
        <w:rPr>
          <w:bCs/>
        </w:rPr>
        <w:t>online deployment</w:t>
      </w:r>
      <w:r w:rsidRPr="007E2A00">
        <w:rPr>
          <w:b/>
          <w:bCs/>
        </w:rPr>
        <w:t xml:space="preserve"> </w:t>
      </w:r>
      <w:r w:rsidRPr="007E2A00">
        <w:t>is the automatic deployment of FMU</w:t>
      </w:r>
      <w:r w:rsidR="00E15136">
        <w:t>s</w:t>
      </w:r>
      <w:r w:rsidRPr="007E2A00">
        <w:t xml:space="preserve"> on different hosts by the master. The user only needs to specify on which hosts the various FMU instances need to be transferred to.</w:t>
      </w:r>
    </w:p>
    <w:p w:rsidR="002978F2" w:rsidRPr="007E2A00" w:rsidRDefault="002978F2" w:rsidP="00CE0BCC">
      <w:pPr>
        <w:pStyle w:val="Textkrper"/>
      </w:pPr>
      <w:r w:rsidRPr="007E2A00">
        <w:t>Either way, the end result is that the various FMUs used by the master are distributed on the intended hosts.</w:t>
      </w:r>
    </w:p>
    <w:p w:rsidR="002978F2" w:rsidRPr="007E2A00" w:rsidRDefault="002978F2" w:rsidP="00C1282E">
      <w:pPr>
        <w:pStyle w:val="berschrift4"/>
        <w:rPr>
          <w:lang w:val="en-US"/>
        </w:rPr>
      </w:pPr>
      <w:r w:rsidRPr="007E2A00">
        <w:rPr>
          <w:lang w:val="en-US"/>
        </w:rPr>
        <w:t>Simulation Phase</w:t>
      </w:r>
    </w:p>
    <w:p w:rsidR="002978F2" w:rsidRPr="007E2A00" w:rsidRDefault="002978F2" w:rsidP="00CE0BCC">
      <w:pPr>
        <w:pStyle w:val="Textkrper"/>
      </w:pPr>
      <w:r w:rsidRPr="007E2A00">
        <w:t>The simulation phase (</w:t>
      </w:r>
      <w:r w:rsidRPr="007E2A00">
        <w:fldChar w:fldCharType="begin"/>
      </w:r>
      <w:r w:rsidRPr="007E2A00">
        <w:instrText xml:space="preserve"> REF _Ref264041401 \h </w:instrText>
      </w:r>
      <w:r w:rsidRPr="007E2A00">
        <w:fldChar w:fldCharType="separate"/>
      </w:r>
      <w:r w:rsidR="0010528C" w:rsidRPr="007E2A00">
        <w:t xml:space="preserve">Figure </w:t>
      </w:r>
      <w:r w:rsidR="0010528C">
        <w:rPr>
          <w:noProof/>
        </w:rPr>
        <w:t>8</w:t>
      </w:r>
      <w:r w:rsidRPr="007E2A00">
        <w:fldChar w:fldCharType="end"/>
      </w:r>
      <w:r w:rsidRPr="007E2A00">
        <w:t>) encompasses all the activities related to the execution runtime. The master is responsible for the lifecycle of FMU instances within a simulation run (experiment).</w:t>
      </w:r>
    </w:p>
    <w:p w:rsidR="002978F2" w:rsidRPr="007E2A00" w:rsidRDefault="002978F2" w:rsidP="002978F2">
      <w:pPr>
        <w:rPr>
          <w:i/>
          <w:iCs/>
          <w:lang w:val="en-US"/>
        </w:rPr>
      </w:pPr>
    </w:p>
    <w:p w:rsidR="002978F2" w:rsidRPr="007E2A00" w:rsidRDefault="006F6D83" w:rsidP="002978F2">
      <w:pPr>
        <w:keepNext/>
        <w:jc w:val="center"/>
        <w:rPr>
          <w:lang w:val="en-US"/>
        </w:rPr>
      </w:pPr>
      <w:r w:rsidRPr="007E2A00">
        <w:rPr>
          <w:noProof/>
          <w:lang w:val="de-DE" w:eastAsia="de-DE"/>
        </w:rPr>
        <w:drawing>
          <wp:inline distT="0" distB="0" distL="0" distR="0" wp14:anchorId="5CDF8ED7" wp14:editId="0777C1A6">
            <wp:extent cx="4971415" cy="800100"/>
            <wp:effectExtent l="0" t="0" r="0" b="0"/>
            <wp:docPr id="424" name="Bild 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4"/>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4971415" cy="800100"/>
                    </a:xfrm>
                    <a:prstGeom prst="rect">
                      <a:avLst/>
                    </a:prstGeom>
                    <a:noFill/>
                    <a:ln>
                      <a:noFill/>
                    </a:ln>
                    <a:effectLst/>
                  </pic:spPr>
                </pic:pic>
              </a:graphicData>
            </a:graphic>
          </wp:inline>
        </w:drawing>
      </w:r>
    </w:p>
    <w:p w:rsidR="002978F2" w:rsidRPr="007E2A00" w:rsidRDefault="002978F2" w:rsidP="00C1282E">
      <w:pPr>
        <w:pStyle w:val="FormatvorlageBeschriftung"/>
        <w:outlineLvl w:val="0"/>
      </w:pPr>
      <w:bookmarkStart w:id="57" w:name="_Ref264041401"/>
      <w:r w:rsidRPr="007E2A00">
        <w:t xml:space="preserve">Figure </w:t>
      </w:r>
      <w:r w:rsidRPr="007E2A00">
        <w:fldChar w:fldCharType="begin"/>
      </w:r>
      <w:r w:rsidRPr="007E2A00">
        <w:instrText xml:space="preserve"> SEQ Abbildung \* ARABIC </w:instrText>
      </w:r>
      <w:r w:rsidRPr="007E2A00">
        <w:fldChar w:fldCharType="separate"/>
      </w:r>
      <w:r w:rsidR="0010528C">
        <w:rPr>
          <w:noProof/>
        </w:rPr>
        <w:t>8</w:t>
      </w:r>
      <w:r w:rsidRPr="007E2A00">
        <w:fldChar w:fldCharType="end"/>
      </w:r>
      <w:bookmarkEnd w:id="57"/>
      <w:r w:rsidRPr="007E2A00">
        <w:t>: The Simulation Phase</w:t>
      </w:r>
    </w:p>
    <w:p w:rsidR="002978F2" w:rsidRPr="007E2A00" w:rsidRDefault="002978F2" w:rsidP="00B25993">
      <w:pPr>
        <w:pStyle w:val="Textkrper"/>
        <w:rPr>
          <w:i/>
          <w:iCs/>
        </w:rPr>
      </w:pPr>
      <w:r w:rsidRPr="007E2A00">
        <w:t xml:space="preserve">The lifecycle of an FMU is comprised by the following </w:t>
      </w:r>
      <w:r w:rsidR="00823D35">
        <w:t>sub</w:t>
      </w:r>
      <w:r w:rsidR="003C10EE">
        <w:t>-</w:t>
      </w:r>
      <w:r w:rsidR="00823D35">
        <w:t>phases</w:t>
      </w:r>
      <w:r w:rsidR="00FC4CD5">
        <w:t>.</w:t>
      </w:r>
    </w:p>
    <w:p w:rsidR="002978F2" w:rsidRPr="007E2A00" w:rsidRDefault="002978F2" w:rsidP="00C1282E">
      <w:pPr>
        <w:pStyle w:val="berschrift5"/>
        <w:rPr>
          <w:lang w:val="en-US"/>
        </w:rPr>
      </w:pPr>
      <w:r w:rsidRPr="007E2A00">
        <w:rPr>
          <w:lang w:val="en-US"/>
        </w:rPr>
        <w:t xml:space="preserve">Instantiation </w:t>
      </w:r>
      <w:r w:rsidR="00823D35">
        <w:rPr>
          <w:lang w:val="en-US"/>
        </w:rPr>
        <w:t>Sub</w:t>
      </w:r>
      <w:r w:rsidR="003C10EE">
        <w:rPr>
          <w:lang w:val="en-US"/>
        </w:rPr>
        <w:t>-</w:t>
      </w:r>
      <w:r w:rsidR="00823D35">
        <w:rPr>
          <w:lang w:val="en-US"/>
        </w:rPr>
        <w:t>phase</w:t>
      </w:r>
    </w:p>
    <w:p w:rsidR="002978F2" w:rsidRPr="007E2A00" w:rsidRDefault="002978F2" w:rsidP="00CE0BCC">
      <w:pPr>
        <w:pStyle w:val="Textkrper"/>
      </w:pPr>
      <w:r w:rsidRPr="007E2A00">
        <w:t xml:space="preserve">The master simulator is responsible for the instantiation of all FMU instances contained within </w:t>
      </w:r>
      <w:r w:rsidR="007204B3">
        <w:t>the</w:t>
      </w:r>
      <w:r w:rsidR="007204B3" w:rsidRPr="007E2A00">
        <w:t xml:space="preserve"> </w:t>
      </w:r>
      <w:r w:rsidRPr="007E2A00">
        <w:t xml:space="preserve">component-connection graph. </w:t>
      </w:r>
      <w:r w:rsidR="0082044F" w:rsidRPr="007E2A00">
        <w:t>The FMU</w:t>
      </w:r>
      <w:r w:rsidR="0082044F">
        <w:t>s</w:t>
      </w:r>
      <w:r w:rsidR="0082044F" w:rsidRPr="007E2A00">
        <w:t xml:space="preserve"> are then loaded in</w:t>
      </w:r>
      <w:r w:rsidR="0082044F">
        <w:t>to</w:t>
      </w:r>
      <w:r w:rsidR="0082044F" w:rsidRPr="007E2A00">
        <w:t xml:space="preserve"> memory</w:t>
      </w:r>
      <w:r w:rsidR="0082044F">
        <w:t xml:space="preserve"> and instantiated</w:t>
      </w:r>
      <w:r w:rsidRPr="007E2A00">
        <w:t>.</w:t>
      </w:r>
    </w:p>
    <w:p w:rsidR="002978F2" w:rsidRPr="007E2A00" w:rsidRDefault="007204B3" w:rsidP="00C1282E">
      <w:pPr>
        <w:pStyle w:val="berschrift5"/>
        <w:rPr>
          <w:lang w:val="en-US"/>
        </w:rPr>
      </w:pPr>
      <w:r w:rsidRPr="007E2A00">
        <w:rPr>
          <w:lang w:val="en-US"/>
        </w:rPr>
        <w:lastRenderedPageBreak/>
        <w:t>Initialization</w:t>
      </w:r>
      <w:r w:rsidR="003C10EE" w:rsidRPr="003C10EE">
        <w:rPr>
          <w:lang w:val="en-US"/>
        </w:rPr>
        <w:t xml:space="preserve"> </w:t>
      </w:r>
      <w:r w:rsidR="003C10EE">
        <w:rPr>
          <w:lang w:val="en-US"/>
        </w:rPr>
        <w:t>Sub-phase</w:t>
      </w:r>
    </w:p>
    <w:p w:rsidR="002978F2" w:rsidRPr="007E2A00" w:rsidRDefault="002978F2" w:rsidP="00CE0BCC">
      <w:pPr>
        <w:pStyle w:val="Textkrper"/>
      </w:pPr>
      <w:r w:rsidRPr="007E2A00">
        <w:t xml:space="preserve">Once an FMU instance is ready, the master simulator can set the initial values for each FMU-instance parameter as defined in the component-connection graph. All FMU instances are </w:t>
      </w:r>
      <w:r w:rsidR="007204B3" w:rsidRPr="007E2A00">
        <w:t>initialized</w:t>
      </w:r>
      <w:r w:rsidRPr="007E2A00">
        <w:t xml:space="preserve"> before simulation can start.</w:t>
      </w:r>
    </w:p>
    <w:p w:rsidR="002978F2" w:rsidRPr="007E2A00" w:rsidRDefault="002978F2" w:rsidP="00C1282E">
      <w:pPr>
        <w:pStyle w:val="berschrift5"/>
        <w:rPr>
          <w:lang w:val="en-US"/>
        </w:rPr>
      </w:pPr>
      <w:r w:rsidRPr="007E2A00">
        <w:rPr>
          <w:lang w:val="en-US"/>
        </w:rPr>
        <w:t xml:space="preserve">Simulation </w:t>
      </w:r>
      <w:r w:rsidR="003C10EE">
        <w:rPr>
          <w:lang w:val="en-US"/>
        </w:rPr>
        <w:t>Sub-phase</w:t>
      </w:r>
    </w:p>
    <w:p w:rsidR="002978F2" w:rsidRPr="007E2A00" w:rsidRDefault="002978F2" w:rsidP="00CE0BCC">
      <w:pPr>
        <w:pStyle w:val="Textkrper"/>
      </w:pPr>
      <w:r w:rsidRPr="007E2A00">
        <w:t xml:space="preserve">The master simulator is responsible for the proper orchestration of the different FMU instances according to a so-called </w:t>
      </w:r>
      <w:r w:rsidRPr="007E7487">
        <w:rPr>
          <w:bCs/>
        </w:rPr>
        <w:t>master algorithm</w:t>
      </w:r>
      <w:r w:rsidRPr="007E2A00">
        <w:t xml:space="preserve"> (see section</w:t>
      </w:r>
      <w:r w:rsidR="007361BF">
        <w:t xml:space="preserve"> </w:t>
      </w:r>
      <w:r w:rsidR="007361BF">
        <w:fldChar w:fldCharType="begin"/>
      </w:r>
      <w:r w:rsidR="007361BF">
        <w:instrText xml:space="preserve"> REF _Ref273443122 \r \h </w:instrText>
      </w:r>
      <w:r w:rsidR="007361BF">
        <w:fldChar w:fldCharType="separate"/>
      </w:r>
      <w:r w:rsidR="0010528C">
        <w:t>2.2</w:t>
      </w:r>
      <w:r w:rsidR="007361BF">
        <w:fldChar w:fldCharType="end"/>
      </w:r>
      <w:r w:rsidRPr="007E2A00">
        <w:t>)</w:t>
      </w:r>
      <w:r w:rsidR="007361BF">
        <w:t>.</w:t>
      </w:r>
    </w:p>
    <w:p w:rsidR="002978F2" w:rsidRPr="007E2A00" w:rsidRDefault="002978F2" w:rsidP="00C1282E">
      <w:pPr>
        <w:pStyle w:val="berschrift5"/>
        <w:rPr>
          <w:lang w:val="en-US"/>
        </w:rPr>
      </w:pPr>
      <w:r w:rsidRPr="007E2A00">
        <w:rPr>
          <w:lang w:val="en-US"/>
        </w:rPr>
        <w:t xml:space="preserve">Shutdown </w:t>
      </w:r>
      <w:r w:rsidR="003C10EE">
        <w:rPr>
          <w:lang w:val="en-US"/>
        </w:rPr>
        <w:t>Sub-phase</w:t>
      </w:r>
    </w:p>
    <w:p w:rsidR="002978F2" w:rsidRPr="007E2A00" w:rsidRDefault="002978F2" w:rsidP="00CE0BCC">
      <w:pPr>
        <w:pStyle w:val="Textkrper"/>
      </w:pPr>
      <w:r w:rsidRPr="007E2A00">
        <w:t>The master simulator is responsible for the proper memory deallocation locally and remotely. All FMU instances need to be shutdown; optionally, the FMUs themselves may be deleted from the operating system.</w:t>
      </w:r>
    </w:p>
    <w:p w:rsidR="002978F2" w:rsidRPr="007E2A00" w:rsidRDefault="002978F2" w:rsidP="00C1282E">
      <w:pPr>
        <w:pStyle w:val="berschrift3"/>
      </w:pPr>
      <w:bookmarkStart w:id="58" w:name="_Toc274647141"/>
      <w:r w:rsidRPr="007E2A00">
        <w:t>Distributed Infrastructure Assumptions</w:t>
      </w:r>
      <w:bookmarkEnd w:id="58"/>
    </w:p>
    <w:p w:rsidR="003C10EE" w:rsidRDefault="002978F2" w:rsidP="00CE0BCC">
      <w:pPr>
        <w:pStyle w:val="Textkrper"/>
      </w:pPr>
      <w:r w:rsidRPr="007E2A00">
        <w:t xml:space="preserve">This section relates to the general assumptions that are made in this document about the kind of co-simulation architecture available on the market. The objective is to ensure that the FMI for co-simulation API is generic enough to be adopted </w:t>
      </w:r>
      <w:r w:rsidR="0081590A">
        <w:t>as wide as possible</w:t>
      </w:r>
      <w:r w:rsidRPr="007E2A00">
        <w:t>.</w:t>
      </w:r>
      <w:r w:rsidR="003C10EE">
        <w:t xml:space="preserve"> </w:t>
      </w:r>
    </w:p>
    <w:p w:rsidR="002978F2" w:rsidRPr="007E2A00" w:rsidRDefault="002978F2" w:rsidP="00CE0BCC">
      <w:pPr>
        <w:pStyle w:val="Textkrper"/>
      </w:pPr>
      <w:r w:rsidRPr="007E2A00">
        <w:t>Focus is given to the distributed aspect of co-simulation which is of particular interest due the different possibilities available o</w:t>
      </w:r>
      <w:r w:rsidR="005D61DA">
        <w:t>n</w:t>
      </w:r>
      <w:r w:rsidRPr="007E2A00">
        <w:t xml:space="preserve"> the market.</w:t>
      </w:r>
    </w:p>
    <w:p w:rsidR="002978F2" w:rsidRPr="007E2A00" w:rsidRDefault="002978F2" w:rsidP="00C1282E">
      <w:pPr>
        <w:pStyle w:val="berschrift4"/>
        <w:rPr>
          <w:lang w:val="en-US"/>
        </w:rPr>
      </w:pPr>
      <w:r w:rsidRPr="007E2A00">
        <w:rPr>
          <w:lang w:val="en-US"/>
        </w:rPr>
        <w:t>Generic Architecture</w:t>
      </w:r>
    </w:p>
    <w:p w:rsidR="00C86367" w:rsidRDefault="002978F2" w:rsidP="00CE0BCC">
      <w:pPr>
        <w:pStyle w:val="Textkrper"/>
      </w:pPr>
      <w:r w:rsidRPr="007E2A00">
        <w:t>In the simplest compute / IT scenario, co-simulation is performed on one computer with shared memory and a shared file system</w:t>
      </w:r>
      <w:r w:rsidR="00C86367">
        <w:t>.</w:t>
      </w:r>
      <w:r w:rsidR="001B6CA8">
        <w:t xml:space="preserve"> The master simulation tool can import the shared library file from the FMU (</w:t>
      </w:r>
      <w:r w:rsidR="001B6CA8">
        <w:fldChar w:fldCharType="begin"/>
      </w:r>
      <w:r w:rsidR="001B6CA8">
        <w:instrText xml:space="preserve"> REF _Ref273445573 \h </w:instrText>
      </w:r>
      <w:r w:rsidR="001B6CA8">
        <w:fldChar w:fldCharType="separate"/>
      </w:r>
      <w:r w:rsidR="0010528C" w:rsidRPr="007E2A00">
        <w:t xml:space="preserve">Figure </w:t>
      </w:r>
      <w:r w:rsidR="0010528C">
        <w:rPr>
          <w:noProof/>
        </w:rPr>
        <w:t>9</w:t>
      </w:r>
      <w:r w:rsidR="001B6CA8">
        <w:fldChar w:fldCharType="end"/>
      </w:r>
      <w:r w:rsidR="001B6CA8">
        <w:t>).</w:t>
      </w:r>
    </w:p>
    <w:p w:rsidR="00C86367" w:rsidRDefault="006F6D83" w:rsidP="00C86367">
      <w:pPr>
        <w:pStyle w:val="Textkrper"/>
        <w:jc w:val="center"/>
      </w:pPr>
      <w:r w:rsidRPr="00C86367">
        <w:rPr>
          <w:noProof/>
          <w:lang w:val="de-DE" w:eastAsia="de-DE"/>
        </w:rPr>
        <w:drawing>
          <wp:inline distT="0" distB="0" distL="0" distR="0" wp14:anchorId="184CB43B" wp14:editId="51AAF461">
            <wp:extent cx="2282190" cy="2115185"/>
            <wp:effectExtent l="0" t="0" r="0" b="0"/>
            <wp:docPr id="44" name="Bild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89" cstate="print">
                      <a:extLst>
                        <a:ext uri="{28A0092B-C50C-407E-A947-70E740481C1C}">
                          <a14:useLocalDpi xmlns:a14="http://schemas.microsoft.com/office/drawing/2010/main" val="0"/>
                        </a:ext>
                      </a:extLst>
                    </a:blip>
                    <a:srcRect/>
                    <a:stretch>
                      <a:fillRect/>
                    </a:stretch>
                  </pic:blipFill>
                  <pic:spPr bwMode="auto">
                    <a:xfrm>
                      <a:off x="0" y="0"/>
                      <a:ext cx="2282190" cy="2115185"/>
                    </a:xfrm>
                    <a:prstGeom prst="rect">
                      <a:avLst/>
                    </a:prstGeom>
                    <a:noFill/>
                    <a:ln>
                      <a:noFill/>
                    </a:ln>
                  </pic:spPr>
                </pic:pic>
              </a:graphicData>
            </a:graphic>
          </wp:inline>
        </w:drawing>
      </w:r>
    </w:p>
    <w:p w:rsidR="00C86367" w:rsidRDefault="00C86367" w:rsidP="00C86367">
      <w:pPr>
        <w:pStyle w:val="FormatvorlageBeschriftung"/>
        <w:outlineLvl w:val="0"/>
      </w:pPr>
      <w:bookmarkStart w:id="59" w:name="_Ref273445573"/>
      <w:r w:rsidRPr="007E2A00">
        <w:t xml:space="preserve">Figure </w:t>
      </w:r>
      <w:r w:rsidRPr="007E2A00">
        <w:fldChar w:fldCharType="begin"/>
      </w:r>
      <w:r w:rsidRPr="007E2A00">
        <w:instrText xml:space="preserve"> SEQ Abbildung \* ARABIC </w:instrText>
      </w:r>
      <w:r w:rsidRPr="007E2A00">
        <w:fldChar w:fldCharType="separate"/>
      </w:r>
      <w:r w:rsidR="0010528C">
        <w:rPr>
          <w:noProof/>
        </w:rPr>
        <w:t>9</w:t>
      </w:r>
      <w:r w:rsidRPr="007E2A00">
        <w:fldChar w:fldCharType="end"/>
      </w:r>
      <w:bookmarkEnd w:id="59"/>
      <w:r w:rsidRPr="007E2A00">
        <w:t>: Co-simulation</w:t>
      </w:r>
      <w:r>
        <w:t xml:space="preserve"> with </w:t>
      </w:r>
      <w:r w:rsidR="001B6CA8">
        <w:t>generated code</w:t>
      </w:r>
      <w:r w:rsidRPr="007E2A00">
        <w:t xml:space="preserve"> </w:t>
      </w:r>
      <w:r>
        <w:t>on a single computer</w:t>
      </w:r>
    </w:p>
    <w:p w:rsidR="002978F2" w:rsidRDefault="001B6CA8" w:rsidP="00CE0BCC">
      <w:pPr>
        <w:pStyle w:val="Textkrper"/>
      </w:pPr>
      <w:r>
        <w:fldChar w:fldCharType="begin"/>
      </w:r>
      <w:r>
        <w:instrText xml:space="preserve"> REF _Ref273445683 \h </w:instrText>
      </w:r>
      <w:r>
        <w:fldChar w:fldCharType="separate"/>
      </w:r>
      <w:r w:rsidR="0010528C" w:rsidRPr="007E2A00">
        <w:t xml:space="preserve">Figure </w:t>
      </w:r>
      <w:r w:rsidR="0010528C">
        <w:rPr>
          <w:noProof/>
        </w:rPr>
        <w:t>10</w:t>
      </w:r>
      <w:r>
        <w:fldChar w:fldCharType="end"/>
      </w:r>
      <w:r>
        <w:t xml:space="preserve"> shows, how a</w:t>
      </w:r>
      <w:r w:rsidR="00C86367">
        <w:t xml:space="preserve"> tool coupling scenario can be performed on a single computer. </w:t>
      </w:r>
      <w:r w:rsidR="002978F2" w:rsidRPr="007E2A00">
        <w:t>From a user account the FMI co-simulators to be deployed are accessible without additional authentication.</w:t>
      </w:r>
    </w:p>
    <w:p w:rsidR="00F7198C" w:rsidRPr="00C86367" w:rsidRDefault="00C86367" w:rsidP="00F7198C">
      <w:pPr>
        <w:pStyle w:val="Textkrper"/>
        <w:jc w:val="center"/>
      </w:pPr>
      <w:r w:rsidRPr="00C86367">
        <w:rPr>
          <w:noProof/>
          <w:spacing w:val="0"/>
          <w:lang w:eastAsia="ja-JP"/>
        </w:rPr>
        <w:lastRenderedPageBreak/>
        <w:t xml:space="preserve"> </w:t>
      </w:r>
      <w:r w:rsidR="006F6D83">
        <w:rPr>
          <w:noProof/>
          <w:lang w:val="de-DE" w:eastAsia="de-DE"/>
        </w:rPr>
        <w:drawing>
          <wp:inline distT="0" distB="0" distL="0" distR="0" wp14:anchorId="266E08E1" wp14:editId="665758D5">
            <wp:extent cx="3291840" cy="2011680"/>
            <wp:effectExtent l="0" t="0" r="0" b="0"/>
            <wp:docPr id="45" name="Bild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90" cstate="print">
                      <a:extLst>
                        <a:ext uri="{28A0092B-C50C-407E-A947-70E740481C1C}">
                          <a14:useLocalDpi xmlns:a14="http://schemas.microsoft.com/office/drawing/2010/main" val="0"/>
                        </a:ext>
                      </a:extLst>
                    </a:blip>
                    <a:srcRect/>
                    <a:stretch>
                      <a:fillRect/>
                    </a:stretch>
                  </pic:blipFill>
                  <pic:spPr bwMode="auto">
                    <a:xfrm>
                      <a:off x="0" y="0"/>
                      <a:ext cx="3291840" cy="2011680"/>
                    </a:xfrm>
                    <a:prstGeom prst="rect">
                      <a:avLst/>
                    </a:prstGeom>
                    <a:noFill/>
                    <a:ln>
                      <a:noFill/>
                    </a:ln>
                  </pic:spPr>
                </pic:pic>
              </a:graphicData>
            </a:graphic>
          </wp:inline>
        </w:drawing>
      </w:r>
    </w:p>
    <w:p w:rsidR="00F7198C" w:rsidRPr="007E2A00" w:rsidRDefault="00F7198C" w:rsidP="00F7198C">
      <w:pPr>
        <w:pStyle w:val="FormatvorlageBeschriftung"/>
        <w:outlineLvl w:val="0"/>
      </w:pPr>
      <w:bookmarkStart w:id="60" w:name="_Ref273445683"/>
      <w:r w:rsidRPr="007E2A00">
        <w:t xml:space="preserve">Figure </w:t>
      </w:r>
      <w:r w:rsidRPr="007E2A00">
        <w:fldChar w:fldCharType="begin"/>
      </w:r>
      <w:r w:rsidRPr="007E2A00">
        <w:instrText xml:space="preserve"> SEQ Abbildung \* ARABIC </w:instrText>
      </w:r>
      <w:r w:rsidRPr="007E2A00">
        <w:fldChar w:fldCharType="separate"/>
      </w:r>
      <w:r w:rsidR="0010528C">
        <w:rPr>
          <w:noProof/>
        </w:rPr>
        <w:t>10</w:t>
      </w:r>
      <w:r w:rsidRPr="007E2A00">
        <w:fldChar w:fldCharType="end"/>
      </w:r>
      <w:bookmarkEnd w:id="60"/>
      <w:r w:rsidRPr="007E2A00">
        <w:t>: Co-simulation</w:t>
      </w:r>
      <w:r w:rsidR="00C86367">
        <w:t xml:space="preserve"> with tool coupling</w:t>
      </w:r>
      <w:r w:rsidRPr="007E2A00">
        <w:t xml:space="preserve"> </w:t>
      </w:r>
      <w:r>
        <w:t>on a single computer</w:t>
      </w:r>
    </w:p>
    <w:p w:rsidR="002978F2" w:rsidRPr="007E2A00" w:rsidRDefault="002978F2" w:rsidP="00CE0BCC">
      <w:pPr>
        <w:pStyle w:val="Textkrper"/>
      </w:pPr>
      <w:r w:rsidRPr="007E2A00">
        <w:t>In a distributed co-simulation compute / IT scenario, the FMI co-simulators to be deployed are installed on different computers with maybe different OS (cluster computer, compute farm, computers at different locations) connected by LAN, WLAN, or WAN via TCP/IP. The user has authorized access (e.g., a user account) to the computers with the FMI simulators to be deployed.</w:t>
      </w:r>
    </w:p>
    <w:p w:rsidR="002978F2" w:rsidRPr="007E2A00" w:rsidRDefault="002978F2" w:rsidP="002978F2">
      <w:pPr>
        <w:rPr>
          <w:lang w:val="en-US"/>
        </w:rPr>
      </w:pPr>
    </w:p>
    <w:p w:rsidR="002978F2" w:rsidRPr="007E2A00" w:rsidRDefault="006F6D83" w:rsidP="002978F2">
      <w:pPr>
        <w:keepNext/>
        <w:jc w:val="center"/>
        <w:rPr>
          <w:lang w:val="en-US"/>
        </w:rPr>
      </w:pPr>
      <w:r w:rsidRPr="00677369">
        <w:rPr>
          <w:noProof/>
          <w:lang w:val="de-DE" w:eastAsia="de-DE"/>
        </w:rPr>
        <w:drawing>
          <wp:inline distT="0" distB="0" distL="0" distR="0" wp14:anchorId="3FF7CCF4" wp14:editId="207E83DC">
            <wp:extent cx="5303520" cy="2258060"/>
            <wp:effectExtent l="0" t="0" r="0" b="0"/>
            <wp:docPr id="46" name="Bild 46" descr="FMI Co-Sim 2h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FMI Co-Sim 2hosts"/>
                    <pic:cNvPicPr>
                      <a:picLocks noChangeAspect="1" noChangeArrowheads="1"/>
                    </pic:cNvPicPr>
                  </pic:nvPicPr>
                  <pic:blipFill>
                    <a:blip r:embed="rId91">
                      <a:extLst>
                        <a:ext uri="{28A0092B-C50C-407E-A947-70E740481C1C}">
                          <a14:useLocalDpi xmlns:a14="http://schemas.microsoft.com/office/drawing/2010/main" val="0"/>
                        </a:ext>
                      </a:extLst>
                    </a:blip>
                    <a:srcRect/>
                    <a:stretch>
                      <a:fillRect/>
                    </a:stretch>
                  </pic:blipFill>
                  <pic:spPr bwMode="auto">
                    <a:xfrm>
                      <a:off x="0" y="0"/>
                      <a:ext cx="5303520" cy="2258060"/>
                    </a:xfrm>
                    <a:prstGeom prst="rect">
                      <a:avLst/>
                    </a:prstGeom>
                    <a:noFill/>
                    <a:ln>
                      <a:noFill/>
                    </a:ln>
                  </pic:spPr>
                </pic:pic>
              </a:graphicData>
            </a:graphic>
          </wp:inline>
        </w:drawing>
      </w:r>
    </w:p>
    <w:p w:rsidR="002978F2" w:rsidRPr="007E2A00" w:rsidRDefault="002978F2" w:rsidP="00C1282E">
      <w:pPr>
        <w:pStyle w:val="FormatvorlageBeschriftung"/>
        <w:outlineLvl w:val="0"/>
      </w:pPr>
      <w:bookmarkStart w:id="61" w:name="_Ref264040389"/>
      <w:r w:rsidRPr="007E2A00">
        <w:t xml:space="preserve">Figure </w:t>
      </w:r>
      <w:r w:rsidRPr="007E2A00">
        <w:fldChar w:fldCharType="begin"/>
      </w:r>
      <w:r w:rsidRPr="007E2A00">
        <w:instrText xml:space="preserve"> SEQ Abbildung \* ARABIC </w:instrText>
      </w:r>
      <w:r w:rsidRPr="007E2A00">
        <w:fldChar w:fldCharType="separate"/>
      </w:r>
      <w:r w:rsidR="0010528C">
        <w:rPr>
          <w:noProof/>
        </w:rPr>
        <w:t>11</w:t>
      </w:r>
      <w:r w:rsidRPr="007E2A00">
        <w:fldChar w:fldCharType="end"/>
      </w:r>
      <w:bookmarkEnd w:id="61"/>
      <w:r w:rsidRPr="007E2A00">
        <w:t>: Distributed Co-simulation Infrastructure</w:t>
      </w:r>
    </w:p>
    <w:p w:rsidR="002978F2" w:rsidRPr="007E2A00" w:rsidRDefault="002978F2" w:rsidP="00CE0BCC">
      <w:pPr>
        <w:pStyle w:val="Textkrper"/>
      </w:pPr>
      <w:r w:rsidRPr="007E2A00">
        <w:rPr>
          <w:rFonts w:cs="Arial"/>
          <w:szCs w:val="22"/>
        </w:rPr>
        <w:t>In such scenario, in order to couple an FMI co-simulation slave on one computer to an FMI</w:t>
      </w:r>
      <w:r w:rsidRPr="007E2A00">
        <w:t xml:space="preserve"> co-simulation master on another computer, a so called FMI co-simulation backbone or framework has to be available (see </w:t>
      </w:r>
      <w:bookmarkStart w:id="62" w:name="OLE_LINK1"/>
      <w:r w:rsidRPr="007E2A00">
        <w:fldChar w:fldCharType="begin"/>
      </w:r>
      <w:r w:rsidRPr="007E2A00">
        <w:instrText xml:space="preserve"> REF _Ref264040389 \h </w:instrText>
      </w:r>
      <w:r w:rsidR="00593499">
        <w:instrText xml:space="preserve"> \* MERGEFORMAT </w:instrText>
      </w:r>
      <w:r w:rsidRPr="007E2A00">
        <w:fldChar w:fldCharType="separate"/>
      </w:r>
      <w:r w:rsidR="0010528C" w:rsidRPr="007E2A00">
        <w:t xml:space="preserve">Figure </w:t>
      </w:r>
      <w:r w:rsidR="0010528C">
        <w:rPr>
          <w:noProof/>
        </w:rPr>
        <w:t>11</w:t>
      </w:r>
      <w:r w:rsidRPr="007E2A00">
        <w:fldChar w:fldCharType="end"/>
      </w:r>
      <w:bookmarkEnd w:id="62"/>
      <w:r w:rsidR="00677369">
        <w:t>, communication layer tool</w:t>
      </w:r>
      <w:r w:rsidRPr="007E2A00">
        <w:t xml:space="preserve">). This backbone is a special middle-ware. It consists of software on, both, co-simulation master and slave computer and performs the network communication between master and slave. In effect, the FMI co-simulation master does not notice and differentiate the location of the slave simulators. </w:t>
      </w:r>
    </w:p>
    <w:p w:rsidR="002978F2" w:rsidRPr="007E2A00" w:rsidRDefault="002978F2" w:rsidP="00CE0BCC">
      <w:pPr>
        <w:pStyle w:val="Textkrper"/>
      </w:pPr>
      <w:r w:rsidRPr="007E2A00">
        <w:t xml:space="preserve">The FMI co-simulation master (simulator) couples to the involved slave simulators through their FMI in form of a zip-archive. Therefore, for every remote co-simulation slave an FMI zip-archive has to be provided on the master's computer. This zip-archive, as well as the contained </w:t>
      </w:r>
      <w:r w:rsidR="007361BF">
        <w:t>shared library file (</w:t>
      </w:r>
      <w:r w:rsidRPr="007E2A00">
        <w:t>DLL</w:t>
      </w:r>
      <w:r w:rsidR="007361BF">
        <w:t>)</w:t>
      </w:r>
      <w:r w:rsidRPr="007E2A00">
        <w:t xml:space="preserve">, has to be compatible to the FMI backplane deployed for the connection with the respective slave simulator. The co-simulation master reads and evaluates the XML description file in the FMI zip-archive. The DLL contained in this zip-archive provides functions according to the FMI which are able to </w:t>
      </w:r>
      <w:r w:rsidRPr="007E2A00">
        <w:lastRenderedPageBreak/>
        <w:t>communicate with the remote slave simulator via the FMI co-simulation backplane. The authentication on the remote computer(s) is also performed by this backbone.</w:t>
      </w:r>
    </w:p>
    <w:p w:rsidR="002978F2" w:rsidRPr="007E2A00" w:rsidRDefault="002978F2" w:rsidP="00CE0BCC">
      <w:pPr>
        <w:pStyle w:val="Textkrper"/>
      </w:pPr>
      <w:r w:rsidRPr="007E2A00">
        <w:t>On the FMI co-simulation slave computer this backbone comprises an application server with an FMI (master side) which can couple to an FMI slave. The server accesses the zip-archive of the FMI slave. The application server loads/links the DLL to perform the communication between co-simulation master and this slave.</w:t>
      </w:r>
    </w:p>
    <w:p w:rsidR="002978F2" w:rsidRPr="007E2A00" w:rsidRDefault="002978F2" w:rsidP="00C1282E">
      <w:pPr>
        <w:pStyle w:val="berschrift4"/>
        <w:rPr>
          <w:lang w:val="en-US"/>
        </w:rPr>
      </w:pPr>
      <w:r w:rsidRPr="007E2A00">
        <w:rPr>
          <w:lang w:val="en-US"/>
        </w:rPr>
        <w:t>Assumptions</w:t>
      </w:r>
    </w:p>
    <w:p w:rsidR="002978F2" w:rsidRPr="007E2A00" w:rsidRDefault="002978F2" w:rsidP="00C1282E">
      <w:pPr>
        <w:pStyle w:val="berschrift5"/>
        <w:rPr>
          <w:lang w:val="en-US"/>
        </w:rPr>
      </w:pPr>
      <w:r w:rsidRPr="007E2A00">
        <w:rPr>
          <w:lang w:val="en-US"/>
        </w:rPr>
        <w:t>FMU Availability Assumption</w:t>
      </w:r>
    </w:p>
    <w:p w:rsidR="002978F2" w:rsidRPr="007E2A00" w:rsidRDefault="002978F2" w:rsidP="00CE0BCC">
      <w:pPr>
        <w:pStyle w:val="Textkrper"/>
      </w:pPr>
      <w:r w:rsidRPr="007E2A00">
        <w:t>The general assumption is that an FMU is already available on the host where it will be started.</w:t>
      </w:r>
    </w:p>
    <w:p w:rsidR="002978F2" w:rsidRPr="007E2A00" w:rsidRDefault="002978F2" w:rsidP="00593499">
      <w:pPr>
        <w:rPr>
          <w:lang w:val="en-US"/>
        </w:rPr>
      </w:pPr>
      <w:r w:rsidRPr="007E2A00">
        <w:rPr>
          <w:lang w:val="en-US"/>
        </w:rPr>
        <w:t>This assumption is fulfilled by an online/offline deployment.</w:t>
      </w:r>
    </w:p>
    <w:p w:rsidR="002978F2" w:rsidRPr="007E2A00" w:rsidRDefault="002978F2" w:rsidP="00C1282E">
      <w:pPr>
        <w:pStyle w:val="berschrift5"/>
        <w:rPr>
          <w:lang w:val="en-US"/>
        </w:rPr>
      </w:pPr>
      <w:r w:rsidRPr="007E2A00">
        <w:rPr>
          <w:lang w:val="en-US"/>
        </w:rPr>
        <w:t>Communication Assumption</w:t>
      </w:r>
    </w:p>
    <w:p w:rsidR="002978F2" w:rsidRPr="007E2A00" w:rsidRDefault="002978F2" w:rsidP="00CE0BCC">
      <w:pPr>
        <w:pStyle w:val="Textkrper"/>
      </w:pPr>
      <w:r w:rsidRPr="007E2A00">
        <w:t>No assumption is made as to which communication protocol or transport shall be used to access the FMU instance across a network. The FMI-for-co-simulation shall not include details about host, tcp/udp ports, etc.</w:t>
      </w:r>
    </w:p>
    <w:p w:rsidR="002978F2" w:rsidRPr="007E2A00" w:rsidRDefault="002978F2" w:rsidP="00CE0BCC">
      <w:pPr>
        <w:pStyle w:val="Textkrper"/>
      </w:pPr>
      <w:r w:rsidRPr="007E2A00">
        <w:t>FMI-for-co-simulation can only include local parameter specifications. The co-simulation framework provides the remoting capabilities and is responsible to communicate with remote FMUs.</w:t>
      </w:r>
    </w:p>
    <w:p w:rsidR="002978F2" w:rsidRPr="007E2A00" w:rsidRDefault="002978F2" w:rsidP="00C1282E">
      <w:pPr>
        <w:pStyle w:val="berschrift5"/>
        <w:rPr>
          <w:lang w:val="en-US"/>
        </w:rPr>
      </w:pPr>
      <w:r w:rsidRPr="007E2A00">
        <w:rPr>
          <w:lang w:val="en-US"/>
        </w:rPr>
        <w:t>Simulator Assumption</w:t>
      </w:r>
    </w:p>
    <w:p w:rsidR="002978F2" w:rsidRPr="007E2A00" w:rsidRDefault="002978F2" w:rsidP="00CE0BCC">
      <w:pPr>
        <w:pStyle w:val="Textkrper"/>
      </w:pPr>
      <w:r w:rsidRPr="007E2A00">
        <w:t>The master simulator shall be given as little knowledge as possible about the slave simulator in a tool coupling scenario. The objective is two fold:</w:t>
      </w:r>
    </w:p>
    <w:p w:rsidR="002978F2" w:rsidRPr="007E2A00" w:rsidRDefault="002978F2" w:rsidP="00CE0BCC">
      <w:pPr>
        <w:pStyle w:val="BulletStandard"/>
      </w:pPr>
      <w:r w:rsidRPr="007E2A00">
        <w:t>wrap all specific parameters required by a slave simulator in an implementation exposing the FMI-for-co-simulation; this wrapper must be provided by the slave simulator tool vendor.</w:t>
      </w:r>
    </w:p>
    <w:p w:rsidR="002978F2" w:rsidRPr="007E2A00" w:rsidRDefault="002978F2" w:rsidP="00593499">
      <w:pPr>
        <w:pStyle w:val="BulletStandard"/>
        <w:jc w:val="both"/>
      </w:pPr>
      <w:r w:rsidRPr="007E2A00">
        <w:t>wrap all specific parameters required by a co-simulation framework in an implementation exposing the FMI-for-co-simulation; this wrapper will be loaded by the master simulator, and must be provided by the co-simulation tool vendor.</w:t>
      </w:r>
    </w:p>
    <w:p w:rsidR="002978F2" w:rsidRPr="007E2A00" w:rsidRDefault="002978F2" w:rsidP="00C1282E">
      <w:pPr>
        <w:pStyle w:val="berschrift4"/>
        <w:rPr>
          <w:lang w:val="en-US"/>
        </w:rPr>
      </w:pPr>
      <w:r w:rsidRPr="007E2A00">
        <w:rPr>
          <w:lang w:val="en-US"/>
        </w:rPr>
        <w:t>Instantiation Sequence</w:t>
      </w:r>
    </w:p>
    <w:p w:rsidR="002978F2" w:rsidRPr="007E2A00" w:rsidRDefault="002978F2" w:rsidP="00CE0BCC">
      <w:pPr>
        <w:pStyle w:val="Textkrper"/>
      </w:pPr>
      <w:r w:rsidRPr="007E2A00">
        <w:t xml:space="preserve">The purpose of this section is to describe in more details the instantiation sequence required to remotely load an FMU instance after calling the </w:t>
      </w:r>
      <w:r w:rsidRPr="007E2A00">
        <w:rPr>
          <w:rFonts w:ascii="Courier New" w:hAnsi="Courier New" w:cs="Courier New"/>
        </w:rPr>
        <w:t>fmiInstantiateSlave</w:t>
      </w:r>
      <w:r w:rsidRPr="007E2A00">
        <w:t>.</w:t>
      </w:r>
    </w:p>
    <w:p w:rsidR="002978F2" w:rsidRPr="007E2A00" w:rsidRDefault="002978F2" w:rsidP="00CE0BCC">
      <w:pPr>
        <w:pStyle w:val="Textkrper"/>
      </w:pPr>
      <w:r w:rsidRPr="007E2A00">
        <w:t>In the following scenario, the co-simulation framework has already been provided with the component-connection graph and the deployed location of FMU instances. The end result is to instantiate each FMU instance locally or remotely.</w:t>
      </w:r>
    </w:p>
    <w:p w:rsidR="002978F2" w:rsidRPr="00434DC4" w:rsidRDefault="002978F2" w:rsidP="00434DC4">
      <w:pPr>
        <w:pStyle w:val="NummerierteListe"/>
        <w:numPr>
          <w:ilvl w:val="0"/>
          <w:numId w:val="26"/>
        </w:numPr>
      </w:pPr>
      <w:r w:rsidRPr="00434DC4">
        <w:t xml:space="preserve">The master simulator loads the local FMU proxy, that is, the FMI wrapper </w:t>
      </w:r>
      <w:r w:rsidR="0082044F">
        <w:t>(master adapter)</w:t>
      </w:r>
      <w:r w:rsidR="0082044F" w:rsidRPr="00434DC4">
        <w:t xml:space="preserve"> </w:t>
      </w:r>
      <w:r w:rsidRPr="00434DC4">
        <w:t>provided by the co-simulation framework.</w:t>
      </w:r>
    </w:p>
    <w:p w:rsidR="002978F2" w:rsidRPr="007E2A00" w:rsidRDefault="002978F2" w:rsidP="00147700">
      <w:pPr>
        <w:pStyle w:val="NummerierteListe"/>
      </w:pPr>
      <w:r w:rsidRPr="007E2A00">
        <w:t>The co-simulation framework sends an instruction to the remote application server to load a specific FMU instance.</w:t>
      </w:r>
    </w:p>
    <w:p w:rsidR="002978F2" w:rsidRPr="007E2A00" w:rsidRDefault="002978F2" w:rsidP="00147700">
      <w:pPr>
        <w:pStyle w:val="NummerierteListe"/>
      </w:pPr>
      <w:r w:rsidRPr="007E2A00">
        <w:t>The remote application server selects the correct instantiation method. Two alternatives are possible:</w:t>
      </w:r>
    </w:p>
    <w:p w:rsidR="002978F2" w:rsidRPr="007E2A00" w:rsidRDefault="002978F2" w:rsidP="00522E31">
      <w:pPr>
        <w:numPr>
          <w:ilvl w:val="0"/>
          <w:numId w:val="25"/>
        </w:numPr>
        <w:tabs>
          <w:tab w:val="clear" w:pos="1080"/>
          <w:tab w:val="num" w:pos="720"/>
        </w:tabs>
        <w:spacing w:line="336" w:lineRule="auto"/>
        <w:ind w:left="714" w:hanging="357"/>
        <w:jc w:val="both"/>
        <w:rPr>
          <w:lang w:val="en-US"/>
        </w:rPr>
      </w:pPr>
      <w:r w:rsidRPr="007E2A00">
        <w:rPr>
          <w:lang w:val="en-US"/>
        </w:rPr>
        <w:t>The FMU is composed of a shared library that includes model and solver in a compiled form. The FMU shared library is directly loaded with the correct FMU instance identifier.</w:t>
      </w:r>
    </w:p>
    <w:p w:rsidR="002978F2" w:rsidRPr="007E2A00" w:rsidRDefault="002978F2" w:rsidP="00522E31">
      <w:pPr>
        <w:numPr>
          <w:ilvl w:val="0"/>
          <w:numId w:val="25"/>
        </w:numPr>
        <w:tabs>
          <w:tab w:val="clear" w:pos="1080"/>
          <w:tab w:val="num" w:pos="720"/>
        </w:tabs>
        <w:spacing w:line="336" w:lineRule="auto"/>
        <w:ind w:left="714" w:hanging="357"/>
        <w:jc w:val="both"/>
        <w:rPr>
          <w:lang w:val="en-US"/>
        </w:rPr>
      </w:pPr>
      <w:r w:rsidRPr="007E2A00">
        <w:rPr>
          <w:lang w:val="en-US"/>
        </w:rPr>
        <w:lastRenderedPageBreak/>
        <w:t>The FMU represents a tool coupling. The MIME-type of the slave simulator is used to select the correct FMI wrapper provided by the slave simulator tool vendor.</w:t>
      </w:r>
    </w:p>
    <w:p w:rsidR="00FF734C" w:rsidRPr="007E2A00" w:rsidRDefault="002978F2" w:rsidP="00147700">
      <w:pPr>
        <w:pStyle w:val="NummerierteListe"/>
      </w:pPr>
      <w:r w:rsidRPr="007E2A00">
        <w:t>The master simulator and slave simulator can now communicate over the FMI-for-co-simulation API.</w:t>
      </w:r>
    </w:p>
    <w:p w:rsidR="00721B50" w:rsidRPr="007E2A00" w:rsidRDefault="002978F2" w:rsidP="00FF734C">
      <w:pPr>
        <w:pStyle w:val="berschrift2"/>
      </w:pPr>
      <w:bookmarkStart w:id="63" w:name="_Toc248222699"/>
      <w:bookmarkStart w:id="64" w:name="_Ref273443122"/>
      <w:bookmarkStart w:id="65" w:name="_Toc274647142"/>
      <w:bookmarkStart w:id="66" w:name="_Ref240515678"/>
      <w:bookmarkStart w:id="67" w:name="_Ref240515685"/>
      <w:bookmarkStart w:id="68" w:name="_Toc240646364"/>
      <w:r w:rsidRPr="007E2A00">
        <w:t>Numerical Co-Simulation Computation Flow</w:t>
      </w:r>
      <w:bookmarkEnd w:id="63"/>
      <w:bookmarkEnd w:id="64"/>
      <w:bookmarkEnd w:id="65"/>
    </w:p>
    <w:p w:rsidR="00721B50" w:rsidRPr="00147700" w:rsidRDefault="00721B50" w:rsidP="00B25993">
      <w:pPr>
        <w:pStyle w:val="Textkrper"/>
      </w:pPr>
      <w:r w:rsidRPr="00147700">
        <w:t>Co-</w:t>
      </w:r>
      <w:r w:rsidR="005D61DA">
        <w:t>s</w:t>
      </w:r>
      <w:r w:rsidRPr="00147700">
        <w:t xml:space="preserve">imulation is a simulation with more than one simulation </w:t>
      </w:r>
      <w:r w:rsidR="00471151" w:rsidRPr="00147700">
        <w:t xml:space="preserve">tools </w:t>
      </w:r>
      <w:r w:rsidRPr="00147700">
        <w:t>which exchange intermediate results (variables, values, information) during simulation.</w:t>
      </w:r>
    </w:p>
    <w:p w:rsidR="00721B50" w:rsidRPr="007E2A00" w:rsidRDefault="00721B50" w:rsidP="00FF734C">
      <w:pPr>
        <w:pStyle w:val="Textkrper"/>
        <w:spacing w:after="120"/>
      </w:pPr>
      <w:r w:rsidRPr="007E2A00">
        <w:t xml:space="preserve">A </w:t>
      </w:r>
      <w:r w:rsidRPr="007E2A00">
        <w:rPr>
          <w:b/>
        </w:rPr>
        <w:t>simulation tool</w:t>
      </w:r>
      <w:r w:rsidRPr="007E2A00">
        <w:t xml:space="preserve"> (</w:t>
      </w:r>
      <w:r w:rsidRPr="007E2A00">
        <w:rPr>
          <w:b/>
        </w:rPr>
        <w:t>simulator)</w:t>
      </w:r>
      <w:r w:rsidRPr="007E2A00">
        <w:t xml:space="preserve"> is a tool (algorithm, exe</w:t>
      </w:r>
      <w:r w:rsidR="005D61DA">
        <w:t>cutable</w:t>
      </w:r>
      <w:r w:rsidRPr="007E2A00">
        <w:t xml:space="preserve">) that computes a model’s behavior, which is called simulation. In the computational sense a simulation is an autonomously running process. </w:t>
      </w:r>
      <w:r w:rsidR="000A69F6" w:rsidRPr="007E2A00">
        <w:t xml:space="preserve">FMI for Co-Simulation </w:t>
      </w:r>
      <w:r w:rsidRPr="007E2A00">
        <w:t>is restricted to:</w:t>
      </w:r>
    </w:p>
    <w:p w:rsidR="00721B50" w:rsidRPr="007E2A00" w:rsidRDefault="00721B50" w:rsidP="007F3242">
      <w:pPr>
        <w:pStyle w:val="BulletStandard"/>
      </w:pPr>
      <w:r w:rsidRPr="007E2A00">
        <w:t xml:space="preserve">All calculated values </w:t>
      </w:r>
      <w:r w:rsidRPr="007E2A00">
        <w:rPr>
          <w:position w:val="-10"/>
        </w:rPr>
        <w:object w:dxaOrig="420" w:dyaOrig="320">
          <v:shape id="_x0000_i1058" type="#_x0000_t75" style="width:21.9pt;height:16.3pt" o:ole="">
            <v:imagedata r:id="rId92" o:title=""/>
          </v:shape>
          <o:OLEObject Type="Embed" ProgID="Equation.3" ShapeID="_x0000_i1058" DrawAspect="Content" ObjectID="_1561366002" r:id="rId93"/>
        </w:object>
      </w:r>
      <w:r w:rsidRPr="007E2A00">
        <w:t xml:space="preserve"> are </w:t>
      </w:r>
      <w:r w:rsidRPr="007E2A00">
        <w:rPr>
          <w:b/>
        </w:rPr>
        <w:t>time dependent</w:t>
      </w:r>
      <w:r w:rsidRPr="007E2A00">
        <w:t xml:space="preserve"> functions within an a priori defined time interval </w:t>
      </w:r>
      <w:r w:rsidR="005B3346" w:rsidRPr="007E2A00">
        <w:rPr>
          <w:position w:val="-14"/>
        </w:rPr>
        <w:object w:dxaOrig="1280" w:dyaOrig="380">
          <v:shape id="_x0000_i1059" type="#_x0000_t75" style="width:64.5pt;height:19.4pt" o:ole="">
            <v:imagedata r:id="rId94" o:title=""/>
          </v:shape>
          <o:OLEObject Type="Embed" ProgID="Equation.3" ShapeID="_x0000_i1059" DrawAspect="Content" ObjectID="_1561366003" r:id="rId95"/>
        </w:object>
      </w:r>
      <w:r w:rsidRPr="007E2A00">
        <w:t>.</w:t>
      </w:r>
    </w:p>
    <w:p w:rsidR="00721B50" w:rsidRPr="007E2A00" w:rsidRDefault="00721B50" w:rsidP="007F3242">
      <w:pPr>
        <w:pStyle w:val="BulletStandard"/>
      </w:pPr>
      <w:r w:rsidRPr="007E2A00">
        <w:t xml:space="preserve">All calculations (simulations) are carried out </w:t>
      </w:r>
      <w:r w:rsidRPr="007E2A00">
        <w:rPr>
          <w:b/>
        </w:rPr>
        <w:t xml:space="preserve">time increasing </w:t>
      </w:r>
      <w:r w:rsidRPr="007E2A00">
        <w:t xml:space="preserve">in general. The actual time </w:t>
      </w:r>
      <w:r w:rsidRPr="007E2A00">
        <w:rPr>
          <w:position w:val="-6"/>
        </w:rPr>
        <w:object w:dxaOrig="139" w:dyaOrig="240">
          <v:shape id="_x0000_i1060" type="#_x0000_t75" style="width:7.5pt;height:11.9pt" o:ole="">
            <v:imagedata r:id="rId96" o:title=""/>
          </v:shape>
          <o:OLEObject Type="Embed" ProgID="Equation.3" ShapeID="_x0000_i1060" DrawAspect="Content" ObjectID="_1561366004" r:id="rId97"/>
        </w:object>
      </w:r>
      <w:r w:rsidRPr="007E2A00">
        <w:t xml:space="preserve"> is running step by step from </w:t>
      </w:r>
      <w:r w:rsidRPr="007E2A00">
        <w:rPr>
          <w:position w:val="-12"/>
        </w:rPr>
        <w:object w:dxaOrig="420" w:dyaOrig="360">
          <v:shape id="_x0000_i1061" type="#_x0000_t75" style="width:21.9pt;height:17.55pt" o:ole="">
            <v:imagedata r:id="rId98" o:title=""/>
          </v:shape>
          <o:OLEObject Type="Embed" ProgID="Equation.3" ShapeID="_x0000_i1061" DrawAspect="Content" ObjectID="_1561366005" r:id="rId99"/>
        </w:object>
      </w:r>
      <w:r w:rsidRPr="007E2A00">
        <w:t xml:space="preserve"> to </w:t>
      </w:r>
      <w:r w:rsidRPr="007E2A00">
        <w:rPr>
          <w:position w:val="-14"/>
        </w:rPr>
        <w:object w:dxaOrig="400" w:dyaOrig="380">
          <v:shape id="_x0000_i1062" type="#_x0000_t75" style="width:20.05pt;height:19.4pt" o:ole="">
            <v:imagedata r:id="rId100" o:title=""/>
          </v:shape>
          <o:OLEObject Type="Embed" ProgID="Equation.3" ShapeID="_x0000_i1062" DrawAspect="Content" ObjectID="_1561366006" r:id="rId101"/>
        </w:object>
      </w:r>
      <w:r w:rsidRPr="007E2A00">
        <w:t xml:space="preserve">. A tool may have the property to be able to repeat the simulation of parts of </w:t>
      </w:r>
      <w:r w:rsidRPr="007E2A00">
        <w:rPr>
          <w:position w:val="-14"/>
        </w:rPr>
        <w:object w:dxaOrig="1020" w:dyaOrig="380">
          <v:shape id="_x0000_i1063" type="#_x0000_t75" style="width:50.1pt;height:19.4pt" o:ole="">
            <v:imagedata r:id="rId102" o:title=""/>
          </v:shape>
          <o:OLEObject Type="Embed" ProgID="Equation.3" ShapeID="_x0000_i1063" DrawAspect="Content" ObjectID="_1561366007" r:id="rId103"/>
        </w:object>
      </w:r>
      <w:r w:rsidRPr="007E2A00">
        <w:t xml:space="preserve">or the whole time interval </w:t>
      </w:r>
      <w:r w:rsidRPr="007E2A00">
        <w:rPr>
          <w:position w:val="-14"/>
        </w:rPr>
        <w:object w:dxaOrig="1020" w:dyaOrig="380">
          <v:shape id="_x0000_i1064" type="#_x0000_t75" style="width:50.1pt;height:19.4pt" o:ole="">
            <v:imagedata r:id="rId104" o:title=""/>
          </v:shape>
          <o:OLEObject Type="Embed" ProgID="Equation.3" ShapeID="_x0000_i1064" DrawAspect="Content" ObjectID="_1561366008" r:id="rId105"/>
        </w:object>
      </w:r>
      <w:r w:rsidRPr="007E2A00">
        <w:t>.</w:t>
      </w:r>
    </w:p>
    <w:p w:rsidR="00721B50" w:rsidRPr="007E2A00" w:rsidRDefault="00721B50" w:rsidP="007F3242">
      <w:pPr>
        <w:pStyle w:val="BulletStandard"/>
      </w:pPr>
      <w:r w:rsidRPr="007E2A00">
        <w:t xml:space="preserve">After simulation the interval </w:t>
      </w:r>
      <w:r w:rsidRPr="007E2A00">
        <w:rPr>
          <w:position w:val="-14"/>
        </w:rPr>
        <w:object w:dxaOrig="1020" w:dyaOrig="380">
          <v:shape id="_x0000_i1065" type="#_x0000_t75" style="width:50.1pt;height:19.4pt" o:ole="">
            <v:imagedata r:id="rId106" o:title=""/>
          </v:shape>
          <o:OLEObject Type="Embed" ProgID="Equation.3" ShapeID="_x0000_i1065" DrawAspect="Content" ObjectID="_1561366009" r:id="rId107"/>
        </w:object>
      </w:r>
      <w:r w:rsidRPr="007E2A00">
        <w:t xml:space="preserve"> is covered by subintervals </w:t>
      </w:r>
      <w:r w:rsidR="00E209F3" w:rsidRPr="007E2A00">
        <w:rPr>
          <w:position w:val="-12"/>
        </w:rPr>
        <w:object w:dxaOrig="760" w:dyaOrig="360">
          <v:shape id="_x0000_i1066" type="#_x0000_t75" style="width:37.55pt;height:17.55pt" o:ole="">
            <v:imagedata r:id="rId108" o:title=""/>
          </v:shape>
          <o:OLEObject Type="Embed" ProgID="Equation.3" ShapeID="_x0000_i1066" DrawAspect="Content" ObjectID="_1561366010" r:id="rId109"/>
        </w:object>
      </w:r>
      <w:r w:rsidRPr="007E2A00">
        <w:t xml:space="preserve"> with </w:t>
      </w:r>
      <w:r w:rsidRPr="007E2A00">
        <w:rPr>
          <w:position w:val="-6"/>
        </w:rPr>
        <w:object w:dxaOrig="960" w:dyaOrig="279">
          <v:shape id="_x0000_i1067" type="#_x0000_t75" style="width:47.6pt;height:14.4pt" o:ole="">
            <v:imagedata r:id="rId110" o:title=""/>
          </v:shape>
          <o:OLEObject Type="Embed" ProgID="Equation.3" ShapeID="_x0000_i1067" DrawAspect="Content" ObjectID="_1561366011" r:id="rId111"/>
        </w:object>
      </w:r>
      <w:r w:rsidRPr="007E2A00">
        <w:t xml:space="preserve">, </w:t>
      </w:r>
      <w:r w:rsidR="00E209F3" w:rsidRPr="007E2A00">
        <w:rPr>
          <w:position w:val="-12"/>
        </w:rPr>
        <w:object w:dxaOrig="740" w:dyaOrig="360">
          <v:shape id="_x0000_i1068" type="#_x0000_t75" style="width:36.95pt;height:17.55pt" o:ole="">
            <v:imagedata r:id="rId112" o:title=""/>
          </v:shape>
          <o:OLEObject Type="Embed" ProgID="Equation.3" ShapeID="_x0000_i1068" DrawAspect="Content" ObjectID="_1561366012" r:id="rId113"/>
        </w:object>
      </w:r>
      <w:r w:rsidRPr="007E2A00">
        <w:t xml:space="preserve">, </w:t>
      </w:r>
      <w:r w:rsidRPr="007E2A00">
        <w:rPr>
          <w:position w:val="-12"/>
        </w:rPr>
        <w:object w:dxaOrig="859" w:dyaOrig="360">
          <v:shape id="_x0000_i1069" type="#_x0000_t75" style="width:42.55pt;height:17.55pt" o:ole="">
            <v:imagedata r:id="rId114" o:title=""/>
          </v:shape>
          <o:OLEObject Type="Embed" ProgID="Equation.3" ShapeID="_x0000_i1069" DrawAspect="Content" ObjectID="_1561366013" r:id="rId115"/>
        </w:object>
      </w:r>
      <w:r w:rsidRPr="007E2A00">
        <w:t xml:space="preserve">, </w:t>
      </w:r>
      <w:r w:rsidRPr="007E2A00">
        <w:rPr>
          <w:position w:val="-14"/>
        </w:rPr>
        <w:object w:dxaOrig="880" w:dyaOrig="380">
          <v:shape id="_x0000_i1070" type="#_x0000_t75" style="width:44.45pt;height:19.4pt" o:ole="">
            <v:imagedata r:id="rId116" o:title=""/>
          </v:shape>
          <o:OLEObject Type="Embed" ProgID="Equation.3" ShapeID="_x0000_i1070" DrawAspect="Content" ObjectID="_1561366014" r:id="rId117"/>
        </w:object>
      </w:r>
      <w:r w:rsidRPr="007E2A00">
        <w:t xml:space="preserve">. The subinterval length </w:t>
      </w:r>
      <w:r w:rsidR="00E209F3" w:rsidRPr="007E2A00">
        <w:rPr>
          <w:position w:val="-12"/>
        </w:rPr>
        <w:object w:dxaOrig="240" w:dyaOrig="360">
          <v:shape id="_x0000_i1071" type="#_x0000_t75" style="width:11.9pt;height:17.55pt" o:ole="">
            <v:imagedata r:id="rId118" o:title=""/>
          </v:shape>
          <o:OLEObject Type="Embed" ProgID="Equation.3" ShapeID="_x0000_i1071" DrawAspect="Content" ObjectID="_1561366015" r:id="rId119"/>
        </w:object>
      </w:r>
      <w:r w:rsidRPr="007E2A00">
        <w:t>is called</w:t>
      </w:r>
      <w:r w:rsidR="006B476F" w:rsidRPr="007E2A00">
        <w:t xml:space="preserve"> </w:t>
      </w:r>
      <w:r w:rsidRPr="007E2A00">
        <w:rPr>
          <w:b/>
        </w:rPr>
        <w:t>step</w:t>
      </w:r>
      <w:r w:rsidR="00733560" w:rsidRPr="007E2A00">
        <w:rPr>
          <w:b/>
        </w:rPr>
        <w:t xml:space="preserve"> </w:t>
      </w:r>
      <w:r w:rsidRPr="007E2A00">
        <w:rPr>
          <w:b/>
        </w:rPr>
        <w:t>size</w:t>
      </w:r>
      <w:r w:rsidRPr="007E2A00">
        <w:t xml:space="preserve"> of the </w:t>
      </w:r>
      <w:r w:rsidRPr="007E2A00">
        <w:rPr>
          <w:position w:val="-6"/>
        </w:rPr>
        <w:object w:dxaOrig="279" w:dyaOrig="320">
          <v:shape id="_x0000_i1072" type="#_x0000_t75" style="width:14.4pt;height:16.3pt" o:ole="">
            <v:imagedata r:id="rId120" o:title=""/>
          </v:shape>
          <o:OLEObject Type="Embed" ProgID="Equation.3" ShapeID="_x0000_i1072" DrawAspect="Content" ObjectID="_1561366016" r:id="rId121"/>
        </w:object>
      </w:r>
      <w:r w:rsidRPr="007E2A00">
        <w:t xml:space="preserve"> step, </w:t>
      </w:r>
      <w:r w:rsidR="00E209F3" w:rsidRPr="007E2A00">
        <w:rPr>
          <w:position w:val="-12"/>
        </w:rPr>
        <w:object w:dxaOrig="1180" w:dyaOrig="360">
          <v:shape id="_x0000_i1073" type="#_x0000_t75" style="width:58.85pt;height:17.55pt" o:ole="">
            <v:imagedata r:id="rId122" o:title=""/>
          </v:shape>
          <o:OLEObject Type="Embed" ProgID="Equation.3" ShapeID="_x0000_i1073" DrawAspect="Content" ObjectID="_1561366017" r:id="rId123"/>
        </w:object>
      </w:r>
      <w:r w:rsidRPr="007E2A00">
        <w:t>.</w:t>
      </w:r>
      <w:r w:rsidR="00471151">
        <w:t xml:space="preserve"> This step size is simulation tool internal.</w:t>
      </w:r>
    </w:p>
    <w:p w:rsidR="00721B50" w:rsidRPr="007E2A00" w:rsidRDefault="00721B50" w:rsidP="00FF734C">
      <w:pPr>
        <w:spacing w:after="120"/>
        <w:jc w:val="both"/>
        <w:rPr>
          <w:lang w:val="en-US"/>
        </w:rPr>
      </w:pPr>
      <w:r w:rsidRPr="007E2A00">
        <w:rPr>
          <w:lang w:val="en-US"/>
        </w:rPr>
        <w:t>A</w:t>
      </w:r>
      <w:r w:rsidRPr="007E2A00">
        <w:rPr>
          <w:rStyle w:val="TextkrperZchn"/>
        </w:rPr>
        <w:t xml:space="preserve"> simulation tool </w:t>
      </w:r>
      <w:r w:rsidR="007F3242">
        <w:rPr>
          <w:rStyle w:val="TextkrperZchn"/>
        </w:rPr>
        <w:t>can be coupled</w:t>
      </w:r>
      <w:r w:rsidRPr="007E2A00">
        <w:rPr>
          <w:rStyle w:val="TextkrperZchn"/>
        </w:rPr>
        <w:t>, if it has the following properties:</w:t>
      </w:r>
    </w:p>
    <w:p w:rsidR="00721B50" w:rsidRPr="007E2A00" w:rsidRDefault="00721B50" w:rsidP="007F3242">
      <w:pPr>
        <w:pStyle w:val="BulletStandard"/>
      </w:pPr>
      <w:r w:rsidRPr="007E2A00">
        <w:t xml:space="preserve">The simulation tool can be given a time value </w:t>
      </w:r>
      <w:r w:rsidR="00B44D90" w:rsidRPr="007E2A00">
        <w:rPr>
          <w:position w:val="-12"/>
        </w:rPr>
        <w:object w:dxaOrig="300" w:dyaOrig="360">
          <v:shape id="_x0000_i1074" type="#_x0000_t75" style="width:15.05pt;height:17.55pt" o:ole="">
            <v:imagedata r:id="rId124" o:title=""/>
          </v:shape>
          <o:OLEObject Type="Embed" ProgID="Equation.3" ShapeID="_x0000_i1074" DrawAspect="Content" ObjectID="_1561366018" r:id="rId125"/>
        </w:object>
      </w:r>
      <w:r w:rsidRPr="007E2A00">
        <w:t xml:space="preserve">, </w:t>
      </w:r>
      <w:r w:rsidR="005B3346" w:rsidRPr="007E2A00">
        <w:rPr>
          <w:position w:val="-14"/>
        </w:rPr>
        <w:object w:dxaOrig="1440" w:dyaOrig="380">
          <v:shape id="_x0000_i1075" type="#_x0000_t75" style="width:1in;height:19.4pt" o:ole="">
            <v:imagedata r:id="rId126" o:title=""/>
          </v:shape>
          <o:OLEObject Type="Embed" ProgID="Equation.3" ShapeID="_x0000_i1075" DrawAspect="Content" ObjectID="_1561366019" r:id="rId127"/>
        </w:object>
      </w:r>
      <w:r w:rsidRPr="007E2A00">
        <w:t>.</w:t>
      </w:r>
    </w:p>
    <w:p w:rsidR="00721B50" w:rsidRPr="007E2A00" w:rsidRDefault="00721B50" w:rsidP="007F3242">
      <w:pPr>
        <w:pStyle w:val="BulletStandard"/>
      </w:pPr>
      <w:r w:rsidRPr="007E2A00">
        <w:t xml:space="preserve">The simulation can be interrupted when </w:t>
      </w:r>
      <w:r w:rsidR="00B44D90" w:rsidRPr="007E2A00">
        <w:rPr>
          <w:position w:val="-12"/>
        </w:rPr>
        <w:object w:dxaOrig="300" w:dyaOrig="360">
          <v:shape id="_x0000_i1076" type="#_x0000_t75" style="width:15.05pt;height:17.55pt" o:ole="">
            <v:imagedata r:id="rId128" o:title=""/>
          </v:shape>
          <o:OLEObject Type="Embed" ProgID="Equation.3" ShapeID="_x0000_i1076" DrawAspect="Content" ObjectID="_1561366020" r:id="rId129"/>
        </w:object>
      </w:r>
      <w:r w:rsidRPr="007E2A00">
        <w:t>is reached.</w:t>
      </w:r>
    </w:p>
    <w:p w:rsidR="00721B50" w:rsidRPr="007E2A00" w:rsidRDefault="00721B50" w:rsidP="007F3242">
      <w:pPr>
        <w:pStyle w:val="BulletStandard"/>
      </w:pPr>
      <w:r w:rsidRPr="007E2A00">
        <w:t xml:space="preserve">During the interrupted simulation the simulation tool can both receive values </w:t>
      </w:r>
      <w:r w:rsidR="00B44D90" w:rsidRPr="007E2A00">
        <w:rPr>
          <w:position w:val="-12"/>
        </w:rPr>
        <w:object w:dxaOrig="620" w:dyaOrig="360">
          <v:shape id="_x0000_i1077" type="#_x0000_t75" style="width:31.3pt;height:17.55pt" o:ole="">
            <v:imagedata r:id="rId130" o:title=""/>
          </v:shape>
          <o:OLEObject Type="Embed" ProgID="Equation.3" ShapeID="_x0000_i1077" DrawAspect="Content" ObjectID="_1561366021" r:id="rId131"/>
        </w:object>
      </w:r>
      <w:r w:rsidRPr="007E2A00">
        <w:t xml:space="preserve">and send </w:t>
      </w:r>
      <w:r w:rsidR="005B3346" w:rsidRPr="007E2A00">
        <w:t>values</w:t>
      </w:r>
      <w:r w:rsidR="00B44D90" w:rsidRPr="007E2A00">
        <w:rPr>
          <w:position w:val="-12"/>
        </w:rPr>
        <w:object w:dxaOrig="639" w:dyaOrig="360">
          <v:shape id="_x0000_i1078" type="#_x0000_t75" style="width:31.95pt;height:17.55pt" o:ole="">
            <v:imagedata r:id="rId132" o:title=""/>
          </v:shape>
          <o:OLEObject Type="Embed" ProgID="Equation.3" ShapeID="_x0000_i1078" DrawAspect="Content" ObjectID="_1561366022" r:id="rId133"/>
        </w:object>
      </w:r>
      <w:r w:rsidRPr="007E2A00">
        <w:t>.</w:t>
      </w:r>
    </w:p>
    <w:p w:rsidR="00721B50" w:rsidRDefault="00721B50" w:rsidP="007F3242">
      <w:pPr>
        <w:pStyle w:val="BulletStandard"/>
      </w:pPr>
      <w:r w:rsidRPr="007E2A00">
        <w:t xml:space="preserve">During the interrupted simulation the simulation tool can be given a new time value </w:t>
      </w:r>
      <w:r w:rsidR="00834385" w:rsidRPr="007E2A00">
        <w:rPr>
          <w:position w:val="-12"/>
        </w:rPr>
        <w:object w:dxaOrig="440" w:dyaOrig="360">
          <v:shape id="_x0000_i1079" type="#_x0000_t75" style="width:21.9pt;height:17.55pt" o:ole="">
            <v:imagedata r:id="rId134" o:title=""/>
          </v:shape>
          <o:OLEObject Type="Embed" ProgID="Equation.3" ShapeID="_x0000_i1079" DrawAspect="Content" ObjectID="_1561366023" r:id="rId135"/>
        </w:object>
      </w:r>
      <w:r w:rsidRPr="007E2A00">
        <w:t xml:space="preserve">, </w:t>
      </w:r>
      <w:r w:rsidR="005B3346" w:rsidRPr="007E2A00">
        <w:rPr>
          <w:position w:val="-14"/>
        </w:rPr>
        <w:object w:dxaOrig="1460" w:dyaOrig="380">
          <v:shape id="_x0000_i1080" type="#_x0000_t75" style="width:73.25pt;height:19.4pt" o:ole="">
            <v:imagedata r:id="rId136" o:title=""/>
          </v:shape>
          <o:OLEObject Type="Embed" ProgID="Equation.3" ShapeID="_x0000_i1080" DrawAspect="Content" ObjectID="_1561366024" r:id="rId137"/>
        </w:object>
      </w:r>
      <w:r w:rsidRPr="007E2A00">
        <w:t xml:space="preserve">to simulate the time subinterval </w:t>
      </w:r>
      <w:r w:rsidR="005B3346" w:rsidRPr="007E2A00">
        <w:rPr>
          <w:position w:val="-12"/>
        </w:rPr>
        <w:object w:dxaOrig="1200" w:dyaOrig="360">
          <v:shape id="_x0000_i1081" type="#_x0000_t75" style="width:60.1pt;height:17.55pt" o:ole="">
            <v:imagedata r:id="rId138" o:title=""/>
          </v:shape>
          <o:OLEObject Type="Embed" ProgID="Equation.3" ShapeID="_x0000_i1081" DrawAspect="Content" ObjectID="_1561366025" r:id="rId139"/>
        </w:object>
      </w:r>
    </w:p>
    <w:p w:rsidR="00471151" w:rsidRPr="007E2A00" w:rsidRDefault="00471151" w:rsidP="007F3242">
      <w:pPr>
        <w:pStyle w:val="BulletStandard"/>
      </w:pPr>
      <w:r w:rsidRPr="007E2A00">
        <w:t xml:space="preserve">The subinterval length </w:t>
      </w:r>
      <w:r w:rsidRPr="007E2A00">
        <w:rPr>
          <w:position w:val="-12"/>
        </w:rPr>
        <w:object w:dxaOrig="360" w:dyaOrig="360">
          <v:shape id="_x0000_i1082" type="#_x0000_t75" style="width:17.55pt;height:17.55pt" o:ole="">
            <v:imagedata r:id="rId140" o:title=""/>
          </v:shape>
          <o:OLEObject Type="Embed" ProgID="Equation.3" ShapeID="_x0000_i1082" DrawAspect="Content" ObjectID="_1561366026" r:id="rId141"/>
        </w:object>
      </w:r>
      <w:r w:rsidRPr="007E2A00">
        <w:t xml:space="preserve">is called </w:t>
      </w:r>
      <w:r w:rsidRPr="007E2A00">
        <w:rPr>
          <w:b/>
        </w:rPr>
        <w:t>step size</w:t>
      </w:r>
      <w:r w:rsidRPr="007E2A00">
        <w:t xml:space="preserve"> of the </w:t>
      </w:r>
      <w:r w:rsidRPr="007E2A00">
        <w:rPr>
          <w:position w:val="-6"/>
        </w:rPr>
        <w:object w:dxaOrig="279" w:dyaOrig="320">
          <v:shape id="_x0000_i1083" type="#_x0000_t75" style="width:14.4pt;height:16.3pt" o:ole="">
            <v:imagedata r:id="rId120" o:title=""/>
          </v:shape>
          <o:OLEObject Type="Embed" ProgID="Equation.3" ShapeID="_x0000_i1083" DrawAspect="Content" ObjectID="_1561366027" r:id="rId142"/>
        </w:object>
      </w:r>
      <w:r w:rsidRPr="007E2A00">
        <w:t xml:space="preserve"> </w:t>
      </w:r>
      <w:r>
        <w:t xml:space="preserve">communication </w:t>
      </w:r>
      <w:r w:rsidRPr="007E2A00">
        <w:t xml:space="preserve">step, </w:t>
      </w:r>
      <w:r w:rsidRPr="007E2A00">
        <w:rPr>
          <w:position w:val="-12"/>
        </w:rPr>
        <w:object w:dxaOrig="1480" w:dyaOrig="360">
          <v:shape id="_x0000_i1084" type="#_x0000_t75" style="width:74.5pt;height:17.55pt" o:ole="">
            <v:imagedata r:id="rId143" o:title=""/>
          </v:shape>
          <o:OLEObject Type="Embed" ProgID="Equation.3" ShapeID="_x0000_i1084" DrawAspect="Content" ObjectID="_1561366028" r:id="rId144"/>
        </w:object>
      </w:r>
      <w:r w:rsidRPr="007E2A00">
        <w:t>.</w:t>
      </w:r>
      <w:r>
        <w:t xml:space="preserve"> In general, the communication step size can be positive, zero, but not negative.</w:t>
      </w:r>
    </w:p>
    <w:p w:rsidR="00721B50" w:rsidRPr="007E2A00" w:rsidRDefault="00E03F2D" w:rsidP="00FF734C">
      <w:pPr>
        <w:pStyle w:val="Absatz"/>
        <w:ind w:left="0"/>
        <w:jc w:val="center"/>
        <w:rPr>
          <w:noProof/>
          <w:lang w:val="en-US"/>
        </w:rPr>
      </w:pPr>
      <w:r w:rsidRPr="007E2A00">
        <w:rPr>
          <w:noProof/>
          <w:lang w:val="en-US"/>
        </w:rPr>
        <w:object w:dxaOrig="9982" w:dyaOrig="7119">
          <v:shape id="_x0000_i1085" type="#_x0000_t75" style="width:209.1pt;height:78.25pt" o:ole="">
            <v:imagedata r:id="rId145" o:title="" croptop="19425f" cropbottom="33561f" cropleft="14973f" cropright="26344f"/>
          </v:shape>
          <o:OLEObject Type="Embed" ProgID="Visio.Drawing.11" ShapeID="_x0000_i1085" DrawAspect="Content" ObjectID="_1561366029" r:id="rId146"/>
        </w:object>
      </w:r>
    </w:p>
    <w:p w:rsidR="007C30C1" w:rsidRDefault="007C30C1" w:rsidP="00C1282E">
      <w:pPr>
        <w:pStyle w:val="FormatvorlageBeschriftung"/>
        <w:outlineLvl w:val="0"/>
      </w:pPr>
      <w:r w:rsidRPr="007E2A00">
        <w:t xml:space="preserve">Figure </w:t>
      </w:r>
      <w:r w:rsidRPr="007E2A00">
        <w:fldChar w:fldCharType="begin"/>
      </w:r>
      <w:r w:rsidRPr="007E2A00">
        <w:instrText xml:space="preserve"> SEQ Abbildung \* ARABIC </w:instrText>
      </w:r>
      <w:r w:rsidRPr="007E2A00">
        <w:fldChar w:fldCharType="separate"/>
      </w:r>
      <w:r w:rsidR="0010528C">
        <w:rPr>
          <w:noProof/>
        </w:rPr>
        <w:t>12</w:t>
      </w:r>
      <w:r w:rsidRPr="007E2A00">
        <w:fldChar w:fldCharType="end"/>
      </w:r>
      <w:r w:rsidRPr="007E2A00">
        <w:t xml:space="preserve">: </w:t>
      </w:r>
      <w:r w:rsidRPr="007C30C1">
        <w:t>Data flow of a simulation tool at communication points</w:t>
      </w:r>
    </w:p>
    <w:p w:rsidR="00721B50" w:rsidRPr="007E2A00" w:rsidRDefault="00721B50" w:rsidP="00FF734C">
      <w:pPr>
        <w:pStyle w:val="Textkrper"/>
      </w:pPr>
      <w:r w:rsidRPr="007E2A00">
        <w:lastRenderedPageBreak/>
        <w:t>The item simulation tool in the sense of this description can be a huge variety of tools: a powerful simulator like AmeSim, Dymola, Simpack, SimulationX, … but also a C program, which reads data from a file without having its own solver. Within a system to be simulated many different tools should be able to interact.</w:t>
      </w:r>
    </w:p>
    <w:p w:rsidR="00721B50" w:rsidRPr="007E2A00" w:rsidRDefault="00721B50" w:rsidP="00C1282E">
      <w:pPr>
        <w:pStyle w:val="berschrift3"/>
      </w:pPr>
      <w:bookmarkStart w:id="69" w:name="_Toc248222700"/>
      <w:bookmarkStart w:id="70" w:name="_Toc274647143"/>
      <w:r w:rsidRPr="007E2A00">
        <w:t>Master-Slave Structure</w:t>
      </w:r>
      <w:bookmarkEnd w:id="69"/>
      <w:bookmarkEnd w:id="70"/>
    </w:p>
    <w:p w:rsidR="00721B50" w:rsidRPr="007E2A00" w:rsidRDefault="00721B50" w:rsidP="00FF734C">
      <w:pPr>
        <w:pStyle w:val="Textkrper"/>
      </w:pPr>
      <w:r w:rsidRPr="007E2A00">
        <w:t>Co-</w:t>
      </w:r>
      <w:r w:rsidR="008C3ABD">
        <w:t>s</w:t>
      </w:r>
      <w:r w:rsidRPr="007E2A00">
        <w:t>imulation is used to solve a coupled system by simulating each part with its own coupleable simulation tool. Once the system is established there exists a directed signal flow between the involved simulation tools. Therefore it is assumed that the signal flow between the coupled simulation tools is directed. The coupled simulation tools form a directed graph</w:t>
      </w:r>
      <w:r w:rsidR="008C3ABD">
        <w:t xml:space="preserve"> </w:t>
      </w:r>
      <w:r w:rsidR="008C3ABD" w:rsidRPr="008C3ABD">
        <w:rPr>
          <w:i/>
        </w:rPr>
        <w:t>G</w:t>
      </w:r>
      <w:r w:rsidRPr="007E2A00">
        <w:t xml:space="preserve"> the nodes of which are the simulation tools, and the directed lines describe the data flow. </w:t>
      </w:r>
    </w:p>
    <w:p w:rsidR="00721B50" w:rsidRPr="007E2A00" w:rsidRDefault="00721B50" w:rsidP="00FF734C">
      <w:pPr>
        <w:jc w:val="center"/>
        <w:rPr>
          <w:lang w:val="en-US"/>
        </w:rPr>
      </w:pPr>
      <w:r w:rsidRPr="007E2A00">
        <w:rPr>
          <w:noProof/>
          <w:lang w:val="en-US"/>
        </w:rPr>
        <w:object w:dxaOrig="9982" w:dyaOrig="7119">
          <v:shape id="_x0000_i1086" type="#_x0000_t75" style="width:371.9pt;height:194.1pt" o:ole="">
            <v:imagedata r:id="rId147" o:title="" croptop="5447f" cropbottom="19512f" cropleft="6350f" cropright="3715f"/>
          </v:shape>
          <o:OLEObject Type="Embed" ProgID="Visio.Drawing.11" ShapeID="_x0000_i1086" DrawAspect="Content" ObjectID="_1561366030" r:id="rId148"/>
        </w:object>
      </w:r>
    </w:p>
    <w:p w:rsidR="007C30C1" w:rsidRDefault="007C30C1" w:rsidP="00C1282E">
      <w:pPr>
        <w:pStyle w:val="FormatvorlageBeschriftung"/>
        <w:outlineLvl w:val="0"/>
      </w:pPr>
      <w:r w:rsidRPr="007E2A00">
        <w:t xml:space="preserve">Figure </w:t>
      </w:r>
      <w:r w:rsidRPr="007E2A00">
        <w:fldChar w:fldCharType="begin"/>
      </w:r>
      <w:r w:rsidRPr="007E2A00">
        <w:instrText xml:space="preserve"> SEQ Abbildung \* ARABIC </w:instrText>
      </w:r>
      <w:r w:rsidRPr="007E2A00">
        <w:fldChar w:fldCharType="separate"/>
      </w:r>
      <w:r w:rsidR="0010528C">
        <w:rPr>
          <w:noProof/>
        </w:rPr>
        <w:t>13</w:t>
      </w:r>
      <w:r w:rsidRPr="007E2A00">
        <w:fldChar w:fldCharType="end"/>
      </w:r>
      <w:r w:rsidRPr="007E2A00">
        <w:t xml:space="preserve">: </w:t>
      </w:r>
      <w:r w:rsidR="00471151">
        <w:t>Example g</w:t>
      </w:r>
      <w:r>
        <w:t>raph</w:t>
      </w:r>
      <w:r w:rsidR="00471151">
        <w:t xml:space="preserve"> </w:t>
      </w:r>
      <w:r w:rsidR="00471151" w:rsidRPr="008C3ABD">
        <w:rPr>
          <w:i/>
        </w:rPr>
        <w:t>G</w:t>
      </w:r>
      <w:r>
        <w:t xml:space="preserve"> of coupled simulation tools</w:t>
      </w:r>
    </w:p>
    <w:p w:rsidR="00721B50" w:rsidRPr="007E2A00" w:rsidRDefault="00721B50" w:rsidP="00FF734C">
      <w:pPr>
        <w:jc w:val="both"/>
        <w:rPr>
          <w:lang w:val="en-US"/>
        </w:rPr>
      </w:pPr>
      <w:r w:rsidRPr="007E2A00">
        <w:rPr>
          <w:lang w:val="en-US"/>
        </w:rPr>
        <w:t>Instead of directly coupling</w:t>
      </w:r>
      <w:r w:rsidR="008C3ABD">
        <w:rPr>
          <w:lang w:val="en-US"/>
        </w:rPr>
        <w:t>,</w:t>
      </w:r>
      <w:r w:rsidRPr="007E2A00">
        <w:rPr>
          <w:lang w:val="en-US"/>
        </w:rPr>
        <w:t xml:space="preserve"> a master is assu</w:t>
      </w:r>
      <w:r w:rsidRPr="007E2A00">
        <w:rPr>
          <w:rStyle w:val="TextkrperZchn"/>
        </w:rPr>
        <w:t>med to be located between the single simulation tools which are now called slaves. Each arrow of the graph</w:t>
      </w:r>
      <w:r w:rsidR="008F74FA" w:rsidRPr="007E2A00">
        <w:rPr>
          <w:rStyle w:val="TextkrperZchn"/>
        </w:rPr>
        <w:t xml:space="preserve"> </w:t>
      </w:r>
      <w:r w:rsidR="008C3ABD" w:rsidRPr="008C3ABD">
        <w:rPr>
          <w:rStyle w:val="TextkrperZchn"/>
          <w:i/>
        </w:rPr>
        <w:t>G</w:t>
      </w:r>
      <w:r w:rsidRPr="007E2A00">
        <w:rPr>
          <w:rStyle w:val="TextkrperZchn"/>
        </w:rPr>
        <w:t xml:space="preserve"> is regarded as to go “through” the master.</w:t>
      </w:r>
      <w:r w:rsidRPr="007E2A00">
        <w:rPr>
          <w:lang w:val="en-US"/>
        </w:rPr>
        <w:t xml:space="preserve"> </w:t>
      </w:r>
    </w:p>
    <w:p w:rsidR="00721B50" w:rsidRPr="007E2A00" w:rsidRDefault="00721B50" w:rsidP="00FF734C">
      <w:pPr>
        <w:jc w:val="center"/>
        <w:rPr>
          <w:lang w:val="en-US"/>
        </w:rPr>
      </w:pPr>
      <w:r w:rsidRPr="007E2A00">
        <w:rPr>
          <w:noProof/>
          <w:lang w:val="en-US"/>
        </w:rPr>
        <w:object w:dxaOrig="9680" w:dyaOrig="8876">
          <v:shape id="_x0000_i1087" type="#_x0000_t75" style="width:368.75pt;height:192.85pt" o:ole="">
            <v:imagedata r:id="rId149" o:title="" croptop="17507f" cropbottom="15744f" cropleft="6350f" cropright="2446f"/>
          </v:shape>
          <o:OLEObject Type="Embed" ProgID="Visio.Drawing.11" ShapeID="_x0000_i1087" DrawAspect="Content" ObjectID="_1561366031" r:id="rId150"/>
        </w:object>
      </w:r>
    </w:p>
    <w:p w:rsidR="007C30C1" w:rsidRDefault="007C30C1" w:rsidP="00C1282E">
      <w:pPr>
        <w:pStyle w:val="FormatvorlageBeschriftung"/>
        <w:outlineLvl w:val="0"/>
      </w:pPr>
      <w:r w:rsidRPr="007E2A00">
        <w:t xml:space="preserve">Figure </w:t>
      </w:r>
      <w:r w:rsidRPr="007E2A00">
        <w:fldChar w:fldCharType="begin"/>
      </w:r>
      <w:r w:rsidRPr="007E2A00">
        <w:instrText xml:space="preserve"> SEQ Abbildung \* ARABIC </w:instrText>
      </w:r>
      <w:r w:rsidRPr="007E2A00">
        <w:fldChar w:fldCharType="separate"/>
      </w:r>
      <w:r w:rsidR="0010528C">
        <w:rPr>
          <w:noProof/>
        </w:rPr>
        <w:t>14</w:t>
      </w:r>
      <w:r w:rsidRPr="007E2A00">
        <w:fldChar w:fldCharType="end"/>
      </w:r>
      <w:r w:rsidRPr="007E2A00">
        <w:t xml:space="preserve">: </w:t>
      </w:r>
      <w:r>
        <w:t>Master-Slave structure</w:t>
      </w:r>
    </w:p>
    <w:p w:rsidR="00721B50" w:rsidRPr="007E2A00" w:rsidRDefault="00721B50" w:rsidP="00FF734C">
      <w:pPr>
        <w:pStyle w:val="Textkrper"/>
      </w:pPr>
      <w:r w:rsidRPr="007E2A00">
        <w:t xml:space="preserve">Slaves are assumed to communicate with the master only. In this description the interface between master and slave is defined. </w:t>
      </w:r>
    </w:p>
    <w:p w:rsidR="00721B50" w:rsidRPr="007E2A00" w:rsidRDefault="00721B50" w:rsidP="00FF734C">
      <w:pPr>
        <w:pStyle w:val="Textkrper"/>
      </w:pPr>
      <w:r w:rsidRPr="007E2A00">
        <w:lastRenderedPageBreak/>
        <w:t xml:space="preserve">The master itself can be involved in a higher order simulation environment serving as slave. On each level of such a </w:t>
      </w:r>
      <w:r w:rsidRPr="006E25FA">
        <w:t>nested master hierarchy</w:t>
      </w:r>
      <w:r w:rsidRPr="007E2A00">
        <w:t xml:space="preserve"> the </w:t>
      </w:r>
      <w:r w:rsidR="000A69F6" w:rsidRPr="007E2A00">
        <w:t xml:space="preserve">FMI for Co-Simulation </w:t>
      </w:r>
      <w:r w:rsidRPr="007E2A00">
        <w:t>can be applied.</w:t>
      </w:r>
    </w:p>
    <w:p w:rsidR="00721B50" w:rsidRPr="007E2A00" w:rsidRDefault="00721B50" w:rsidP="00C1282E">
      <w:pPr>
        <w:pStyle w:val="berschrift3"/>
      </w:pPr>
      <w:bookmarkStart w:id="71" w:name="_Toc248222701"/>
      <w:bookmarkStart w:id="72" w:name="_Toc274647144"/>
      <w:r w:rsidRPr="007E2A00">
        <w:t xml:space="preserve">Basic Co-Simulation </w:t>
      </w:r>
      <w:r w:rsidR="00CE0BCC">
        <w:t xml:space="preserve">Computation </w:t>
      </w:r>
      <w:r w:rsidRPr="007E2A00">
        <w:t>Flow</w:t>
      </w:r>
      <w:bookmarkEnd w:id="71"/>
      <w:bookmarkEnd w:id="72"/>
    </w:p>
    <w:p w:rsidR="00721B50" w:rsidRPr="007E2A00" w:rsidRDefault="00721B50" w:rsidP="00FF734C">
      <w:pPr>
        <w:pStyle w:val="Textkrper"/>
      </w:pPr>
      <w:r w:rsidRPr="007E2A00">
        <w:t>The slaves will have properties which influence the possible master algorithms, especially restrict them. The master has to select suitable algorithms. In this description the master algorithms will be neither defined nor standardized. Only the interface between master and slaves is to be defined. Nevertheless, a basic co-simulation flow is assumed:</w:t>
      </w:r>
    </w:p>
    <w:p w:rsidR="00721B50" w:rsidRPr="007E2A00" w:rsidRDefault="00721B50" w:rsidP="00C1282E">
      <w:pPr>
        <w:pStyle w:val="berschrift4"/>
        <w:rPr>
          <w:lang w:val="en-US"/>
        </w:rPr>
      </w:pPr>
      <w:bookmarkStart w:id="73" w:name="_Toc248222702"/>
      <w:r w:rsidRPr="007E2A00">
        <w:rPr>
          <w:lang w:val="en-US"/>
        </w:rPr>
        <w:t xml:space="preserve">Initialization </w:t>
      </w:r>
      <w:r w:rsidR="007E2AFD">
        <w:rPr>
          <w:lang w:val="en-US"/>
        </w:rPr>
        <w:t>Sub</w:t>
      </w:r>
      <w:r w:rsidR="00CE0BCC">
        <w:rPr>
          <w:lang w:val="en-US"/>
        </w:rPr>
        <w:t>-</w:t>
      </w:r>
      <w:r w:rsidR="007E2AFD">
        <w:rPr>
          <w:lang w:val="en-US"/>
        </w:rPr>
        <w:t>p</w:t>
      </w:r>
      <w:r w:rsidRPr="007E2A00">
        <w:rPr>
          <w:lang w:val="en-US"/>
        </w:rPr>
        <w:t>hase</w:t>
      </w:r>
      <w:bookmarkEnd w:id="73"/>
    </w:p>
    <w:p w:rsidR="00721B50" w:rsidRPr="007E2A00" w:rsidRDefault="00721B50" w:rsidP="00CE0BCC">
      <w:pPr>
        <w:pStyle w:val="Textkrper"/>
      </w:pPr>
      <w:r w:rsidRPr="007E2A00">
        <w:t>All simulation</w:t>
      </w:r>
      <w:r w:rsidRPr="00CE0BCC">
        <w:t xml:space="preserve"> tools are prepared for starting the </w:t>
      </w:r>
      <w:r w:rsidR="00881C42" w:rsidRPr="00CE0BCC">
        <w:t>co-</w:t>
      </w:r>
      <w:r w:rsidRPr="00CE0BCC">
        <w:t xml:space="preserve">simulation. The communication links between master and slaves are established. The master receives the properties of the slaves. Additionally the master receives the connection graph </w:t>
      </w:r>
      <w:r w:rsidR="007B79AA" w:rsidRPr="00CE0BCC">
        <w:rPr>
          <w:i/>
        </w:rPr>
        <w:t>G</w:t>
      </w:r>
      <w:r w:rsidRPr="00CE0BCC">
        <w:t xml:space="preserve"> e.g. by user input. The master chooses the master algorithm bas</w:t>
      </w:r>
      <w:r w:rsidR="008C3ABD">
        <w:t>ed</w:t>
      </w:r>
      <w:r w:rsidRPr="00CE0BCC">
        <w:t xml:space="preserve"> on the capabilities of the involved slaves as well as the connection graph</w:t>
      </w:r>
      <w:r w:rsidR="007B79AA" w:rsidRPr="00CE0BCC">
        <w:t xml:space="preserve"> </w:t>
      </w:r>
      <w:r w:rsidR="007B79AA" w:rsidRPr="00CE0BCC">
        <w:rPr>
          <w:i/>
        </w:rPr>
        <w:t>G</w:t>
      </w:r>
      <w:r w:rsidRPr="00CE0BCC">
        <w:t>, and possibly user inputs.</w:t>
      </w:r>
    </w:p>
    <w:p w:rsidR="00721B50" w:rsidRPr="007E2A00" w:rsidRDefault="00721B50" w:rsidP="00C1282E">
      <w:pPr>
        <w:pStyle w:val="berschrift4"/>
        <w:rPr>
          <w:lang w:val="en-US"/>
        </w:rPr>
      </w:pPr>
      <w:bookmarkStart w:id="74" w:name="_Toc248222703"/>
      <w:r w:rsidRPr="007E2A00">
        <w:rPr>
          <w:lang w:val="en-US"/>
        </w:rPr>
        <w:t xml:space="preserve">Simulation </w:t>
      </w:r>
      <w:bookmarkEnd w:id="74"/>
      <w:r w:rsidR="00DF28D0">
        <w:rPr>
          <w:lang w:val="en-US"/>
        </w:rPr>
        <w:t>Sub-phase</w:t>
      </w:r>
    </w:p>
    <w:p w:rsidR="00721B50" w:rsidRPr="007E2A00" w:rsidRDefault="00721B50" w:rsidP="00FF734C">
      <w:pPr>
        <w:pStyle w:val="Textkrper"/>
      </w:pPr>
      <w:r w:rsidRPr="007E2A00">
        <w:t xml:space="preserve">The master forces the slaves to simulate the time interval </w:t>
      </w:r>
      <w:r w:rsidRPr="007E2A00">
        <w:rPr>
          <w:position w:val="-14"/>
        </w:rPr>
        <w:object w:dxaOrig="1020" w:dyaOrig="380">
          <v:shape id="_x0000_i1088" type="#_x0000_t75" style="width:50.1pt;height:19.4pt" o:ole="">
            <v:imagedata r:id="rId106" o:title=""/>
          </v:shape>
          <o:OLEObject Type="Embed" ProgID="Equation.3" ShapeID="_x0000_i1088" DrawAspect="Content" ObjectID="_1561366032" r:id="rId151"/>
        </w:object>
      </w:r>
      <w:r w:rsidRPr="007E2A00">
        <w:t xml:space="preserve"> by stepwise solving master subintervals (</w:t>
      </w:r>
      <w:r w:rsidRPr="007E2A00">
        <w:rPr>
          <w:b/>
        </w:rPr>
        <w:t>communication steps</w:t>
      </w:r>
      <w:r w:rsidRPr="007E2A00">
        <w:t xml:space="preserve">) </w:t>
      </w:r>
      <w:r w:rsidR="00E209F3" w:rsidRPr="007E2A00">
        <w:rPr>
          <w:position w:val="-12"/>
        </w:rPr>
        <w:object w:dxaOrig="980" w:dyaOrig="360">
          <v:shape id="_x0000_i1089" type="#_x0000_t75" style="width:49.45pt;height:17.55pt" o:ole="">
            <v:imagedata r:id="rId152" o:title=""/>
          </v:shape>
          <o:OLEObject Type="Embed" ProgID="Equation.3" ShapeID="_x0000_i1089" DrawAspect="Content" ObjectID="_1561366033" r:id="rId153"/>
        </w:object>
      </w:r>
      <w:r w:rsidRPr="007E2A00">
        <w:t xml:space="preserve"> with </w:t>
      </w:r>
      <w:r w:rsidRPr="007E2A00">
        <w:rPr>
          <w:position w:val="-6"/>
        </w:rPr>
        <w:object w:dxaOrig="960" w:dyaOrig="279">
          <v:shape id="_x0000_i1090" type="#_x0000_t75" style="width:47.6pt;height:14.4pt" o:ole="">
            <v:imagedata r:id="rId110" o:title=""/>
          </v:shape>
          <o:OLEObject Type="Embed" ProgID="Equation.3" ShapeID="_x0000_i1090" DrawAspect="Content" ObjectID="_1561366034" r:id="rId154"/>
        </w:object>
      </w:r>
      <w:r w:rsidRPr="007E2A00">
        <w:t xml:space="preserve">, </w:t>
      </w:r>
      <w:r w:rsidR="00E209F3" w:rsidRPr="007E2A00">
        <w:rPr>
          <w:position w:val="-12"/>
        </w:rPr>
        <w:object w:dxaOrig="920" w:dyaOrig="360">
          <v:shape id="_x0000_i1091" type="#_x0000_t75" style="width:45.7pt;height:17.55pt" o:ole="">
            <v:imagedata r:id="rId155" o:title=""/>
          </v:shape>
          <o:OLEObject Type="Embed" ProgID="Equation.3" ShapeID="_x0000_i1091" DrawAspect="Content" ObjectID="_1561366035" r:id="rId156"/>
        </w:object>
      </w:r>
      <w:r w:rsidRPr="007E2A00">
        <w:t xml:space="preserve">, </w:t>
      </w:r>
      <w:r w:rsidRPr="007E2A00">
        <w:rPr>
          <w:position w:val="-12"/>
        </w:rPr>
        <w:object w:dxaOrig="960" w:dyaOrig="360">
          <v:shape id="_x0000_i1092" type="#_x0000_t75" style="width:47.6pt;height:17.55pt" o:ole="">
            <v:imagedata r:id="rId157" o:title=""/>
          </v:shape>
          <o:OLEObject Type="Embed" ProgID="Equation.3" ShapeID="_x0000_i1092" DrawAspect="Content" ObjectID="_1561366036" r:id="rId158"/>
        </w:object>
      </w:r>
      <w:r w:rsidRPr="007E2A00">
        <w:t xml:space="preserve">, </w:t>
      </w:r>
      <w:r w:rsidRPr="007E2A00">
        <w:rPr>
          <w:position w:val="-14"/>
        </w:rPr>
        <w:object w:dxaOrig="980" w:dyaOrig="380">
          <v:shape id="_x0000_i1093" type="#_x0000_t75" style="width:49.45pt;height:19.4pt" o:ole="">
            <v:imagedata r:id="rId159" o:title=""/>
          </v:shape>
          <o:OLEObject Type="Embed" ProgID="Equation.3" ShapeID="_x0000_i1093" DrawAspect="Content" ObjectID="_1561366037" r:id="rId160"/>
        </w:object>
      </w:r>
      <w:r w:rsidR="004D2B2E" w:rsidRPr="007E2A00">
        <w:t xml:space="preserve">. The </w:t>
      </w:r>
      <w:r w:rsidRPr="007E2A00">
        <w:t xml:space="preserve">subinterval length </w:t>
      </w:r>
      <w:r w:rsidRPr="007E2A00">
        <w:rPr>
          <w:position w:val="-12"/>
        </w:rPr>
        <w:object w:dxaOrig="360" w:dyaOrig="360">
          <v:shape id="_x0000_i1094" type="#_x0000_t75" style="width:17.55pt;height:17.55pt" o:ole="">
            <v:imagedata r:id="rId161" o:title=""/>
          </v:shape>
          <o:OLEObject Type="Embed" ProgID="Equation.3" ShapeID="_x0000_i1094" DrawAspect="Content" ObjectID="_1561366038" r:id="rId162"/>
        </w:object>
      </w:r>
      <w:r w:rsidRPr="007E2A00">
        <w:t xml:space="preserve">is called </w:t>
      </w:r>
      <w:r w:rsidRPr="007E2A00">
        <w:rPr>
          <w:b/>
        </w:rPr>
        <w:t>communication</w:t>
      </w:r>
      <w:r w:rsidRPr="007E2A00">
        <w:t xml:space="preserve"> </w:t>
      </w:r>
      <w:r w:rsidRPr="007E2A00">
        <w:rPr>
          <w:b/>
        </w:rPr>
        <w:t>step</w:t>
      </w:r>
      <w:r w:rsidR="00733560" w:rsidRPr="007E2A00">
        <w:rPr>
          <w:b/>
        </w:rPr>
        <w:t xml:space="preserve"> </w:t>
      </w:r>
      <w:r w:rsidRPr="007E2A00">
        <w:rPr>
          <w:b/>
        </w:rPr>
        <w:t>size</w:t>
      </w:r>
      <w:r w:rsidRPr="007E2A00">
        <w:t xml:space="preserve"> of the </w:t>
      </w:r>
      <w:r w:rsidRPr="007E2A00">
        <w:rPr>
          <w:position w:val="-6"/>
        </w:rPr>
        <w:object w:dxaOrig="279" w:dyaOrig="320">
          <v:shape id="_x0000_i1095" type="#_x0000_t75" style="width:14.4pt;height:16.3pt" o:ole="">
            <v:imagedata r:id="rId120" o:title=""/>
          </v:shape>
          <o:OLEObject Type="Embed" ProgID="Equation.3" ShapeID="_x0000_i1095" DrawAspect="Content" ObjectID="_1561366039" r:id="rId163"/>
        </w:object>
      </w:r>
      <w:r w:rsidRPr="007E2A00">
        <w:t xml:space="preserve"> step, </w:t>
      </w:r>
      <w:r w:rsidR="00E209F3" w:rsidRPr="007E2A00">
        <w:rPr>
          <w:position w:val="-12"/>
        </w:rPr>
        <w:object w:dxaOrig="1480" w:dyaOrig="360">
          <v:shape id="_x0000_i1096" type="#_x0000_t75" style="width:74.5pt;height:17.55pt" o:ole="">
            <v:imagedata r:id="rId164" o:title=""/>
          </v:shape>
          <o:OLEObject Type="Embed" ProgID="Equation.3" ShapeID="_x0000_i1096" DrawAspect="Content" ObjectID="_1561366040" r:id="rId165"/>
        </w:object>
      </w:r>
      <w:r w:rsidRPr="007E2A00">
        <w:t>.</w:t>
      </w:r>
    </w:p>
    <w:p w:rsidR="00721B50" w:rsidRPr="007E2A00" w:rsidRDefault="00721B50" w:rsidP="00FF734C">
      <w:pPr>
        <w:pStyle w:val="Textkrper"/>
      </w:pPr>
      <w:r w:rsidRPr="007E2A00">
        <w:t xml:space="preserve">The boundary points </w:t>
      </w:r>
      <w:r w:rsidR="00E209F3" w:rsidRPr="007E2A00">
        <w:rPr>
          <w:position w:val="-12"/>
        </w:rPr>
        <w:object w:dxaOrig="800" w:dyaOrig="360">
          <v:shape id="_x0000_i1097" type="#_x0000_t75" style="width:40.05pt;height:17.55pt" o:ole="">
            <v:imagedata r:id="rId166" o:title=""/>
          </v:shape>
          <o:OLEObject Type="Embed" ProgID="Equation.3" ShapeID="_x0000_i1097" DrawAspect="Content" ObjectID="_1561366041" r:id="rId167"/>
        </w:object>
      </w:r>
      <w:r w:rsidRPr="007E2A00">
        <w:t xml:space="preserve">of each subinterval are called </w:t>
      </w:r>
      <w:r w:rsidRPr="007E2A00">
        <w:rPr>
          <w:b/>
        </w:rPr>
        <w:t>communication points</w:t>
      </w:r>
      <w:r w:rsidRPr="007E2A00">
        <w:t>. It is allowed that the communication step</w:t>
      </w:r>
      <w:r w:rsidR="00733560" w:rsidRPr="007E2A00">
        <w:t xml:space="preserve"> </w:t>
      </w:r>
      <w:r w:rsidRPr="007E2A00">
        <w:t xml:space="preserve">size </w:t>
      </w:r>
      <w:r w:rsidR="00E209F3" w:rsidRPr="007E2A00">
        <w:rPr>
          <w:position w:val="-12"/>
        </w:rPr>
        <w:object w:dxaOrig="360" w:dyaOrig="360">
          <v:shape id="_x0000_i1098" type="#_x0000_t75" style="width:17.55pt;height:17.55pt" o:ole="">
            <v:imagedata r:id="rId168" o:title=""/>
          </v:shape>
          <o:OLEObject Type="Embed" ProgID="Equation.3" ShapeID="_x0000_i1098" DrawAspect="Content" ObjectID="_1561366042" r:id="rId169"/>
        </w:object>
      </w:r>
      <w:r w:rsidRPr="007E2A00">
        <w:t>can be zero (</w:t>
      </w:r>
      <w:r w:rsidR="00E209F3" w:rsidRPr="007E2A00">
        <w:rPr>
          <w:position w:val="-12"/>
        </w:rPr>
        <w:object w:dxaOrig="940" w:dyaOrig="360">
          <v:shape id="_x0000_i1099" type="#_x0000_t75" style="width:46.95pt;height:17.55pt" o:ole="">
            <v:imagedata r:id="rId170" o:title=""/>
          </v:shape>
          <o:OLEObject Type="Embed" ProgID="Equation.3" ShapeID="_x0000_i1099" DrawAspect="Content" ObjectID="_1561366043" r:id="rId171"/>
        </w:object>
      </w:r>
      <w:r w:rsidRPr="007E2A00">
        <w:t>, iteration).</w:t>
      </w:r>
      <w:r w:rsidR="00D957FE" w:rsidRPr="007E2A00">
        <w:t xml:space="preserve"> In particular for the first simulation step and at an event (event iteration) a communication step size of zero length is appropriate, </w:t>
      </w:r>
      <w:r w:rsidR="00D957FE" w:rsidRPr="007E2A00">
        <w:rPr>
          <w:position w:val="-12"/>
        </w:rPr>
        <w:object w:dxaOrig="760" w:dyaOrig="360">
          <v:shape id="_x0000_i1100" type="#_x0000_t75" style="width:37.55pt;height:17.55pt" o:ole="">
            <v:imagedata r:id="rId172" o:title=""/>
          </v:shape>
          <o:OLEObject Type="Embed" ProgID="Equation.3" ShapeID="_x0000_i1100" DrawAspect="Content" ObjectID="_1561366044" r:id="rId173"/>
        </w:object>
      </w:r>
      <w:r w:rsidR="00D957FE" w:rsidRPr="007E2A00">
        <w:t>.</w:t>
      </w:r>
    </w:p>
    <w:p w:rsidR="00721B50" w:rsidRPr="007E2A00" w:rsidRDefault="00721B50" w:rsidP="00FF734C">
      <w:pPr>
        <w:pStyle w:val="Textkrper"/>
      </w:pPr>
      <w:r w:rsidRPr="007E2A00">
        <w:t>It depends on the master algor</w:t>
      </w:r>
      <w:r w:rsidR="00753738" w:rsidRPr="007E2A00">
        <w:t>ithm how the communication step</w:t>
      </w:r>
      <w:r w:rsidR="00733560" w:rsidRPr="007E2A00">
        <w:t xml:space="preserve"> </w:t>
      </w:r>
      <w:r w:rsidRPr="007E2A00">
        <w:t xml:space="preserve">size, and the communication points are chosen. The master algorithm itself uses both the slave properties, and the graph </w:t>
      </w:r>
      <w:r w:rsidRPr="007E2A00">
        <w:rPr>
          <w:i/>
        </w:rPr>
        <w:t>G</w:t>
      </w:r>
      <w:r w:rsidRPr="007E2A00">
        <w:t>. The communication points can be chosen by the master individually for each slave, and the master can start</w:t>
      </w:r>
      <w:r w:rsidR="00471151">
        <w:t xml:space="preserve"> and stop</w:t>
      </w:r>
      <w:r w:rsidRPr="007E2A00">
        <w:t xml:space="preserve"> each slave independently from other slaves. </w:t>
      </w:r>
    </w:p>
    <w:p w:rsidR="00721B50" w:rsidRPr="007E2A00" w:rsidRDefault="00721B50" w:rsidP="00FF734C">
      <w:pPr>
        <w:pStyle w:val="Textkrper"/>
      </w:pPr>
      <w:r w:rsidRPr="007E2A00">
        <w:t xml:space="preserve">Before a subinterval is simulated, the slave receives its input values </w:t>
      </w:r>
      <w:r w:rsidR="0042500D" w:rsidRPr="007E2A00">
        <w:rPr>
          <w:position w:val="-12"/>
        </w:rPr>
        <w:object w:dxaOrig="620" w:dyaOrig="360">
          <v:shape id="_x0000_i1101" type="#_x0000_t75" style="width:31.3pt;height:17.55pt" o:ole="">
            <v:imagedata r:id="rId174" o:title=""/>
          </v:shape>
          <o:OLEObject Type="Embed" ProgID="Equation.3" ShapeID="_x0000_i1101" DrawAspect="Content" ObjectID="_1561366045" r:id="rId175"/>
        </w:object>
      </w:r>
      <w:r w:rsidRPr="007E2A00">
        <w:t xml:space="preserve"> and possibly derivatives with respect to time (</w:t>
      </w:r>
      <w:r w:rsidRPr="007E2A00">
        <w:rPr>
          <w:position w:val="-12"/>
        </w:rPr>
        <w:object w:dxaOrig="600" w:dyaOrig="360">
          <v:shape id="_x0000_i1102" type="#_x0000_t75" style="width:30.05pt;height:17.55pt" o:ole="">
            <v:imagedata r:id="rId176" o:title=""/>
          </v:shape>
          <o:OLEObject Type="Embed" ProgID="Equation.3" ShapeID="_x0000_i1102" DrawAspect="Content" ObjectID="_1561366046" r:id="rId177"/>
        </w:object>
      </w:r>
      <w:r w:rsidRPr="007E2A00">
        <w:t>,</w:t>
      </w:r>
      <w:r w:rsidRPr="007E2A00">
        <w:rPr>
          <w:position w:val="-12"/>
        </w:rPr>
        <w:object w:dxaOrig="600" w:dyaOrig="360">
          <v:shape id="_x0000_i1103" type="#_x0000_t75" style="width:30.05pt;height:17.55pt" o:ole="">
            <v:imagedata r:id="rId178" o:title=""/>
          </v:shape>
          <o:OLEObject Type="Embed" ProgID="Equation.3" ShapeID="_x0000_i1103" DrawAspect="Content" ObjectID="_1561366047" r:id="rId179"/>
        </w:object>
      </w:r>
      <w:r w:rsidRPr="007E2A00">
        <w:t>, …) as</w:t>
      </w:r>
      <w:r w:rsidR="00753738" w:rsidRPr="007E2A00">
        <w:t xml:space="preserve"> well as the communication step</w:t>
      </w:r>
      <w:r w:rsidR="00733560" w:rsidRPr="007E2A00">
        <w:t xml:space="preserve"> </w:t>
      </w:r>
      <w:r w:rsidRPr="007E2A00">
        <w:t xml:space="preserve">size </w:t>
      </w:r>
      <w:r w:rsidR="0042500D" w:rsidRPr="007E2A00">
        <w:rPr>
          <w:position w:val="-12"/>
        </w:rPr>
        <w:object w:dxaOrig="360" w:dyaOrig="360">
          <v:shape id="_x0000_i1104" type="#_x0000_t75" style="width:17.55pt;height:17.55pt" o:ole="">
            <v:imagedata r:id="rId180" o:title=""/>
          </v:shape>
          <o:OLEObject Type="Embed" ProgID="Equation.3" ShapeID="_x0000_i1104" DrawAspect="Content" ObjectID="_1561366048" r:id="rId181"/>
        </w:object>
      </w:r>
      <w:r w:rsidRPr="007E2A00">
        <w:t xml:space="preserve">. After starting the slave simulation of the communication step </w:t>
      </w:r>
      <w:r w:rsidR="0042500D" w:rsidRPr="007E2A00">
        <w:rPr>
          <w:position w:val="-12"/>
        </w:rPr>
        <w:object w:dxaOrig="960" w:dyaOrig="360">
          <v:shape id="_x0000_i1105" type="#_x0000_t75" style="width:47.6pt;height:17.55pt" o:ole="">
            <v:imagedata r:id="rId182" o:title=""/>
          </v:shape>
          <o:OLEObject Type="Embed" ProgID="Equation.3" ShapeID="_x0000_i1105" DrawAspect="Content" ObjectID="_1561366049" r:id="rId183"/>
        </w:object>
      </w:r>
      <w:r w:rsidRPr="007E2A00">
        <w:t xml:space="preserve"> the master receives the slave output values </w:t>
      </w:r>
      <w:r w:rsidR="00FB1C66" w:rsidRPr="007E2A00">
        <w:rPr>
          <w:position w:val="-12"/>
        </w:rPr>
        <w:object w:dxaOrig="780" w:dyaOrig="360">
          <v:shape id="_x0000_i1106" type="#_x0000_t75" style="width:39.45pt;height:17.55pt" o:ole="">
            <v:imagedata r:id="rId184" o:title=""/>
          </v:shape>
          <o:OLEObject Type="Embed" ProgID="Equation.3" ShapeID="_x0000_i1106" DrawAspect="Content" ObjectID="_1561366050" r:id="rId185"/>
        </w:object>
      </w:r>
      <w:r w:rsidRPr="007E2A00">
        <w:t xml:space="preserve"> and possibly derivatives with respect to time (</w:t>
      </w:r>
      <w:r w:rsidR="005A25C3" w:rsidRPr="007E2A00">
        <w:rPr>
          <w:position w:val="-12"/>
        </w:rPr>
        <w:object w:dxaOrig="780" w:dyaOrig="360">
          <v:shape id="_x0000_i1107" type="#_x0000_t75" style="width:39.45pt;height:17.55pt" o:ole="">
            <v:imagedata r:id="rId186" o:title=""/>
          </v:shape>
          <o:OLEObject Type="Embed" ProgID="Equation.3" ShapeID="_x0000_i1107" DrawAspect="Content" ObjectID="_1561366051" r:id="rId187"/>
        </w:object>
      </w:r>
      <w:r w:rsidRPr="007E2A00">
        <w:t>,</w:t>
      </w:r>
      <w:r w:rsidR="005A25C3" w:rsidRPr="007E2A00">
        <w:rPr>
          <w:position w:val="-12"/>
        </w:rPr>
        <w:object w:dxaOrig="780" w:dyaOrig="360">
          <v:shape id="_x0000_i1108" type="#_x0000_t75" style="width:39.45pt;height:17.55pt" o:ole="">
            <v:imagedata r:id="rId188" o:title=""/>
          </v:shape>
          <o:OLEObject Type="Embed" ProgID="Equation.3" ShapeID="_x0000_i1108" DrawAspect="Content" ObjectID="_1561366052" r:id="rId189"/>
        </w:object>
      </w:r>
      <w:r w:rsidRPr="007E2A00">
        <w:t xml:space="preserve">, …). Furthermore, the slave status has to be transferred to the master. Especially if the slave simulation fails, further communication is necessary.  </w:t>
      </w:r>
    </w:p>
    <w:p w:rsidR="00721B50" w:rsidRPr="007E2A00" w:rsidRDefault="00547DE7" w:rsidP="00C1282E">
      <w:pPr>
        <w:pStyle w:val="berschrift4"/>
        <w:rPr>
          <w:lang w:val="en-US"/>
        </w:rPr>
      </w:pPr>
      <w:bookmarkStart w:id="75" w:name="_Toc248222704"/>
      <w:r>
        <w:rPr>
          <w:lang w:val="en-US"/>
        </w:rPr>
        <w:t>Shutdown</w:t>
      </w:r>
      <w:r w:rsidR="00721B50" w:rsidRPr="007E2A00">
        <w:rPr>
          <w:lang w:val="en-US"/>
        </w:rPr>
        <w:t xml:space="preserve"> </w:t>
      </w:r>
      <w:r w:rsidR="00016678">
        <w:rPr>
          <w:lang w:val="en-US"/>
        </w:rPr>
        <w:t>Sub</w:t>
      </w:r>
      <w:r w:rsidR="00CE0BCC">
        <w:rPr>
          <w:lang w:val="en-US"/>
        </w:rPr>
        <w:t>-</w:t>
      </w:r>
      <w:r w:rsidR="00016678">
        <w:rPr>
          <w:lang w:val="en-US"/>
        </w:rPr>
        <w:t>p</w:t>
      </w:r>
      <w:r w:rsidR="00721B50" w:rsidRPr="007E2A00">
        <w:rPr>
          <w:lang w:val="en-US"/>
        </w:rPr>
        <w:t>hase</w:t>
      </w:r>
      <w:bookmarkEnd w:id="75"/>
    </w:p>
    <w:p w:rsidR="00721B50" w:rsidRPr="007E2A00" w:rsidRDefault="00721B50" w:rsidP="00CE0BCC">
      <w:pPr>
        <w:pStyle w:val="Textkrper"/>
      </w:pPr>
      <w:r w:rsidRPr="007E2A00">
        <w:t>By giving a closing information the master forces the slaves to stop.</w:t>
      </w:r>
    </w:p>
    <w:p w:rsidR="00721B50" w:rsidRPr="007E2A00" w:rsidRDefault="00721B50" w:rsidP="00C1282E">
      <w:pPr>
        <w:pStyle w:val="berschrift4"/>
        <w:rPr>
          <w:lang w:val="en-US"/>
        </w:rPr>
      </w:pPr>
      <w:bookmarkStart w:id="76" w:name="_Toc248222705"/>
      <w:r w:rsidRPr="007E2A00">
        <w:rPr>
          <w:lang w:val="en-US"/>
        </w:rPr>
        <w:t>Summary of Transferred Information</w:t>
      </w:r>
      <w:bookmarkEnd w:id="76"/>
      <w:r w:rsidRPr="007E2A00">
        <w:rPr>
          <w:lang w:val="en-US"/>
        </w:rPr>
        <w:t xml:space="preserve"> via FMI</w:t>
      </w:r>
      <w:r w:rsidR="00CE0BCC">
        <w:rPr>
          <w:lang w:val="en-US"/>
        </w:rPr>
        <w:t xml:space="preserve"> </w:t>
      </w:r>
      <w:r w:rsidRPr="007E2A00">
        <w:rPr>
          <w:lang w:val="en-US"/>
        </w:rPr>
        <w:t>for</w:t>
      </w:r>
      <w:r w:rsidR="00CE0BCC">
        <w:rPr>
          <w:lang w:val="en-US"/>
        </w:rPr>
        <w:t xml:space="preserve"> </w:t>
      </w:r>
      <w:r w:rsidRPr="007E2A00">
        <w:rPr>
          <w:lang w:val="en-US"/>
        </w:rPr>
        <w:t>Co</w:t>
      </w:r>
      <w:r w:rsidR="00CE0BCC">
        <w:rPr>
          <w:lang w:val="en-US"/>
        </w:rPr>
        <w:t>-</w:t>
      </w:r>
      <w:r w:rsidRPr="007E2A00">
        <w:rPr>
          <w:lang w:val="en-US"/>
        </w:rPr>
        <w:t>Simulation</w:t>
      </w:r>
    </w:p>
    <w:p w:rsidR="00721B50" w:rsidRPr="007E2A00" w:rsidRDefault="00721B50" w:rsidP="00CE0BCC">
      <w:pPr>
        <w:pStyle w:val="Textkrper"/>
      </w:pPr>
      <w:r w:rsidRPr="007E2A00">
        <w:t>The interface between master and slave must be able to transfer the following information:</w:t>
      </w:r>
      <w:r w:rsidR="008C3ABD">
        <w:tab/>
      </w:r>
      <w:r w:rsidR="008C3ABD">
        <w:br/>
      </w:r>
    </w:p>
    <w:p w:rsidR="00F517F1" w:rsidRPr="007E2A00" w:rsidRDefault="00F517F1" w:rsidP="00FF734C">
      <w:pPr>
        <w:pStyle w:val="Textkrper"/>
        <w:rPr>
          <w:sz w:val="10"/>
          <w:szCs w:val="10"/>
        </w:rPr>
      </w:pPr>
    </w:p>
    <w:tbl>
      <w:tblPr>
        <w:tblStyle w:val="Tabellenraster"/>
        <w:tblW w:w="0" w:type="auto"/>
        <w:tblInd w:w="675" w:type="dxa"/>
        <w:tblLook w:val="01E0" w:firstRow="1" w:lastRow="1" w:firstColumn="1" w:lastColumn="1" w:noHBand="0" w:noVBand="0"/>
      </w:tblPr>
      <w:tblGrid>
        <w:gridCol w:w="4253"/>
        <w:gridCol w:w="1276"/>
        <w:gridCol w:w="3081"/>
      </w:tblGrid>
      <w:tr w:rsidR="00721B50" w:rsidRPr="007E2A00">
        <w:tc>
          <w:tcPr>
            <w:tcW w:w="4253" w:type="dxa"/>
          </w:tcPr>
          <w:p w:rsidR="00721B50" w:rsidRPr="007E2A00" w:rsidRDefault="00721B50" w:rsidP="00FF734C">
            <w:pPr>
              <w:rPr>
                <w:b/>
                <w:lang w:val="en-US"/>
              </w:rPr>
            </w:pPr>
            <w:r w:rsidRPr="007E2A00">
              <w:rPr>
                <w:b/>
                <w:lang w:val="en-US"/>
              </w:rPr>
              <w:t xml:space="preserve">To be transferred </w:t>
            </w:r>
          </w:p>
        </w:tc>
        <w:tc>
          <w:tcPr>
            <w:tcW w:w="1276" w:type="dxa"/>
          </w:tcPr>
          <w:p w:rsidR="00721B50" w:rsidRPr="007E2A00" w:rsidRDefault="00721B50" w:rsidP="00FF734C">
            <w:pPr>
              <w:rPr>
                <w:b/>
                <w:lang w:val="en-US"/>
              </w:rPr>
            </w:pPr>
            <w:r w:rsidRPr="007E2A00">
              <w:rPr>
                <w:b/>
                <w:lang w:val="en-US"/>
              </w:rPr>
              <w:t>Direction</w:t>
            </w:r>
          </w:p>
        </w:tc>
        <w:tc>
          <w:tcPr>
            <w:tcW w:w="3081" w:type="dxa"/>
          </w:tcPr>
          <w:p w:rsidR="00721B50" w:rsidRPr="007E2A00" w:rsidRDefault="00721B50" w:rsidP="00FF734C">
            <w:pPr>
              <w:rPr>
                <w:b/>
                <w:lang w:val="en-US"/>
              </w:rPr>
            </w:pPr>
            <w:r w:rsidRPr="007E2A00">
              <w:rPr>
                <w:b/>
                <w:lang w:val="en-US"/>
              </w:rPr>
              <w:t>When</w:t>
            </w:r>
          </w:p>
        </w:tc>
      </w:tr>
      <w:tr w:rsidR="00721B50" w:rsidRPr="007E2A00">
        <w:tc>
          <w:tcPr>
            <w:tcW w:w="4253" w:type="dxa"/>
          </w:tcPr>
          <w:p w:rsidR="00721B50" w:rsidRPr="007E2A00" w:rsidRDefault="00721B50" w:rsidP="00FF734C">
            <w:pPr>
              <w:rPr>
                <w:lang w:val="en-US"/>
              </w:rPr>
            </w:pPr>
            <w:r w:rsidRPr="007E2A00">
              <w:rPr>
                <w:lang w:val="en-US"/>
              </w:rPr>
              <w:t>Properties of the slave</w:t>
            </w:r>
          </w:p>
        </w:tc>
        <w:tc>
          <w:tcPr>
            <w:tcW w:w="1276" w:type="dxa"/>
          </w:tcPr>
          <w:p w:rsidR="00721B50" w:rsidRPr="007E2A00" w:rsidRDefault="00721B50" w:rsidP="00FF734C">
            <w:pPr>
              <w:rPr>
                <w:lang w:val="en-US"/>
              </w:rPr>
            </w:pPr>
            <w:r w:rsidRPr="007E2A00">
              <w:rPr>
                <w:lang w:val="en-US"/>
              </w:rPr>
              <w:t>To master</w:t>
            </w:r>
          </w:p>
        </w:tc>
        <w:tc>
          <w:tcPr>
            <w:tcW w:w="3081" w:type="dxa"/>
          </w:tcPr>
          <w:p w:rsidR="00721B50" w:rsidRPr="007E2A00" w:rsidRDefault="00721B50" w:rsidP="00FF734C">
            <w:pPr>
              <w:rPr>
                <w:lang w:val="en-US"/>
              </w:rPr>
            </w:pPr>
            <w:r w:rsidRPr="007E2A00">
              <w:rPr>
                <w:lang w:val="en-US"/>
              </w:rPr>
              <w:t xml:space="preserve">Initialization </w:t>
            </w:r>
            <w:r w:rsidR="00DF28D0">
              <w:rPr>
                <w:lang w:val="en-US"/>
              </w:rPr>
              <w:t>sub-phase</w:t>
            </w:r>
          </w:p>
        </w:tc>
      </w:tr>
      <w:tr w:rsidR="00721B50" w:rsidRPr="007E2A00">
        <w:tc>
          <w:tcPr>
            <w:tcW w:w="4253" w:type="dxa"/>
          </w:tcPr>
          <w:p w:rsidR="00721B50" w:rsidRPr="007E2A00" w:rsidRDefault="00721B50" w:rsidP="00FF734C">
            <w:pPr>
              <w:rPr>
                <w:lang w:val="en-US"/>
              </w:rPr>
            </w:pPr>
            <w:r w:rsidRPr="007E2A00">
              <w:rPr>
                <w:lang w:val="en-US"/>
              </w:rPr>
              <w:t xml:space="preserve">Status of the slave </w:t>
            </w:r>
          </w:p>
        </w:tc>
        <w:tc>
          <w:tcPr>
            <w:tcW w:w="1276" w:type="dxa"/>
          </w:tcPr>
          <w:p w:rsidR="00721B50" w:rsidRPr="007E2A00" w:rsidRDefault="00721B50" w:rsidP="00FF734C">
            <w:pPr>
              <w:rPr>
                <w:lang w:val="en-US"/>
              </w:rPr>
            </w:pPr>
            <w:r w:rsidRPr="007E2A00">
              <w:rPr>
                <w:lang w:val="en-US"/>
              </w:rPr>
              <w:t>To master</w:t>
            </w:r>
          </w:p>
        </w:tc>
        <w:tc>
          <w:tcPr>
            <w:tcW w:w="3081" w:type="dxa"/>
          </w:tcPr>
          <w:p w:rsidR="00721B50" w:rsidRPr="007E2A00" w:rsidRDefault="00721B50" w:rsidP="00FF734C">
            <w:pPr>
              <w:rPr>
                <w:lang w:val="en-US"/>
              </w:rPr>
            </w:pPr>
            <w:r w:rsidRPr="007E2A00">
              <w:rPr>
                <w:lang w:val="en-US"/>
              </w:rPr>
              <w:t xml:space="preserve">After communication step </w:t>
            </w:r>
          </w:p>
        </w:tc>
      </w:tr>
      <w:tr w:rsidR="00721B50" w:rsidRPr="007E2A00">
        <w:tc>
          <w:tcPr>
            <w:tcW w:w="4253" w:type="dxa"/>
          </w:tcPr>
          <w:p w:rsidR="00721B50" w:rsidRPr="007E2A00" w:rsidRDefault="00721B50" w:rsidP="00FF734C">
            <w:pPr>
              <w:rPr>
                <w:lang w:val="en-US"/>
              </w:rPr>
            </w:pPr>
            <w:r w:rsidRPr="007E2A00">
              <w:rPr>
                <w:lang w:val="en-US"/>
              </w:rPr>
              <w:t xml:space="preserve">Slave input values </w:t>
            </w:r>
            <w:r w:rsidR="0042500D" w:rsidRPr="007E2A00">
              <w:rPr>
                <w:position w:val="-12"/>
                <w:lang w:val="en-US"/>
              </w:rPr>
              <w:object w:dxaOrig="620" w:dyaOrig="360">
                <v:shape id="_x0000_i1109" type="#_x0000_t75" style="width:31.3pt;height:17.55pt" o:ole="">
                  <v:imagedata r:id="rId190" o:title=""/>
                </v:shape>
                <o:OLEObject Type="Embed" ProgID="Equation.3" ShapeID="_x0000_i1109" DrawAspect="Content" ObjectID="_1561366053" r:id="rId191"/>
              </w:object>
            </w:r>
            <w:r w:rsidRPr="007E2A00">
              <w:rPr>
                <w:lang w:val="en-US"/>
              </w:rPr>
              <w:t>and derivatives (optional)</w:t>
            </w:r>
          </w:p>
        </w:tc>
        <w:tc>
          <w:tcPr>
            <w:tcW w:w="1276" w:type="dxa"/>
          </w:tcPr>
          <w:p w:rsidR="00721B50" w:rsidRPr="007E2A00" w:rsidRDefault="00721B50" w:rsidP="00FF734C">
            <w:pPr>
              <w:rPr>
                <w:lang w:val="en-US"/>
              </w:rPr>
            </w:pPr>
            <w:r w:rsidRPr="007E2A00">
              <w:rPr>
                <w:lang w:val="en-US"/>
              </w:rPr>
              <w:t>To slave</w:t>
            </w:r>
          </w:p>
        </w:tc>
        <w:tc>
          <w:tcPr>
            <w:tcW w:w="3081" w:type="dxa"/>
          </w:tcPr>
          <w:p w:rsidR="00721B50" w:rsidRPr="007E2A00" w:rsidRDefault="00721B50" w:rsidP="00FF734C">
            <w:pPr>
              <w:rPr>
                <w:lang w:val="en-US"/>
              </w:rPr>
            </w:pPr>
            <w:r w:rsidRPr="007E2A00">
              <w:rPr>
                <w:lang w:val="en-US"/>
              </w:rPr>
              <w:t>Before communication step</w:t>
            </w:r>
          </w:p>
        </w:tc>
      </w:tr>
      <w:tr w:rsidR="00721B50" w:rsidRPr="007E2A00">
        <w:tc>
          <w:tcPr>
            <w:tcW w:w="4253" w:type="dxa"/>
          </w:tcPr>
          <w:p w:rsidR="00721B50" w:rsidRPr="007E2A00" w:rsidRDefault="00721B50" w:rsidP="00FF734C">
            <w:pPr>
              <w:rPr>
                <w:lang w:val="en-US"/>
              </w:rPr>
            </w:pPr>
            <w:r w:rsidRPr="007E2A00">
              <w:rPr>
                <w:lang w:val="en-US"/>
              </w:rPr>
              <w:t>Slave output values</w:t>
            </w:r>
            <w:r w:rsidR="0042500D" w:rsidRPr="007E2A00">
              <w:rPr>
                <w:position w:val="-12"/>
                <w:lang w:val="en-US"/>
              </w:rPr>
              <w:object w:dxaOrig="780" w:dyaOrig="360">
                <v:shape id="_x0000_i1110" type="#_x0000_t75" style="width:39.45pt;height:17.55pt" o:ole="">
                  <v:imagedata r:id="rId192" o:title=""/>
                </v:shape>
                <o:OLEObject Type="Embed" ProgID="Equation.3" ShapeID="_x0000_i1110" DrawAspect="Content" ObjectID="_1561366054" r:id="rId193"/>
              </w:object>
            </w:r>
            <w:r w:rsidRPr="007E2A00">
              <w:rPr>
                <w:lang w:val="en-US"/>
              </w:rPr>
              <w:t xml:space="preserve"> and derivatives (optional)</w:t>
            </w:r>
          </w:p>
        </w:tc>
        <w:tc>
          <w:tcPr>
            <w:tcW w:w="1276" w:type="dxa"/>
          </w:tcPr>
          <w:p w:rsidR="00721B50" w:rsidRPr="007E2A00" w:rsidRDefault="00721B50" w:rsidP="00FF734C">
            <w:pPr>
              <w:rPr>
                <w:lang w:val="en-US"/>
              </w:rPr>
            </w:pPr>
            <w:r w:rsidRPr="007E2A00">
              <w:rPr>
                <w:lang w:val="en-US"/>
              </w:rPr>
              <w:t>To master</w:t>
            </w:r>
          </w:p>
        </w:tc>
        <w:tc>
          <w:tcPr>
            <w:tcW w:w="3081" w:type="dxa"/>
          </w:tcPr>
          <w:p w:rsidR="00D23149" w:rsidRPr="007E2A00" w:rsidRDefault="00721B50" w:rsidP="00FF734C">
            <w:pPr>
              <w:rPr>
                <w:lang w:val="en-US"/>
              </w:rPr>
            </w:pPr>
            <w:r w:rsidRPr="007E2A00">
              <w:rPr>
                <w:lang w:val="en-US"/>
              </w:rPr>
              <w:t>After communication step</w:t>
            </w:r>
            <w:r w:rsidR="00D23149" w:rsidRPr="007E2A00">
              <w:rPr>
                <w:lang w:val="en-US"/>
              </w:rPr>
              <w:t xml:space="preserve"> and</w:t>
            </w:r>
            <w:r w:rsidR="00D23149" w:rsidRPr="007E2A00">
              <w:rPr>
                <w:lang w:val="en-US"/>
              </w:rPr>
              <w:br/>
              <w:t>after initialization</w:t>
            </w:r>
          </w:p>
        </w:tc>
      </w:tr>
      <w:tr w:rsidR="00721B50" w:rsidRPr="007E2A00">
        <w:tc>
          <w:tcPr>
            <w:tcW w:w="4253" w:type="dxa"/>
          </w:tcPr>
          <w:p w:rsidR="00721B50" w:rsidRPr="007E2A00" w:rsidRDefault="00721B50" w:rsidP="00FF734C">
            <w:pPr>
              <w:rPr>
                <w:lang w:val="en-US"/>
              </w:rPr>
            </w:pPr>
            <w:r w:rsidRPr="007E2A00">
              <w:rPr>
                <w:lang w:val="en-US"/>
              </w:rPr>
              <w:t>Control commands, at least</w:t>
            </w:r>
            <w:r w:rsidRPr="007E2A00">
              <w:rPr>
                <w:lang w:val="en-US"/>
              </w:rPr>
              <w:br/>
              <w:t xml:space="preserve">- simulate communication step </w:t>
            </w:r>
            <w:r w:rsidR="00FB1C66" w:rsidRPr="007E2A00">
              <w:rPr>
                <w:position w:val="-12"/>
                <w:lang w:val="en-US"/>
              </w:rPr>
              <w:object w:dxaOrig="960" w:dyaOrig="360">
                <v:shape id="_x0000_i1111" type="#_x0000_t75" style="width:47.6pt;height:17.55pt" o:ole="">
                  <v:imagedata r:id="rId194" o:title=""/>
                </v:shape>
                <o:OLEObject Type="Embed" ProgID="Equation.3" ShapeID="_x0000_i1111" DrawAspect="Content" ObjectID="_1561366055" r:id="rId195"/>
              </w:object>
            </w:r>
            <w:r w:rsidRPr="007E2A00">
              <w:rPr>
                <w:lang w:val="en-US"/>
              </w:rPr>
              <w:br/>
              <w:t>- finish simulation</w:t>
            </w:r>
          </w:p>
        </w:tc>
        <w:tc>
          <w:tcPr>
            <w:tcW w:w="1276" w:type="dxa"/>
          </w:tcPr>
          <w:p w:rsidR="00721B50" w:rsidRPr="007E2A00" w:rsidRDefault="00721B50" w:rsidP="00FF734C">
            <w:pPr>
              <w:rPr>
                <w:lang w:val="en-US"/>
              </w:rPr>
            </w:pPr>
            <w:r w:rsidRPr="007E2A00">
              <w:rPr>
                <w:lang w:val="en-US"/>
              </w:rPr>
              <w:t>To slave</w:t>
            </w:r>
          </w:p>
        </w:tc>
        <w:tc>
          <w:tcPr>
            <w:tcW w:w="3081" w:type="dxa"/>
          </w:tcPr>
          <w:p w:rsidR="00721B50" w:rsidRPr="007E2A00" w:rsidRDefault="00721B50" w:rsidP="00FF734C">
            <w:pPr>
              <w:rPr>
                <w:lang w:val="en-US"/>
              </w:rPr>
            </w:pPr>
            <w:r w:rsidRPr="007E2A00">
              <w:rPr>
                <w:lang w:val="en-US"/>
              </w:rPr>
              <w:t>At communication step</w:t>
            </w:r>
            <w:r w:rsidRPr="007E2A00">
              <w:rPr>
                <w:lang w:val="en-US"/>
              </w:rPr>
              <w:br/>
            </w:r>
          </w:p>
          <w:p w:rsidR="00721B50" w:rsidRPr="007E2A00" w:rsidRDefault="00547DE7" w:rsidP="00FF734C">
            <w:pPr>
              <w:rPr>
                <w:lang w:val="en-US"/>
              </w:rPr>
            </w:pPr>
            <w:r>
              <w:rPr>
                <w:lang w:val="en-US"/>
              </w:rPr>
              <w:t>Shutdown sub</w:t>
            </w:r>
            <w:r w:rsidR="00CE0BCC">
              <w:rPr>
                <w:lang w:val="en-US"/>
              </w:rPr>
              <w:t>-</w:t>
            </w:r>
            <w:r w:rsidR="00721B50" w:rsidRPr="007E2A00">
              <w:rPr>
                <w:lang w:val="en-US"/>
              </w:rPr>
              <w:t>phase</w:t>
            </w:r>
          </w:p>
        </w:tc>
      </w:tr>
    </w:tbl>
    <w:p w:rsidR="00721B50" w:rsidRPr="007E2A00" w:rsidRDefault="00721B50" w:rsidP="00FF734C">
      <w:pPr>
        <w:rPr>
          <w:lang w:val="en-US"/>
        </w:rPr>
      </w:pPr>
    </w:p>
    <w:p w:rsidR="00721B50" w:rsidRPr="007E2A00" w:rsidRDefault="00721B50" w:rsidP="00FF734C">
      <w:pPr>
        <w:pStyle w:val="Textkrper"/>
      </w:pPr>
      <w:r w:rsidRPr="007E2A00">
        <w:t>The connection graph</w:t>
      </w:r>
      <w:r w:rsidR="008F74FA" w:rsidRPr="007E2A00">
        <w:t xml:space="preserve"> </w:t>
      </w:r>
      <w:r w:rsidR="008C3ABD" w:rsidRPr="008C3ABD">
        <w:rPr>
          <w:i/>
        </w:rPr>
        <w:t>G</w:t>
      </w:r>
      <w:r w:rsidRPr="007E2A00">
        <w:t xml:space="preserve"> which specifies the directed connection between inputs and outputs of the slaves is also needed by the master. The input of this graph </w:t>
      </w:r>
      <w:r w:rsidR="008C3ABD" w:rsidRPr="008C3ABD">
        <w:rPr>
          <w:i/>
        </w:rPr>
        <w:t>G</w:t>
      </w:r>
      <w:r w:rsidRPr="007E2A00">
        <w:t xml:space="preserve"> is not standardized in this document. The graph input can be achieved e.g. by a user input.</w:t>
      </w:r>
    </w:p>
    <w:p w:rsidR="00721B50" w:rsidRPr="007E2A00" w:rsidRDefault="00721B50" w:rsidP="00FF734C">
      <w:pPr>
        <w:pStyle w:val="Textkrper"/>
      </w:pPr>
      <w:r w:rsidRPr="007E2A00">
        <w:t>All information regarding the (static) properties of slaves will be collected within XML</w:t>
      </w:r>
      <w:r w:rsidR="000A215B" w:rsidRPr="007E2A00">
        <w:t>-</w:t>
      </w:r>
      <w:r w:rsidRPr="007E2A00">
        <w:t>files. By reading the XML files the master gets the properties of the slaves.</w:t>
      </w:r>
    </w:p>
    <w:p w:rsidR="00721B50" w:rsidRPr="007E2A00" w:rsidRDefault="00721B50" w:rsidP="00C1282E">
      <w:pPr>
        <w:pStyle w:val="berschrift3"/>
      </w:pPr>
      <w:bookmarkStart w:id="77" w:name="_Toc248222706"/>
      <w:bookmarkStart w:id="78" w:name="_Toc274647145"/>
      <w:r w:rsidRPr="007E2A00">
        <w:t>Master</w:t>
      </w:r>
      <w:bookmarkEnd w:id="77"/>
      <w:bookmarkEnd w:id="78"/>
      <w:r w:rsidRPr="007E2A00">
        <w:t xml:space="preserve"> </w:t>
      </w:r>
    </w:p>
    <w:p w:rsidR="00721B50" w:rsidRPr="007E2A00" w:rsidRDefault="00721B50" w:rsidP="00FF734C">
      <w:pPr>
        <w:pStyle w:val="Textkrper"/>
      </w:pPr>
      <w:r w:rsidRPr="007E2A00">
        <w:t>The tasks of the master are:</w:t>
      </w:r>
    </w:p>
    <w:p w:rsidR="00721B50" w:rsidRPr="007E2A00" w:rsidRDefault="00721B50" w:rsidP="00FF734C">
      <w:pPr>
        <w:pStyle w:val="Textkrper"/>
        <w:spacing w:after="120"/>
      </w:pPr>
      <w:r w:rsidRPr="007E2A00">
        <w:t xml:space="preserve">Tasks to be done in the </w:t>
      </w:r>
      <w:r w:rsidRPr="007E2A00">
        <w:rPr>
          <w:b/>
        </w:rPr>
        <w:t xml:space="preserve">initialization </w:t>
      </w:r>
      <w:r w:rsidR="00DF28D0">
        <w:rPr>
          <w:b/>
        </w:rPr>
        <w:t>sub-phase</w:t>
      </w:r>
      <w:r w:rsidRPr="007E2A00">
        <w:t>:</w:t>
      </w:r>
    </w:p>
    <w:p w:rsidR="00721B50" w:rsidRPr="007E2A00" w:rsidRDefault="00721B50" w:rsidP="007F3242">
      <w:pPr>
        <w:pStyle w:val="BulletStandard"/>
      </w:pPr>
      <w:r w:rsidRPr="007E2A00">
        <w:t>Ask the properties of the slaves.</w:t>
      </w:r>
    </w:p>
    <w:p w:rsidR="00721B50" w:rsidRPr="007E2A00" w:rsidRDefault="001C66F6" w:rsidP="007F3242">
      <w:pPr>
        <w:pStyle w:val="BulletStandard"/>
      </w:pPr>
      <w:r w:rsidRPr="007E2A00">
        <w:t>Analyze</w:t>
      </w:r>
      <w:r w:rsidR="00721B50" w:rsidRPr="007E2A00">
        <w:t xml:space="preserve"> the graph</w:t>
      </w:r>
      <w:r w:rsidR="008C3ABD">
        <w:t xml:space="preserve"> </w:t>
      </w:r>
      <w:r w:rsidR="008C3ABD" w:rsidRPr="008C3ABD">
        <w:rPr>
          <w:i/>
        </w:rPr>
        <w:t>G</w:t>
      </w:r>
      <w:r w:rsidR="00721B50" w:rsidRPr="007E2A00">
        <w:t>.</w:t>
      </w:r>
    </w:p>
    <w:p w:rsidR="00721B50" w:rsidRPr="007E2A00" w:rsidRDefault="00721B50" w:rsidP="007F3242">
      <w:pPr>
        <w:pStyle w:val="BulletStandard"/>
      </w:pPr>
      <w:r w:rsidRPr="007E2A00">
        <w:t>Chose a master algorithm.</w:t>
      </w:r>
    </w:p>
    <w:p w:rsidR="00721B50" w:rsidRPr="007E2A00" w:rsidRDefault="00721B50" w:rsidP="00FF734C">
      <w:pPr>
        <w:pStyle w:val="Textkrper"/>
      </w:pPr>
      <w:r w:rsidRPr="007E2A00">
        <w:t xml:space="preserve">In the </w:t>
      </w:r>
      <w:r w:rsidRPr="007E2A00">
        <w:rPr>
          <w:b/>
        </w:rPr>
        <w:t xml:space="preserve">simulation </w:t>
      </w:r>
      <w:r w:rsidR="00DF28D0">
        <w:rPr>
          <w:b/>
        </w:rPr>
        <w:t>sub-phase</w:t>
      </w:r>
      <w:r w:rsidRPr="007E2A00">
        <w:t xml:space="preserve"> the master provides subintervals for each slave.</w:t>
      </w:r>
    </w:p>
    <w:p w:rsidR="00721B50" w:rsidRPr="007E2A00" w:rsidRDefault="00721B50" w:rsidP="00FF734C">
      <w:pPr>
        <w:pStyle w:val="Textkrper"/>
        <w:spacing w:after="120"/>
      </w:pPr>
      <w:r w:rsidRPr="007E2A00">
        <w:t xml:space="preserve">Before the slave simulation of a communication step </w:t>
      </w:r>
      <w:r w:rsidR="00FB1C66" w:rsidRPr="007E2A00">
        <w:rPr>
          <w:position w:val="-12"/>
        </w:rPr>
        <w:object w:dxaOrig="960" w:dyaOrig="360">
          <v:shape id="_x0000_i1112" type="#_x0000_t75" style="width:47.6pt;height:17.55pt" o:ole="">
            <v:imagedata r:id="rId196" o:title=""/>
          </v:shape>
          <o:OLEObject Type="Embed" ProgID="Equation.3" ShapeID="_x0000_i1112" DrawAspect="Content" ObjectID="_1561366056" r:id="rId197"/>
        </w:object>
      </w:r>
      <w:r w:rsidRPr="007E2A00">
        <w:t xml:space="preserve"> the master tasks are:</w:t>
      </w:r>
    </w:p>
    <w:p w:rsidR="00721B50" w:rsidRPr="007E2A00" w:rsidRDefault="00721B50" w:rsidP="007F3242">
      <w:pPr>
        <w:pStyle w:val="BulletStandard"/>
      </w:pPr>
      <w:r w:rsidRPr="007E2A00">
        <w:t xml:space="preserve">Calculate the </w:t>
      </w:r>
      <w:r w:rsidR="00753738" w:rsidRPr="007E2A00">
        <w:t>communication step</w:t>
      </w:r>
      <w:r w:rsidR="00733560" w:rsidRPr="007E2A00">
        <w:t xml:space="preserve"> </w:t>
      </w:r>
      <w:r w:rsidRPr="007E2A00">
        <w:t xml:space="preserve">size </w:t>
      </w:r>
      <w:r w:rsidR="00FB1C66" w:rsidRPr="007E2A00">
        <w:rPr>
          <w:position w:val="-12"/>
        </w:rPr>
        <w:object w:dxaOrig="360" w:dyaOrig="360">
          <v:shape id="_x0000_i1113" type="#_x0000_t75" style="width:17.55pt;height:17.55pt" o:ole="">
            <v:imagedata r:id="rId198" o:title=""/>
          </v:shape>
          <o:OLEObject Type="Embed" ProgID="Equation.3" ShapeID="_x0000_i1113" DrawAspect="Content" ObjectID="_1561366057" r:id="rId199"/>
        </w:object>
      </w:r>
      <w:r w:rsidRPr="007E2A00">
        <w:t xml:space="preserve">, as well as the communication step </w:t>
      </w:r>
      <w:r w:rsidR="00FB1C66" w:rsidRPr="007E2A00">
        <w:rPr>
          <w:position w:val="-12"/>
        </w:rPr>
        <w:object w:dxaOrig="960" w:dyaOrig="360">
          <v:shape id="_x0000_i1114" type="#_x0000_t75" style="width:47.6pt;height:17.55pt" o:ole="">
            <v:imagedata r:id="rId200" o:title=""/>
          </v:shape>
          <o:OLEObject Type="Embed" ProgID="Equation.3" ShapeID="_x0000_i1114" DrawAspect="Content" ObjectID="_1561366058" r:id="rId201"/>
        </w:object>
      </w:r>
      <w:r w:rsidRPr="007E2A00">
        <w:t>.</w:t>
      </w:r>
    </w:p>
    <w:p w:rsidR="00721B50" w:rsidRPr="007E2A00" w:rsidRDefault="00721B50" w:rsidP="007F3242">
      <w:pPr>
        <w:pStyle w:val="BulletStandard"/>
      </w:pPr>
      <w:r w:rsidRPr="007E2A00">
        <w:t xml:space="preserve">Calculate the slave input values </w:t>
      </w:r>
      <w:r w:rsidR="00FB1C66" w:rsidRPr="007E2A00">
        <w:rPr>
          <w:position w:val="-12"/>
        </w:rPr>
        <w:object w:dxaOrig="620" w:dyaOrig="360">
          <v:shape id="_x0000_i1115" type="#_x0000_t75" style="width:31.3pt;height:17.55pt" o:ole="">
            <v:imagedata r:id="rId202" o:title=""/>
          </v:shape>
          <o:OLEObject Type="Embed" ProgID="Equation.3" ShapeID="_x0000_i1115" DrawAspect="Content" ObjectID="_1561366059" r:id="rId203"/>
        </w:object>
      </w:r>
      <w:r w:rsidRPr="007E2A00">
        <w:t xml:space="preserve">and possibly their derivatives </w:t>
      </w:r>
      <w:r w:rsidR="00F801A3" w:rsidRPr="007E2A00">
        <w:rPr>
          <w:position w:val="-12"/>
        </w:rPr>
        <w:object w:dxaOrig="620" w:dyaOrig="360">
          <v:shape id="_x0000_i1116" type="#_x0000_t75" style="width:31.3pt;height:17.55pt" o:ole="">
            <v:imagedata r:id="rId204" o:title=""/>
          </v:shape>
          <o:OLEObject Type="Embed" ProgID="Equation.3" ShapeID="_x0000_i1116" DrawAspect="Content" ObjectID="_1561366060" r:id="rId205"/>
        </w:object>
      </w:r>
      <w:r w:rsidRPr="007E2A00">
        <w:t>,</w:t>
      </w:r>
      <w:r w:rsidR="00F801A3" w:rsidRPr="007E2A00">
        <w:rPr>
          <w:position w:val="-12"/>
        </w:rPr>
        <w:object w:dxaOrig="620" w:dyaOrig="360">
          <v:shape id="_x0000_i1117" type="#_x0000_t75" style="width:31.3pt;height:17.55pt" o:ole="">
            <v:imagedata r:id="rId206" o:title=""/>
          </v:shape>
          <o:OLEObject Type="Embed" ProgID="Equation.3" ShapeID="_x0000_i1117" DrawAspect="Content" ObjectID="_1561366061" r:id="rId207"/>
        </w:object>
      </w:r>
      <w:r w:rsidRPr="007E2A00">
        <w:t>, …</w:t>
      </w:r>
    </w:p>
    <w:p w:rsidR="00721B50" w:rsidRPr="007E2A00" w:rsidRDefault="001C66F6" w:rsidP="007F3242">
      <w:pPr>
        <w:pStyle w:val="BulletStandard"/>
      </w:pPr>
      <w:r w:rsidRPr="007E2A00">
        <w:t>Transfer</w:t>
      </w:r>
      <w:r w:rsidR="0009086E">
        <w:t xml:space="preserve"> </w:t>
      </w:r>
      <w:r w:rsidR="00FB1C66" w:rsidRPr="007E2A00">
        <w:rPr>
          <w:position w:val="-12"/>
        </w:rPr>
        <w:object w:dxaOrig="300" w:dyaOrig="360">
          <v:shape id="_x0000_i1118" type="#_x0000_t75" style="width:15.05pt;height:17.55pt" o:ole="">
            <v:imagedata r:id="rId208" o:title=""/>
          </v:shape>
          <o:OLEObject Type="Embed" ProgID="Equation.3" ShapeID="_x0000_i1118" DrawAspect="Content" ObjectID="_1561366062" r:id="rId209"/>
        </w:object>
      </w:r>
      <w:r w:rsidR="00721B50" w:rsidRPr="007E2A00">
        <w:t xml:space="preserve">, </w:t>
      </w:r>
      <w:r w:rsidR="00FB1C66" w:rsidRPr="007E2A00">
        <w:rPr>
          <w:position w:val="-12"/>
        </w:rPr>
        <w:object w:dxaOrig="440" w:dyaOrig="360">
          <v:shape id="_x0000_i1119" type="#_x0000_t75" style="width:21.9pt;height:17.55pt" o:ole="">
            <v:imagedata r:id="rId210" o:title=""/>
          </v:shape>
          <o:OLEObject Type="Embed" ProgID="Equation.3" ShapeID="_x0000_i1119" DrawAspect="Content" ObjectID="_1561366063" r:id="rId211"/>
        </w:object>
      </w:r>
      <w:r w:rsidR="00721B50" w:rsidRPr="007E2A00">
        <w:t xml:space="preserve">, </w:t>
      </w:r>
      <w:r w:rsidR="00FB1C66" w:rsidRPr="007E2A00">
        <w:rPr>
          <w:position w:val="-12"/>
        </w:rPr>
        <w:object w:dxaOrig="620" w:dyaOrig="360">
          <v:shape id="_x0000_i1120" type="#_x0000_t75" style="width:31.3pt;height:17.55pt" o:ole="">
            <v:imagedata r:id="rId212" o:title=""/>
          </v:shape>
          <o:OLEObject Type="Embed" ProgID="Equation.3" ShapeID="_x0000_i1120" DrawAspect="Content" ObjectID="_1561366064" r:id="rId213"/>
        </w:object>
      </w:r>
      <w:r w:rsidR="00721B50" w:rsidRPr="007E2A00">
        <w:t xml:space="preserve">and possibly </w:t>
      </w:r>
      <w:r w:rsidR="00FB1C66" w:rsidRPr="007E2A00">
        <w:rPr>
          <w:position w:val="-12"/>
        </w:rPr>
        <w:object w:dxaOrig="620" w:dyaOrig="360">
          <v:shape id="_x0000_i1121" type="#_x0000_t75" style="width:31.3pt;height:17.55pt" o:ole="">
            <v:imagedata r:id="rId214" o:title=""/>
          </v:shape>
          <o:OLEObject Type="Embed" ProgID="Equation.3" ShapeID="_x0000_i1121" DrawAspect="Content" ObjectID="_1561366065" r:id="rId215"/>
        </w:object>
      </w:r>
      <w:r w:rsidR="00721B50" w:rsidRPr="007E2A00">
        <w:t>,</w:t>
      </w:r>
      <w:r w:rsidR="0009086E">
        <w:t xml:space="preserve"> </w:t>
      </w:r>
      <w:r w:rsidR="00FB1C66" w:rsidRPr="007E2A00">
        <w:rPr>
          <w:position w:val="-12"/>
        </w:rPr>
        <w:object w:dxaOrig="620" w:dyaOrig="360">
          <v:shape id="_x0000_i1122" type="#_x0000_t75" style="width:31.3pt;height:17.55pt" o:ole="">
            <v:imagedata r:id="rId216" o:title=""/>
          </v:shape>
          <o:OLEObject Type="Embed" ProgID="Equation.3" ShapeID="_x0000_i1122" DrawAspect="Content" ObjectID="_1561366066" r:id="rId217"/>
        </w:object>
      </w:r>
      <w:r w:rsidR="00721B50" w:rsidRPr="007E2A00">
        <w:t>, … to the slave.</w:t>
      </w:r>
    </w:p>
    <w:p w:rsidR="00721B50" w:rsidRPr="007E2A00" w:rsidRDefault="00721B50" w:rsidP="007F3242">
      <w:pPr>
        <w:pStyle w:val="BulletStandard"/>
      </w:pPr>
      <w:r w:rsidRPr="007E2A00">
        <w:t xml:space="preserve">Start the slave to simulate the communication step </w:t>
      </w:r>
      <w:r w:rsidR="00F801A3" w:rsidRPr="007E2A00">
        <w:rPr>
          <w:position w:val="-12"/>
        </w:rPr>
        <w:object w:dxaOrig="960" w:dyaOrig="360">
          <v:shape id="_x0000_i1123" type="#_x0000_t75" style="width:47.6pt;height:17.55pt" o:ole="">
            <v:imagedata r:id="rId218" o:title=""/>
          </v:shape>
          <o:OLEObject Type="Embed" ProgID="Equation.3" ShapeID="_x0000_i1123" DrawAspect="Content" ObjectID="_1561366067" r:id="rId219"/>
        </w:object>
      </w:r>
      <w:r w:rsidRPr="007E2A00">
        <w:t>.</w:t>
      </w:r>
    </w:p>
    <w:p w:rsidR="00721B50" w:rsidRPr="007E2A00" w:rsidRDefault="00721B50" w:rsidP="007F3242">
      <w:pPr>
        <w:pStyle w:val="BulletStandard"/>
      </w:pPr>
      <w:r w:rsidRPr="007E2A00">
        <w:t>Wait for slave finishing.</w:t>
      </w:r>
    </w:p>
    <w:p w:rsidR="00721B50" w:rsidRPr="007E2A00" w:rsidRDefault="00721B50" w:rsidP="00DF28D0">
      <w:pPr>
        <w:pStyle w:val="Textkrper"/>
      </w:pPr>
      <w:r w:rsidRPr="007E2A00">
        <w:t xml:space="preserve">After the slave simulation of the communication step </w:t>
      </w:r>
      <w:r w:rsidR="00FF1E58" w:rsidRPr="007E2A00">
        <w:rPr>
          <w:position w:val="-12"/>
        </w:rPr>
        <w:object w:dxaOrig="960" w:dyaOrig="360">
          <v:shape id="_x0000_i1124" type="#_x0000_t75" style="width:47.6pt;height:17.55pt" o:ole="">
            <v:imagedata r:id="rId220" o:title=""/>
          </v:shape>
          <o:OLEObject Type="Embed" ProgID="Equation.3" ShapeID="_x0000_i1124" DrawAspect="Content" ObjectID="_1561366068" r:id="rId221"/>
        </w:object>
      </w:r>
      <w:r w:rsidRPr="007E2A00">
        <w:t xml:space="preserve"> the tasks are:</w:t>
      </w:r>
    </w:p>
    <w:p w:rsidR="00721B50" w:rsidRPr="007E2A00" w:rsidRDefault="00721B50" w:rsidP="007F3242">
      <w:pPr>
        <w:pStyle w:val="BulletStandard"/>
      </w:pPr>
      <w:r w:rsidRPr="007E2A00">
        <w:t>Ask the status of the slave, interpret it.</w:t>
      </w:r>
    </w:p>
    <w:p w:rsidR="00721B50" w:rsidRPr="007E2A00" w:rsidRDefault="00721B50" w:rsidP="007F3242">
      <w:pPr>
        <w:pStyle w:val="BulletStandard"/>
      </w:pPr>
      <w:r w:rsidRPr="007E2A00">
        <w:t>Transfer</w:t>
      </w:r>
      <w:r w:rsidR="0009086E">
        <w:t xml:space="preserve"> </w:t>
      </w:r>
      <w:r w:rsidR="00FF1E58" w:rsidRPr="007E2A00">
        <w:rPr>
          <w:position w:val="-12"/>
        </w:rPr>
        <w:object w:dxaOrig="780" w:dyaOrig="360">
          <v:shape id="_x0000_i1125" type="#_x0000_t75" style="width:39.45pt;height:17.55pt" o:ole="">
            <v:imagedata r:id="rId222" o:title=""/>
          </v:shape>
          <o:OLEObject Type="Embed" ProgID="Equation.3" ShapeID="_x0000_i1125" DrawAspect="Content" ObjectID="_1561366069" r:id="rId223"/>
        </w:object>
      </w:r>
      <w:r w:rsidRPr="007E2A00">
        <w:t xml:space="preserve"> and possibly</w:t>
      </w:r>
      <w:r w:rsidR="005A25C3" w:rsidRPr="007E2A00">
        <w:rPr>
          <w:position w:val="-12"/>
        </w:rPr>
        <w:object w:dxaOrig="780" w:dyaOrig="360">
          <v:shape id="_x0000_i1126" type="#_x0000_t75" style="width:39.45pt;height:17.55pt" o:ole="">
            <v:imagedata r:id="rId224" o:title=""/>
          </v:shape>
          <o:OLEObject Type="Embed" ProgID="Equation.3" ShapeID="_x0000_i1126" DrawAspect="Content" ObjectID="_1561366070" r:id="rId225"/>
        </w:object>
      </w:r>
      <w:r w:rsidRPr="007E2A00">
        <w:t>,</w:t>
      </w:r>
      <w:r w:rsidR="0009086E">
        <w:t xml:space="preserve"> </w:t>
      </w:r>
      <w:r w:rsidR="005A25C3" w:rsidRPr="007E2A00">
        <w:rPr>
          <w:position w:val="-12"/>
        </w:rPr>
        <w:object w:dxaOrig="780" w:dyaOrig="360">
          <v:shape id="_x0000_i1127" type="#_x0000_t75" style="width:39.45pt;height:17.55pt" o:ole="">
            <v:imagedata r:id="rId226" o:title=""/>
          </v:shape>
          <o:OLEObject Type="Embed" ProgID="Equation.3" ShapeID="_x0000_i1127" DrawAspect="Content" ObjectID="_1561366071" r:id="rId227"/>
        </w:object>
      </w:r>
      <w:r w:rsidRPr="007E2A00">
        <w:t>, … to the master, if the communication step is calculated regularly</w:t>
      </w:r>
      <w:r w:rsidR="00D23149" w:rsidRPr="007E2A00">
        <w:t>, or after initialization. [adapt State Machine]</w:t>
      </w:r>
    </w:p>
    <w:p w:rsidR="00721B50" w:rsidRPr="007E2A00" w:rsidRDefault="00721B50" w:rsidP="007F3242">
      <w:pPr>
        <w:pStyle w:val="BulletStandard"/>
      </w:pPr>
      <w:r w:rsidRPr="007E2A00">
        <w:t>Transfer additional information to the master, if the communication step is not calculated regularly, e.g. error messages, or an intermediate stop time</w:t>
      </w:r>
    </w:p>
    <w:p w:rsidR="00721B50" w:rsidRPr="007E2A00" w:rsidRDefault="00721B50" w:rsidP="00DF28D0">
      <w:pPr>
        <w:pStyle w:val="Textkrper"/>
      </w:pPr>
      <w:r w:rsidRPr="007E2A00">
        <w:lastRenderedPageBreak/>
        <w:t>In the</w:t>
      </w:r>
      <w:r w:rsidRPr="007E2A00">
        <w:rPr>
          <w:b/>
        </w:rPr>
        <w:t xml:space="preserve"> </w:t>
      </w:r>
      <w:r w:rsidR="00547DE7" w:rsidRPr="00DF28D0">
        <w:rPr>
          <w:b/>
        </w:rPr>
        <w:t>shutdown</w:t>
      </w:r>
      <w:r w:rsidR="00547DE7" w:rsidRPr="00DF28D0">
        <w:t xml:space="preserve"> sub</w:t>
      </w:r>
      <w:r w:rsidR="00DF28D0">
        <w:t>-</w:t>
      </w:r>
      <w:r w:rsidRPr="00DF28D0">
        <w:t xml:space="preserve">phase after the complete simulation, or in special cases </w:t>
      </w:r>
    </w:p>
    <w:p w:rsidR="00721B50" w:rsidRPr="007E2A00" w:rsidRDefault="00721B50" w:rsidP="007F3242">
      <w:pPr>
        <w:pStyle w:val="BulletStandard"/>
      </w:pPr>
      <w:r w:rsidRPr="007E2A00">
        <w:t>Stop the complete simulation.</w:t>
      </w:r>
    </w:p>
    <w:p w:rsidR="00721B50" w:rsidRPr="007E2A00" w:rsidRDefault="00721B50" w:rsidP="00C1282E">
      <w:pPr>
        <w:pStyle w:val="berschrift3"/>
      </w:pPr>
      <w:bookmarkStart w:id="79" w:name="_Toc248222707"/>
      <w:bookmarkStart w:id="80" w:name="_Toc274647146"/>
      <w:r w:rsidRPr="007E2A00">
        <w:t>Slave</w:t>
      </w:r>
      <w:bookmarkEnd w:id="79"/>
      <w:bookmarkEnd w:id="80"/>
    </w:p>
    <w:p w:rsidR="00721B50" w:rsidRPr="007E2A00" w:rsidRDefault="00721B50" w:rsidP="00CE0BCC">
      <w:pPr>
        <w:pStyle w:val="Textkrper"/>
      </w:pPr>
      <w:r w:rsidRPr="007E2A00">
        <w:t xml:space="preserve">The tasks of the </w:t>
      </w:r>
      <w:r w:rsidRPr="00CE0BCC">
        <w:t>slave</w:t>
      </w:r>
      <w:r w:rsidRPr="007E2A00">
        <w:t xml:space="preserve"> are:</w:t>
      </w:r>
    </w:p>
    <w:p w:rsidR="00721B50" w:rsidRPr="007E2A00" w:rsidRDefault="00721B50" w:rsidP="00FF734C">
      <w:pPr>
        <w:pStyle w:val="Textkrper"/>
        <w:spacing w:after="120"/>
      </w:pPr>
      <w:r w:rsidRPr="007E2A00">
        <w:t xml:space="preserve">Tasks to be done in the </w:t>
      </w:r>
      <w:r w:rsidR="007E2AFD">
        <w:rPr>
          <w:b/>
        </w:rPr>
        <w:t>initiali</w:t>
      </w:r>
      <w:r w:rsidR="007E2AFD" w:rsidRPr="007E2A00">
        <w:rPr>
          <w:b/>
        </w:rPr>
        <w:t xml:space="preserve">zation </w:t>
      </w:r>
      <w:r w:rsidR="00DF28D0">
        <w:rPr>
          <w:b/>
        </w:rPr>
        <w:t>sub-phase</w:t>
      </w:r>
      <w:r w:rsidRPr="007E2A00">
        <w:t>:</w:t>
      </w:r>
    </w:p>
    <w:p w:rsidR="00721B50" w:rsidRPr="007E2A00" w:rsidRDefault="00721B50" w:rsidP="007F3242">
      <w:pPr>
        <w:pStyle w:val="BulletStandard"/>
      </w:pPr>
      <w:r w:rsidRPr="007E2A00">
        <w:t>Send the properties of the slave to the master.</w:t>
      </w:r>
    </w:p>
    <w:p w:rsidR="00721B50" w:rsidRPr="007E2A00" w:rsidRDefault="00721B50" w:rsidP="00FF734C">
      <w:pPr>
        <w:pStyle w:val="Textkrper"/>
        <w:spacing w:after="120"/>
      </w:pPr>
      <w:r w:rsidRPr="007E2A00">
        <w:t xml:space="preserve">Before the simulation of a communication step </w:t>
      </w:r>
      <w:r w:rsidR="00FF1E58" w:rsidRPr="007E2A00">
        <w:rPr>
          <w:position w:val="-12"/>
        </w:rPr>
        <w:object w:dxaOrig="960" w:dyaOrig="360">
          <v:shape id="_x0000_i1128" type="#_x0000_t75" style="width:47.6pt;height:17.55pt" o:ole="">
            <v:imagedata r:id="rId228" o:title=""/>
          </v:shape>
          <o:OLEObject Type="Embed" ProgID="Equation.3" ShapeID="_x0000_i1128" DrawAspect="Content" ObjectID="_1561366072" r:id="rId229"/>
        </w:object>
      </w:r>
      <w:r w:rsidRPr="007E2A00">
        <w:t xml:space="preserve"> the tasks are:</w:t>
      </w:r>
    </w:p>
    <w:p w:rsidR="00721B50" w:rsidRPr="007E2A00" w:rsidRDefault="00721B50" w:rsidP="007F3242">
      <w:pPr>
        <w:pStyle w:val="BulletStandard"/>
      </w:pPr>
      <w:r w:rsidRPr="007E2A00">
        <w:t>Stop, if stop command is received (</w:t>
      </w:r>
      <w:r w:rsidR="00547DE7">
        <w:rPr>
          <w:b/>
        </w:rPr>
        <w:t>shutdown sub</w:t>
      </w:r>
      <w:r w:rsidR="00CE0BCC">
        <w:rPr>
          <w:b/>
        </w:rPr>
        <w:t>-</w:t>
      </w:r>
      <w:r w:rsidRPr="007E2A00">
        <w:rPr>
          <w:b/>
        </w:rPr>
        <w:t>phase</w:t>
      </w:r>
      <w:r w:rsidRPr="007E2A00">
        <w:t>).</w:t>
      </w:r>
    </w:p>
    <w:p w:rsidR="00721B50" w:rsidRPr="007E2A00" w:rsidRDefault="00721B50" w:rsidP="007F3242">
      <w:pPr>
        <w:pStyle w:val="BulletStandard"/>
      </w:pPr>
      <w:r w:rsidRPr="007E2A00">
        <w:t xml:space="preserve">Receive </w:t>
      </w:r>
      <w:r w:rsidR="00FF1E58" w:rsidRPr="007E2A00">
        <w:rPr>
          <w:position w:val="-12"/>
        </w:rPr>
        <w:object w:dxaOrig="300" w:dyaOrig="360">
          <v:shape id="_x0000_i1129" type="#_x0000_t75" style="width:15.05pt;height:17.55pt" o:ole="">
            <v:imagedata r:id="rId230" o:title=""/>
          </v:shape>
          <o:OLEObject Type="Embed" ProgID="Equation.3" ShapeID="_x0000_i1129" DrawAspect="Content" ObjectID="_1561366073" r:id="rId231"/>
        </w:object>
      </w:r>
      <w:r w:rsidRPr="007E2A00">
        <w:t xml:space="preserve">, </w:t>
      </w:r>
      <w:r w:rsidR="00FF1E58" w:rsidRPr="007E2A00">
        <w:rPr>
          <w:position w:val="-12"/>
        </w:rPr>
        <w:object w:dxaOrig="440" w:dyaOrig="360">
          <v:shape id="_x0000_i1130" type="#_x0000_t75" style="width:21.9pt;height:17.55pt" o:ole="">
            <v:imagedata r:id="rId232" o:title=""/>
          </v:shape>
          <o:OLEObject Type="Embed" ProgID="Equation.3" ShapeID="_x0000_i1130" DrawAspect="Content" ObjectID="_1561366074" r:id="rId233"/>
        </w:object>
      </w:r>
      <w:r w:rsidRPr="007E2A00">
        <w:t xml:space="preserve">, </w:t>
      </w:r>
      <w:r w:rsidR="00FF1E58" w:rsidRPr="007E2A00">
        <w:rPr>
          <w:position w:val="-12"/>
        </w:rPr>
        <w:object w:dxaOrig="620" w:dyaOrig="360">
          <v:shape id="_x0000_i1131" type="#_x0000_t75" style="width:31.3pt;height:17.55pt" o:ole="">
            <v:imagedata r:id="rId234" o:title=""/>
          </v:shape>
          <o:OLEObject Type="Embed" ProgID="Equation.3" ShapeID="_x0000_i1131" DrawAspect="Content" ObjectID="_1561366075" r:id="rId235"/>
        </w:object>
      </w:r>
      <w:r w:rsidRPr="007E2A00">
        <w:t xml:space="preserve">and possibly derivatives </w:t>
      </w:r>
      <w:r w:rsidRPr="007E2A00">
        <w:rPr>
          <w:position w:val="-12"/>
        </w:rPr>
        <w:object w:dxaOrig="600" w:dyaOrig="360">
          <v:shape id="_x0000_i1132" type="#_x0000_t75" style="width:30.05pt;height:17.55pt" o:ole="">
            <v:imagedata r:id="rId176" o:title=""/>
          </v:shape>
          <o:OLEObject Type="Embed" ProgID="Equation.3" ShapeID="_x0000_i1132" DrawAspect="Content" ObjectID="_1561366076" r:id="rId236"/>
        </w:object>
      </w:r>
      <w:r w:rsidRPr="007E2A00">
        <w:t>,</w:t>
      </w:r>
      <w:r w:rsidR="0009086E">
        <w:t xml:space="preserve"> </w:t>
      </w:r>
      <w:r w:rsidRPr="007E2A00">
        <w:rPr>
          <w:position w:val="-12"/>
        </w:rPr>
        <w:object w:dxaOrig="600" w:dyaOrig="360">
          <v:shape id="_x0000_i1133" type="#_x0000_t75" style="width:30.05pt;height:17.55pt" o:ole="">
            <v:imagedata r:id="rId178" o:title=""/>
          </v:shape>
          <o:OLEObject Type="Embed" ProgID="Equation.3" ShapeID="_x0000_i1133" DrawAspect="Content" ObjectID="_1561366077" r:id="rId237"/>
        </w:object>
      </w:r>
      <w:r w:rsidRPr="007E2A00">
        <w:t>, … from the master.</w:t>
      </w:r>
    </w:p>
    <w:p w:rsidR="00721B50" w:rsidRPr="007E2A00" w:rsidRDefault="00721B50" w:rsidP="007F3242">
      <w:pPr>
        <w:pStyle w:val="BulletStandard"/>
      </w:pPr>
      <w:r w:rsidRPr="007E2A00">
        <w:t xml:space="preserve">Simulate the communication step </w:t>
      </w:r>
      <w:r w:rsidR="00FF1E58" w:rsidRPr="007E2A00">
        <w:rPr>
          <w:position w:val="-12"/>
        </w:rPr>
        <w:object w:dxaOrig="960" w:dyaOrig="360">
          <v:shape id="_x0000_i1134" type="#_x0000_t75" style="width:47.6pt;height:17.55pt" o:ole="">
            <v:imagedata r:id="rId238" o:title=""/>
          </v:shape>
          <o:OLEObject Type="Embed" ProgID="Equation.3" ShapeID="_x0000_i1134" DrawAspect="Content" ObjectID="_1561366078" r:id="rId239"/>
        </w:object>
      </w:r>
      <w:r w:rsidR="0009086E">
        <w:t xml:space="preserve"> </w:t>
      </w:r>
      <w:r w:rsidRPr="007E2A00">
        <w:t>after receiving the simulate-command.</w:t>
      </w:r>
    </w:p>
    <w:p w:rsidR="00721B50" w:rsidRPr="007E2A00" w:rsidRDefault="00721B50" w:rsidP="007F3242">
      <w:pPr>
        <w:pStyle w:val="BulletStandard"/>
      </w:pPr>
      <w:r w:rsidRPr="007E2A00">
        <w:t xml:space="preserve">Transfer </w:t>
      </w:r>
      <w:r w:rsidR="00FF1E58" w:rsidRPr="007E2A00">
        <w:rPr>
          <w:position w:val="-12"/>
        </w:rPr>
        <w:object w:dxaOrig="780" w:dyaOrig="360">
          <v:shape id="_x0000_i1135" type="#_x0000_t75" style="width:39.45pt;height:17.55pt" o:ole="">
            <v:imagedata r:id="rId240" o:title=""/>
          </v:shape>
          <o:OLEObject Type="Embed" ProgID="Equation.3" ShapeID="_x0000_i1135" DrawAspect="Content" ObjectID="_1561366079" r:id="rId241"/>
        </w:object>
      </w:r>
      <w:r w:rsidRPr="007E2A00">
        <w:t xml:space="preserve"> and possibly derivatives</w:t>
      </w:r>
      <w:r w:rsidR="00DA0B08" w:rsidRPr="007E2A00">
        <w:rPr>
          <w:position w:val="-12"/>
        </w:rPr>
        <w:object w:dxaOrig="780" w:dyaOrig="360">
          <v:shape id="_x0000_i1136" type="#_x0000_t75" style="width:39.45pt;height:17.55pt" o:ole="">
            <v:imagedata r:id="rId242" o:title=""/>
          </v:shape>
          <o:OLEObject Type="Embed" ProgID="Equation.3" ShapeID="_x0000_i1136" DrawAspect="Content" ObjectID="_1561366080" r:id="rId243"/>
        </w:object>
      </w:r>
      <w:r w:rsidRPr="007E2A00">
        <w:t>,</w:t>
      </w:r>
      <w:r w:rsidR="0009086E">
        <w:t xml:space="preserve"> </w:t>
      </w:r>
      <w:r w:rsidR="00DA0B08" w:rsidRPr="007E2A00">
        <w:rPr>
          <w:position w:val="-12"/>
        </w:rPr>
        <w:object w:dxaOrig="780" w:dyaOrig="360">
          <v:shape id="_x0000_i1137" type="#_x0000_t75" style="width:39.45pt;height:17.55pt" o:ole="">
            <v:imagedata r:id="rId244" o:title=""/>
          </v:shape>
          <o:OLEObject Type="Embed" ProgID="Equation.3" ShapeID="_x0000_i1137" DrawAspect="Content" ObjectID="_1561366081" r:id="rId245"/>
        </w:object>
      </w:r>
      <w:r w:rsidRPr="007E2A00">
        <w:t>, … to the master, if the communication step is calculated regularly.</w:t>
      </w:r>
    </w:p>
    <w:p w:rsidR="00721B50" w:rsidRPr="007E2A00" w:rsidRDefault="00721B50" w:rsidP="007F3242">
      <w:pPr>
        <w:pStyle w:val="BulletStandard"/>
      </w:pPr>
      <w:r w:rsidRPr="007E2A00">
        <w:t>Transfer additional information to the master, if the subinterval is not calculated regularly, e.g. error messages, or intermediate stop time.</w:t>
      </w:r>
    </w:p>
    <w:p w:rsidR="00721B50" w:rsidRPr="007E2A00" w:rsidRDefault="00721B50" w:rsidP="00FF734C">
      <w:pPr>
        <w:spacing w:after="120"/>
        <w:rPr>
          <w:lang w:val="en-US"/>
        </w:rPr>
      </w:pPr>
      <w:r w:rsidRPr="007E2A00">
        <w:rPr>
          <w:lang w:val="en-US"/>
        </w:rPr>
        <w:t xml:space="preserve">After the simulation of a subinterval </w:t>
      </w:r>
      <w:r w:rsidR="00FF1E58" w:rsidRPr="007E2A00">
        <w:rPr>
          <w:position w:val="-12"/>
          <w:lang w:val="en-US"/>
        </w:rPr>
        <w:object w:dxaOrig="960" w:dyaOrig="360">
          <v:shape id="_x0000_i1138" type="#_x0000_t75" style="width:47.6pt;height:17.55pt" o:ole="">
            <v:imagedata r:id="rId246" o:title=""/>
          </v:shape>
          <o:OLEObject Type="Embed" ProgID="Equation.3" ShapeID="_x0000_i1138" DrawAspect="Content" ObjectID="_1561366082" r:id="rId247"/>
        </w:object>
      </w:r>
      <w:r w:rsidRPr="007E2A00">
        <w:rPr>
          <w:lang w:val="en-US"/>
        </w:rPr>
        <w:t xml:space="preserve"> the tasks are:</w:t>
      </w:r>
    </w:p>
    <w:p w:rsidR="00721B50" w:rsidRPr="007E2A00" w:rsidRDefault="00721B50" w:rsidP="007F3242">
      <w:pPr>
        <w:pStyle w:val="BulletStandard"/>
      </w:pPr>
      <w:r w:rsidRPr="007E2A00">
        <w:t>Wait for the next command.</w:t>
      </w:r>
    </w:p>
    <w:p w:rsidR="00721B50" w:rsidRPr="007E2A00" w:rsidRDefault="00721B50" w:rsidP="00FF734C">
      <w:pPr>
        <w:rPr>
          <w:lang w:val="en-US"/>
        </w:rPr>
      </w:pPr>
      <w:r w:rsidRPr="007E2A00">
        <w:rPr>
          <w:lang w:val="en-US"/>
        </w:rPr>
        <w:t>This roughly described communication is detailed in section 3.</w:t>
      </w:r>
    </w:p>
    <w:p w:rsidR="00721B50" w:rsidRPr="007E2A00" w:rsidRDefault="00721B50" w:rsidP="00C1282E">
      <w:pPr>
        <w:pStyle w:val="berschrift3"/>
      </w:pPr>
      <w:bookmarkStart w:id="81" w:name="_Ref248822085"/>
      <w:bookmarkStart w:id="82" w:name="_Toc274647147"/>
      <w:r w:rsidRPr="007E2A00">
        <w:t>Example of Master Algorithm</w:t>
      </w:r>
      <w:bookmarkEnd w:id="81"/>
      <w:bookmarkEnd w:id="82"/>
    </w:p>
    <w:p w:rsidR="00721B50" w:rsidRPr="007E2A00" w:rsidRDefault="00721B50" w:rsidP="00DF28D0">
      <w:pPr>
        <w:pStyle w:val="Textkrper"/>
      </w:pPr>
      <w:r w:rsidRPr="007E2A00">
        <w:t>One of the simplest master algorithm</w:t>
      </w:r>
      <w:r w:rsidR="00DF28D0">
        <w:t>s</w:t>
      </w:r>
      <w:r w:rsidRPr="007E2A00">
        <w:t xml:space="preserve"> is like this: </w:t>
      </w:r>
    </w:p>
    <w:p w:rsidR="00721B50" w:rsidRPr="007E2A00" w:rsidRDefault="00753738" w:rsidP="007F3242">
      <w:pPr>
        <w:pStyle w:val="BulletStandard"/>
      </w:pPr>
      <w:r w:rsidRPr="007E2A00">
        <w:t>The communication step</w:t>
      </w:r>
      <w:r w:rsidR="00733560" w:rsidRPr="007E2A00">
        <w:t xml:space="preserve"> </w:t>
      </w:r>
      <w:r w:rsidR="00721B50" w:rsidRPr="007E2A00">
        <w:t xml:space="preserve">size is constant: </w:t>
      </w:r>
      <w:r w:rsidR="00FF1E58" w:rsidRPr="007E2A00">
        <w:rPr>
          <w:position w:val="-12"/>
        </w:rPr>
        <w:object w:dxaOrig="1100" w:dyaOrig="360">
          <v:shape id="_x0000_i1139" type="#_x0000_t75" style="width:55.1pt;height:17.55pt" o:ole="">
            <v:imagedata r:id="rId248" o:title=""/>
          </v:shape>
          <o:OLEObject Type="Embed" ProgID="Equation.3" ShapeID="_x0000_i1139" DrawAspect="Content" ObjectID="_1561366083" r:id="rId249"/>
        </w:object>
      </w:r>
      <w:r w:rsidR="00721B50" w:rsidRPr="007E2A00">
        <w:t>.</w:t>
      </w:r>
    </w:p>
    <w:p w:rsidR="00721B50" w:rsidRPr="007E2A00" w:rsidRDefault="00721B50" w:rsidP="007F3242">
      <w:pPr>
        <w:pStyle w:val="BulletStandard"/>
      </w:pPr>
      <w:r w:rsidRPr="007E2A00">
        <w:t xml:space="preserve">For all slaves the first input value is chosen by the master, e.g. </w:t>
      </w:r>
      <w:r w:rsidRPr="007E2A00">
        <w:rPr>
          <w:position w:val="-12"/>
        </w:rPr>
        <w:object w:dxaOrig="1100" w:dyaOrig="360">
          <v:shape id="_x0000_i1140" type="#_x0000_t75" style="width:55.1pt;height:17.55pt" o:ole="">
            <v:imagedata r:id="rId250" o:title=""/>
          </v:shape>
          <o:OLEObject Type="Embed" ProgID="Equation.3" ShapeID="_x0000_i1140" DrawAspect="Content" ObjectID="_1561366084" r:id="rId251"/>
        </w:object>
      </w:r>
      <w:r w:rsidRPr="007E2A00">
        <w:t>.</w:t>
      </w:r>
    </w:p>
    <w:p w:rsidR="00721B50" w:rsidRPr="007E2A00" w:rsidRDefault="00721B50" w:rsidP="007F3242">
      <w:pPr>
        <w:pStyle w:val="BulletStandard"/>
      </w:pPr>
      <w:r w:rsidRPr="007E2A00">
        <w:t xml:space="preserve">The input values </w:t>
      </w:r>
      <w:r w:rsidR="00FF1E58" w:rsidRPr="007E2A00">
        <w:rPr>
          <w:position w:val="-12"/>
        </w:rPr>
        <w:object w:dxaOrig="620" w:dyaOrig="360">
          <v:shape id="_x0000_i1141" type="#_x0000_t75" style="width:31.3pt;height:17.55pt" o:ole="">
            <v:imagedata r:id="rId252" o:title=""/>
          </v:shape>
          <o:OLEObject Type="Embed" ProgID="Equation.3" ShapeID="_x0000_i1141" DrawAspect="Content" ObjectID="_1561366085" r:id="rId253"/>
        </w:object>
      </w:r>
      <w:r w:rsidR="00654E6B">
        <w:t xml:space="preserve"> </w:t>
      </w:r>
      <w:r w:rsidRPr="007E2A00">
        <w:t>are transferred to all slaves as</w:t>
      </w:r>
      <w:r w:rsidR="00753738" w:rsidRPr="007E2A00">
        <w:t xml:space="preserve"> well as the communication step</w:t>
      </w:r>
      <w:r w:rsidR="00733560" w:rsidRPr="007E2A00">
        <w:t xml:space="preserve"> </w:t>
      </w:r>
      <w:r w:rsidRPr="007E2A00">
        <w:t xml:space="preserve">size </w:t>
      </w:r>
      <w:r w:rsidRPr="007E2A00">
        <w:rPr>
          <w:position w:val="-6"/>
        </w:rPr>
        <w:object w:dxaOrig="300" w:dyaOrig="279">
          <v:shape id="_x0000_i1142" type="#_x0000_t75" style="width:15.05pt;height:14.4pt" o:ole="">
            <v:imagedata r:id="rId254" o:title=""/>
          </v:shape>
          <o:OLEObject Type="Embed" ProgID="Equation.3" ShapeID="_x0000_i1142" DrawAspect="Content" ObjectID="_1561366086" r:id="rId255"/>
        </w:object>
      </w:r>
      <w:r w:rsidRPr="007E2A00">
        <w:t xml:space="preserve">. The slave simulation is started, and the resulting output values </w:t>
      </w:r>
      <w:r w:rsidR="00FF1E58" w:rsidRPr="007E2A00">
        <w:rPr>
          <w:position w:val="-12"/>
        </w:rPr>
        <w:object w:dxaOrig="780" w:dyaOrig="360">
          <v:shape id="_x0000_i1143" type="#_x0000_t75" style="width:39.45pt;height:17.55pt" o:ole="">
            <v:imagedata r:id="rId256" o:title=""/>
          </v:shape>
          <o:OLEObject Type="Embed" ProgID="Equation.3" ShapeID="_x0000_i1143" DrawAspect="Content" ObjectID="_1561366087" r:id="rId257"/>
        </w:object>
      </w:r>
      <w:r w:rsidRPr="007E2A00">
        <w:t xml:space="preserve">are transferred to the master. This is done for increasing </w:t>
      </w:r>
      <w:r w:rsidRPr="007E2A00">
        <w:rPr>
          <w:position w:val="-6"/>
        </w:rPr>
        <w:object w:dxaOrig="139" w:dyaOrig="260">
          <v:shape id="_x0000_i1144" type="#_x0000_t75" style="width:7.5pt;height:13.15pt" o:ole="">
            <v:imagedata r:id="rId258" o:title=""/>
          </v:shape>
          <o:OLEObject Type="Embed" ProgID="Equation.3" ShapeID="_x0000_i1144" DrawAspect="Content" ObjectID="_1561366088" r:id="rId259"/>
        </w:object>
      </w:r>
      <w:r w:rsidR="00654E6B">
        <w:t xml:space="preserve"> </w:t>
      </w:r>
      <w:r w:rsidRPr="007E2A00">
        <w:t xml:space="preserve">until </w:t>
      </w:r>
      <w:r w:rsidRPr="007E2A00">
        <w:rPr>
          <w:position w:val="-14"/>
        </w:rPr>
        <w:object w:dxaOrig="380" w:dyaOrig="380">
          <v:shape id="_x0000_i1145" type="#_x0000_t75" style="width:19.4pt;height:19.4pt" o:ole="">
            <v:imagedata r:id="rId260" o:title=""/>
          </v:shape>
          <o:OLEObject Type="Embed" ProgID="Equation.3" ShapeID="_x0000_i1145" DrawAspect="Content" ObjectID="_1561366089" r:id="rId261"/>
        </w:object>
      </w:r>
      <w:r w:rsidR="00654E6B">
        <w:t xml:space="preserve"> </w:t>
      </w:r>
      <w:r w:rsidRPr="007E2A00">
        <w:t>is reached.</w:t>
      </w:r>
    </w:p>
    <w:p w:rsidR="00721B50" w:rsidRPr="007E2A00" w:rsidRDefault="00721B50" w:rsidP="007F3242">
      <w:pPr>
        <w:pStyle w:val="BulletStandard"/>
      </w:pPr>
      <w:r w:rsidRPr="007E2A00">
        <w:t xml:space="preserve">At each communication point </w:t>
      </w:r>
      <w:r w:rsidRPr="007E2A00">
        <w:rPr>
          <w:position w:val="-12"/>
        </w:rPr>
        <w:object w:dxaOrig="300" w:dyaOrig="360">
          <v:shape id="_x0000_i1146" type="#_x0000_t75" style="width:15.05pt;height:17.55pt" o:ole="">
            <v:imagedata r:id="rId262" o:title=""/>
          </v:shape>
          <o:OLEObject Type="Embed" ProgID="Equation.3" ShapeID="_x0000_i1146" DrawAspect="Content" ObjectID="_1561366090" r:id="rId263"/>
        </w:object>
      </w:r>
      <w:r w:rsidRPr="007E2A00">
        <w:t xml:space="preserve"> the master distributes the received slave results </w:t>
      </w:r>
      <w:r w:rsidR="003A7423" w:rsidRPr="007E2A00">
        <w:rPr>
          <w:position w:val="-12"/>
        </w:rPr>
        <w:object w:dxaOrig="639" w:dyaOrig="360">
          <v:shape id="_x0000_i1147" type="#_x0000_t75" style="width:31.95pt;height:17.55pt" o:ole="">
            <v:imagedata r:id="rId264" o:title=""/>
          </v:shape>
          <o:OLEObject Type="Embed" ProgID="Equation.3" ShapeID="_x0000_i1147" DrawAspect="Content" ObjectID="_1561366091" r:id="rId265"/>
        </w:object>
      </w:r>
      <w:r w:rsidR="00654E6B">
        <w:t xml:space="preserve"> </w:t>
      </w:r>
      <w:r w:rsidRPr="007E2A00">
        <w:t xml:space="preserve">to the slave inputs </w:t>
      </w:r>
      <w:r w:rsidRPr="007E2A00">
        <w:rPr>
          <w:position w:val="-12"/>
        </w:rPr>
        <w:object w:dxaOrig="600" w:dyaOrig="360">
          <v:shape id="_x0000_i1148" type="#_x0000_t75" style="width:30.05pt;height:17.55pt" o:ole="">
            <v:imagedata r:id="rId266" o:title=""/>
          </v:shape>
          <o:OLEObject Type="Embed" ProgID="Equation.3" ShapeID="_x0000_i1148" DrawAspect="Content" ObjectID="_1561366092" r:id="rId267"/>
        </w:object>
      </w:r>
      <w:r w:rsidRPr="007E2A00">
        <w:t xml:space="preserve">according to the connection graph for the next communication step </w:t>
      </w:r>
      <w:r w:rsidRPr="007E2A00">
        <w:rPr>
          <w:position w:val="-12"/>
        </w:rPr>
        <w:object w:dxaOrig="900" w:dyaOrig="360">
          <v:shape id="_x0000_i1149" type="#_x0000_t75" style="width:45.7pt;height:17.55pt" o:ole="">
            <v:imagedata r:id="rId268" o:title=""/>
          </v:shape>
          <o:OLEObject Type="Embed" ProgID="Equation.3" ShapeID="_x0000_i1149" DrawAspect="Content" ObjectID="_1561366093" r:id="rId269"/>
        </w:object>
      </w:r>
      <w:r w:rsidRPr="007E2A00">
        <w:t>.</w:t>
      </w:r>
    </w:p>
    <w:p w:rsidR="00721B50" w:rsidRPr="007E2A00" w:rsidRDefault="00721B50" w:rsidP="00FF734C">
      <w:pPr>
        <w:pStyle w:val="Textkrper"/>
      </w:pPr>
      <w:r w:rsidRPr="007E2A00">
        <w:t xml:space="preserve">The simplest way to use the input values by the slaves is to keep </w:t>
      </w:r>
      <w:r w:rsidRPr="007E2A00">
        <w:rPr>
          <w:position w:val="-6"/>
        </w:rPr>
        <w:object w:dxaOrig="200" w:dyaOrig="220">
          <v:shape id="_x0000_i1150" type="#_x0000_t75" style="width:10pt;height:11.25pt" o:ole="">
            <v:imagedata r:id="rId270" o:title=""/>
          </v:shape>
          <o:OLEObject Type="Embed" ProgID="Equation.3" ShapeID="_x0000_i1150" DrawAspect="Content" ObjectID="_1561366094" r:id="rId271"/>
        </w:object>
      </w:r>
      <w:r w:rsidRPr="007E2A00">
        <w:t xml:space="preserve">constant during the slave simulation: </w:t>
      </w:r>
      <w:r w:rsidR="003A7423" w:rsidRPr="007E2A00">
        <w:rPr>
          <w:position w:val="-12"/>
        </w:rPr>
        <w:object w:dxaOrig="1240" w:dyaOrig="360">
          <v:shape id="_x0000_i1151" type="#_x0000_t75" style="width:62pt;height:17.55pt" o:ole="">
            <v:imagedata r:id="rId272" o:title=""/>
          </v:shape>
          <o:OLEObject Type="Embed" ProgID="Equation.3" ShapeID="_x0000_i1151" DrawAspect="Content" ObjectID="_1561366095" r:id="rId273"/>
        </w:object>
      </w:r>
      <w:r w:rsidRPr="007E2A00">
        <w:t xml:space="preserve"> for all</w:t>
      </w:r>
      <w:r w:rsidR="00DA51AD">
        <w:t xml:space="preserve"> </w:t>
      </w:r>
      <w:r w:rsidR="006B37DC" w:rsidRPr="00DA51AD">
        <w:rPr>
          <w:position w:val="-12"/>
        </w:rPr>
        <w:object w:dxaOrig="1260" w:dyaOrig="360">
          <v:shape id="_x0000_i1152" type="#_x0000_t75" style="width:62.6pt;height:17.55pt" o:ole="">
            <v:imagedata r:id="rId274" o:title=""/>
          </v:shape>
          <o:OLEObject Type="Embed" ProgID="Equation.3" ShapeID="_x0000_i1152" DrawAspect="Content" ObjectID="_1561366096" r:id="rId275"/>
        </w:object>
      </w:r>
      <w:r w:rsidRPr="007E2A00">
        <w:t>.</w:t>
      </w:r>
    </w:p>
    <w:p w:rsidR="00721B50" w:rsidRPr="007E2A00" w:rsidRDefault="00721B50" w:rsidP="00FF734C">
      <w:pPr>
        <w:pStyle w:val="Textkrper"/>
      </w:pPr>
      <w:r w:rsidRPr="007E2A00">
        <w:t>For this simple master algorithm case a pseudo code example is given in the next section.</w:t>
      </w:r>
    </w:p>
    <w:p w:rsidR="00753738" w:rsidRPr="007E2A00" w:rsidRDefault="00753738" w:rsidP="00FF734C">
      <w:pPr>
        <w:pStyle w:val="Textkrper"/>
      </w:pPr>
      <w:r w:rsidRPr="007E2A00">
        <w:t xml:space="preserve">More advanced master algorithms </w:t>
      </w:r>
      <w:r w:rsidR="00DF28D0" w:rsidRPr="007E2A00">
        <w:t>analyze</w:t>
      </w:r>
      <w:r w:rsidRPr="007E2A00">
        <w:t xml:space="preserve"> the connection graph to elaborate an effective calling order for the slaves. The communication step</w:t>
      </w:r>
      <w:r w:rsidR="00733560" w:rsidRPr="007E2A00">
        <w:t xml:space="preserve"> </w:t>
      </w:r>
      <w:r w:rsidRPr="007E2A00">
        <w:t>size can be adapted, and if possible communication steps can be repeated to allow iterative master algorithms.</w:t>
      </w:r>
    </w:p>
    <w:p w:rsidR="00721B50" w:rsidRPr="007E2A00" w:rsidRDefault="00721B50" w:rsidP="00FF734C">
      <w:pPr>
        <w:pStyle w:val="Textkrper"/>
      </w:pPr>
    </w:p>
    <w:p w:rsidR="00990EFE" w:rsidRPr="007E2A00" w:rsidRDefault="00B77D76" w:rsidP="00C1282E">
      <w:pPr>
        <w:pStyle w:val="berschrift1"/>
      </w:pPr>
      <w:bookmarkStart w:id="83" w:name="_Toc248819870"/>
      <w:bookmarkStart w:id="84" w:name="_Toc248819874"/>
      <w:bookmarkStart w:id="85" w:name="_Toc248819880"/>
      <w:bookmarkStart w:id="86" w:name="_Toc248819881"/>
      <w:bookmarkStart w:id="87" w:name="_Toc248819882"/>
      <w:bookmarkStart w:id="88" w:name="_Toc248819883"/>
      <w:bookmarkStart w:id="89" w:name="_Toc248819886"/>
      <w:bookmarkStart w:id="90" w:name="_Toc248819887"/>
      <w:bookmarkStart w:id="91" w:name="_Toc248819889"/>
      <w:bookmarkStart w:id="92" w:name="_Toc248819890"/>
      <w:bookmarkStart w:id="93" w:name="_Toc248819891"/>
      <w:bookmarkStart w:id="94" w:name="_Toc248819892"/>
      <w:bookmarkStart w:id="95" w:name="_Toc248819900"/>
      <w:bookmarkStart w:id="96" w:name="_Toc248819901"/>
      <w:bookmarkStart w:id="97" w:name="_Toc248819906"/>
      <w:bookmarkStart w:id="98" w:name="_Toc248819907"/>
      <w:bookmarkStart w:id="99" w:name="_Toc248819937"/>
      <w:bookmarkStart w:id="100" w:name="_Toc248819943"/>
      <w:bookmarkStart w:id="101" w:name="_Toc248819947"/>
      <w:bookmarkStart w:id="102" w:name="_Toc248819949"/>
      <w:bookmarkStart w:id="103" w:name="_Toc248819952"/>
      <w:bookmarkStart w:id="104" w:name="_Toc248819953"/>
      <w:bookmarkStart w:id="105" w:name="_Toc248819954"/>
      <w:bookmarkStart w:id="106" w:name="_Toc248819957"/>
      <w:bookmarkStart w:id="107" w:name="_Toc248819963"/>
      <w:bookmarkStart w:id="108" w:name="_Toc248819964"/>
      <w:bookmarkStart w:id="109" w:name="_Toc248819967"/>
      <w:bookmarkStart w:id="110" w:name="_Toc248819970"/>
      <w:bookmarkStart w:id="111" w:name="_Toc248819987"/>
      <w:bookmarkStart w:id="112" w:name="_Toc248819990"/>
      <w:bookmarkStart w:id="113" w:name="_Toc248819995"/>
      <w:bookmarkStart w:id="114" w:name="_Toc248819996"/>
      <w:bookmarkStart w:id="115" w:name="_Toc248819997"/>
      <w:bookmarkStart w:id="116" w:name="_Toc248819998"/>
      <w:bookmarkStart w:id="117" w:name="_Toc248820004"/>
      <w:bookmarkStart w:id="118" w:name="_Toc248820005"/>
      <w:bookmarkStart w:id="119" w:name="_Toc248820015"/>
      <w:bookmarkStart w:id="120" w:name="_Toc248820020"/>
      <w:bookmarkStart w:id="121" w:name="_Toc248820026"/>
      <w:bookmarkStart w:id="122" w:name="_Toc248820036"/>
      <w:bookmarkStart w:id="123" w:name="_Toc248820044"/>
      <w:bookmarkStart w:id="124" w:name="_Toc248820049"/>
      <w:bookmarkStart w:id="125" w:name="_Toc248820058"/>
      <w:bookmarkStart w:id="126" w:name="_Toc248820067"/>
      <w:bookmarkStart w:id="127" w:name="_Toc248820071"/>
      <w:bookmarkStart w:id="128" w:name="_Toc248820085"/>
      <w:bookmarkStart w:id="129" w:name="_Toc248820103"/>
      <w:bookmarkStart w:id="130" w:name="_Toc248820108"/>
      <w:bookmarkStart w:id="131" w:name="_Toc248820112"/>
      <w:bookmarkStart w:id="132" w:name="_Toc248820114"/>
      <w:bookmarkStart w:id="133" w:name="_Toc248820117"/>
      <w:bookmarkStart w:id="134" w:name="_Toc248820122"/>
      <w:bookmarkStart w:id="135" w:name="_Toc248820127"/>
      <w:bookmarkStart w:id="136" w:name="_Toc248820143"/>
      <w:bookmarkStart w:id="137" w:name="_Toc248820152"/>
      <w:bookmarkStart w:id="138" w:name="_Toc248820156"/>
      <w:bookmarkStart w:id="139" w:name="_Toc248820165"/>
      <w:bookmarkStart w:id="140" w:name="_Toc248820179"/>
      <w:bookmarkStart w:id="141" w:name="_Toc248820193"/>
      <w:bookmarkStart w:id="142" w:name="_Toc248820201"/>
      <w:bookmarkStart w:id="143" w:name="_Toc248820206"/>
      <w:bookmarkStart w:id="144" w:name="_Toc248820212"/>
      <w:bookmarkStart w:id="145" w:name="_Toc248820218"/>
      <w:bookmarkStart w:id="146" w:name="_Toc248820222"/>
      <w:bookmarkStart w:id="147" w:name="_Toc248820225"/>
      <w:bookmarkStart w:id="148" w:name="_Toc248820229"/>
      <w:bookmarkStart w:id="149" w:name="_Toc248820316"/>
      <w:bookmarkStart w:id="150" w:name="_Ref240515641"/>
      <w:bookmarkStart w:id="151" w:name="_Toc240646374"/>
      <w:bookmarkStart w:id="152" w:name="_Toc274647148"/>
      <w:bookmarkEnd w:id="66"/>
      <w:bookmarkEnd w:id="67"/>
      <w:bookmarkEnd w:id="68"/>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r w:rsidRPr="007E2A00">
        <w:lastRenderedPageBreak/>
        <w:t xml:space="preserve">The </w:t>
      </w:r>
      <w:r w:rsidR="002978F2" w:rsidRPr="007E2A00">
        <w:t xml:space="preserve">Application Programming </w:t>
      </w:r>
      <w:r w:rsidRPr="007E2A00">
        <w:t>Interface</w:t>
      </w:r>
      <w:bookmarkEnd w:id="150"/>
      <w:bookmarkEnd w:id="151"/>
      <w:bookmarkEnd w:id="152"/>
    </w:p>
    <w:p w:rsidR="00EE666B" w:rsidRPr="007E2A00" w:rsidRDefault="00EE666B" w:rsidP="00DF28D0">
      <w:pPr>
        <w:pStyle w:val="Textkrper"/>
      </w:pPr>
      <w:r w:rsidRPr="007E2A00">
        <w:t>The interface consists of two parts:</w:t>
      </w:r>
    </w:p>
    <w:p w:rsidR="00EE666B" w:rsidRPr="007E2A00" w:rsidRDefault="00EE666B" w:rsidP="00DF28D0">
      <w:pPr>
        <w:pStyle w:val="BulletStandard"/>
      </w:pPr>
      <w:r w:rsidRPr="007E2A00">
        <w:t>Co</w:t>
      </w:r>
      <w:r w:rsidR="00145E9F" w:rsidRPr="007E2A00">
        <w:t>-</w:t>
      </w:r>
      <w:r w:rsidRPr="007E2A00">
        <w:t>Simulation Interface</w:t>
      </w:r>
      <w:r w:rsidRPr="007E2A00">
        <w:br/>
        <w:t>A set of C-functions for exchange of in/output values and status information.</w:t>
      </w:r>
    </w:p>
    <w:p w:rsidR="00EE666B" w:rsidRPr="007E2A00" w:rsidRDefault="00EE666B" w:rsidP="00FC4CD5">
      <w:pPr>
        <w:pStyle w:val="BulletStandard"/>
        <w:rPr>
          <w:rStyle w:val="TextkrperZchn"/>
        </w:rPr>
      </w:pPr>
      <w:r w:rsidRPr="007E2A00">
        <w:t>Co</w:t>
      </w:r>
      <w:r w:rsidR="00145E9F" w:rsidRPr="007E2A00">
        <w:t>-</w:t>
      </w:r>
      <w:r w:rsidRPr="007E2A00">
        <w:t>Simulation Description Schema</w:t>
      </w:r>
      <w:r w:rsidRPr="007E2A00">
        <w:br/>
      </w:r>
      <w:r w:rsidRPr="007E2A00">
        <w:rPr>
          <w:rStyle w:val="TextkrperZchn"/>
        </w:rPr>
        <w:t xml:space="preserve">The schema defines the structure and content of an </w:t>
      </w:r>
      <w:r w:rsidR="000A215B" w:rsidRPr="007E2A00">
        <w:rPr>
          <w:rStyle w:val="TextkrperZchn"/>
        </w:rPr>
        <w:t>XML</w:t>
      </w:r>
      <w:r w:rsidRPr="007E2A00">
        <w:rPr>
          <w:rStyle w:val="TextkrperZchn"/>
        </w:rPr>
        <w:t xml:space="preserve">-file. This file contains the “static” information concerning the model (dimensions, input/output variables…) and the simulator (capabilities, …) which is used to compute the model. </w:t>
      </w:r>
    </w:p>
    <w:p w:rsidR="00EE666B" w:rsidRPr="007E2A00" w:rsidRDefault="00EE666B" w:rsidP="00C1282E">
      <w:pPr>
        <w:pStyle w:val="berschrift2"/>
      </w:pPr>
      <w:bookmarkStart w:id="153" w:name="_Toc247964767"/>
      <w:bookmarkStart w:id="154" w:name="_Toc274647149"/>
      <w:r w:rsidRPr="007E2A00">
        <w:t>The Co</w:t>
      </w:r>
      <w:r w:rsidR="00145E9F" w:rsidRPr="007E2A00">
        <w:t>-</w:t>
      </w:r>
      <w:r w:rsidRPr="007E2A00">
        <w:t>Simulation Interface</w:t>
      </w:r>
      <w:bookmarkEnd w:id="153"/>
      <w:bookmarkEnd w:id="154"/>
    </w:p>
    <w:p w:rsidR="00EE666B" w:rsidRPr="007E2A00" w:rsidRDefault="00EE666B" w:rsidP="00BE1A4B">
      <w:pPr>
        <w:pStyle w:val="Textkrper"/>
        <w:spacing w:before="0"/>
      </w:pPr>
      <w:r w:rsidRPr="007E2A00">
        <w:t xml:space="preserve">This chapter contains the interface description to access the in/output data and status information of a co-simulation slave from a C program. </w:t>
      </w:r>
    </w:p>
    <w:p w:rsidR="00EE666B" w:rsidRPr="00340D41" w:rsidRDefault="00EE666B" w:rsidP="00C1282E">
      <w:pPr>
        <w:pStyle w:val="berschrift3"/>
        <w:rPr>
          <w:lang w:val="sv-SE"/>
        </w:rPr>
      </w:pPr>
      <w:bookmarkStart w:id="155" w:name="_Toc272237649"/>
      <w:bookmarkStart w:id="156" w:name="_Toc272916700"/>
      <w:bookmarkStart w:id="157" w:name="_Toc273357841"/>
      <w:bookmarkStart w:id="158" w:name="_Toc247964768"/>
      <w:bookmarkStart w:id="159" w:name="_Toc274647150"/>
      <w:bookmarkEnd w:id="155"/>
      <w:bookmarkEnd w:id="156"/>
      <w:bookmarkEnd w:id="157"/>
      <w:r w:rsidRPr="00340D41">
        <w:rPr>
          <w:lang w:val="sv-SE"/>
        </w:rPr>
        <w:t>Platform Dependent Definitions (</w:t>
      </w:r>
      <w:r w:rsidR="00C76099" w:rsidRPr="00340D41">
        <w:rPr>
          <w:lang w:val="sv-SE"/>
        </w:rPr>
        <w:t xml:space="preserve"> fmiPlatformTypes.h</w:t>
      </w:r>
      <w:r w:rsidRPr="00340D41">
        <w:rPr>
          <w:lang w:val="sv-SE"/>
        </w:rPr>
        <w:t>)</w:t>
      </w:r>
      <w:bookmarkEnd w:id="158"/>
      <w:bookmarkEnd w:id="159"/>
    </w:p>
    <w:p w:rsidR="00EE666B" w:rsidRPr="007E2A00" w:rsidRDefault="00EE666B" w:rsidP="008F173F">
      <w:pPr>
        <w:pStyle w:val="Textkrper"/>
      </w:pPr>
      <w:r w:rsidRPr="007E2A00">
        <w:t>In order to simplify porting, no C types are used in the function interfaces, but the alias types defined in this section. All definitions in this section are provided in the header file “</w:t>
      </w:r>
      <w:r w:rsidR="00DF3F77" w:rsidRPr="007E2A00">
        <w:rPr>
          <w:rStyle w:val="CODE"/>
          <w:rFonts w:eastAsia="StarSymbol"/>
        </w:rPr>
        <w:t>fmi</w:t>
      </w:r>
      <w:r w:rsidR="00DF3F77">
        <w:rPr>
          <w:rStyle w:val="CODE"/>
          <w:rFonts w:eastAsia="StarSymbol"/>
        </w:rPr>
        <w:t>Platform</w:t>
      </w:r>
      <w:r w:rsidR="00DF3F77" w:rsidRPr="007E2A00">
        <w:rPr>
          <w:rStyle w:val="CODE"/>
          <w:rFonts w:eastAsia="StarSymbol"/>
        </w:rPr>
        <w:t>Types</w:t>
      </w:r>
      <w:r w:rsidRPr="007E2A00">
        <w:rPr>
          <w:rStyle w:val="CODE"/>
          <w:rFonts w:eastAsia="StarSymbol"/>
        </w:rPr>
        <w:t>.h</w:t>
      </w:r>
      <w:r w:rsidRPr="007E2A00">
        <w:t>”</w:t>
      </w:r>
      <w:r w:rsidR="00DF3F77">
        <w:rPr>
          <w:rStyle w:val="Funotenzeichen"/>
        </w:rPr>
        <w:footnoteReference w:id="2"/>
      </w:r>
      <w:r w:rsidRPr="007E2A00">
        <w:t>.</w:t>
      </w:r>
    </w:p>
    <w:p w:rsidR="008F173F" w:rsidRPr="007E2A00" w:rsidRDefault="008F173F" w:rsidP="008F173F">
      <w:pPr>
        <w:pStyle w:val="Textkrper"/>
        <w:rPr>
          <w:sz w:val="10"/>
          <w:szCs w:val="10"/>
        </w:rPr>
      </w:pPr>
    </w:p>
    <w:tbl>
      <w:tblPr>
        <w:tblW w:w="0" w:type="auto"/>
        <w:tblInd w:w="348" w:type="dxa"/>
        <w:tblLook w:val="01E0" w:firstRow="1" w:lastRow="1" w:firstColumn="1" w:lastColumn="1" w:noHBand="0" w:noVBand="0"/>
      </w:tblPr>
      <w:tblGrid>
        <w:gridCol w:w="577"/>
        <w:gridCol w:w="8360"/>
      </w:tblGrid>
      <w:tr w:rsidR="00EE666B" w:rsidRPr="007E2A00">
        <w:trPr>
          <w:trHeight w:val="325"/>
        </w:trPr>
        <w:tc>
          <w:tcPr>
            <w:tcW w:w="8937" w:type="dxa"/>
            <w:gridSpan w:val="2"/>
          </w:tcPr>
          <w:p w:rsidR="00EE666B" w:rsidRPr="007E2A00" w:rsidRDefault="00EE666B" w:rsidP="00C1697B">
            <w:pPr>
              <w:pStyle w:val="Textkrper-Tabelle"/>
              <w:rPr>
                <w:rStyle w:val="CODE"/>
                <w:rFonts w:eastAsia="StarSymbol" w:cs="Courier New"/>
                <w:lang w:val="en-US"/>
              </w:rPr>
            </w:pPr>
            <w:r w:rsidRPr="007E2A00">
              <w:rPr>
                <w:rStyle w:val="CODE"/>
                <w:rFonts w:eastAsia="StarSymbol" w:cs="Courier New"/>
                <w:b/>
                <w:lang w:val="en-US"/>
              </w:rPr>
              <w:t>typedef</w:t>
            </w:r>
            <w:r w:rsidRPr="007E2A00">
              <w:rPr>
                <w:rStyle w:val="CODE"/>
                <w:rFonts w:eastAsia="StarSymbol" w:cs="Courier New"/>
                <w:lang w:val="en-US"/>
              </w:rPr>
              <w:t xml:space="preserve"> </w:t>
            </w:r>
            <w:r w:rsidRPr="007E2A00">
              <w:rPr>
                <w:rStyle w:val="CODE"/>
                <w:rFonts w:eastAsia="StarSymbol" w:cs="Courier New"/>
                <w:b/>
                <w:lang w:val="en-US"/>
              </w:rPr>
              <w:t>void</w:t>
            </w:r>
            <w:r w:rsidRPr="007E2A00">
              <w:rPr>
                <w:rStyle w:val="CODE"/>
                <w:rFonts w:eastAsia="StarSymbol" w:cs="Courier New"/>
                <w:lang w:val="en-US"/>
              </w:rPr>
              <w:t xml:space="preserve">* </w:t>
            </w:r>
            <w:r w:rsidR="00B67E91" w:rsidRPr="007E2A00">
              <w:rPr>
                <w:rStyle w:val="CODE"/>
                <w:rFonts w:eastAsia="StarSymbol" w:cs="Courier New"/>
                <w:lang w:val="en-US"/>
              </w:rPr>
              <w:t>fmiComponent</w:t>
            </w:r>
            <w:r w:rsidRPr="007E2A00">
              <w:rPr>
                <w:rStyle w:val="CODE"/>
                <w:rFonts w:eastAsia="StarSymbol" w:cs="Courier New"/>
                <w:lang w:val="en-US"/>
              </w:rPr>
              <w:t>;</w:t>
            </w:r>
          </w:p>
        </w:tc>
      </w:tr>
      <w:tr w:rsidR="00EE666B" w:rsidRPr="007E2A00">
        <w:tc>
          <w:tcPr>
            <w:tcW w:w="577" w:type="dxa"/>
          </w:tcPr>
          <w:p w:rsidR="00EE666B" w:rsidRPr="007E2A00" w:rsidRDefault="00EE666B" w:rsidP="00C1697B">
            <w:pPr>
              <w:pStyle w:val="Textkrper-Tabelle"/>
              <w:rPr>
                <w:lang w:val="en-US"/>
              </w:rPr>
            </w:pPr>
          </w:p>
        </w:tc>
        <w:tc>
          <w:tcPr>
            <w:tcW w:w="8360" w:type="dxa"/>
          </w:tcPr>
          <w:p w:rsidR="00EE666B" w:rsidRPr="007E2A00" w:rsidRDefault="00EE666B" w:rsidP="00C1697B">
            <w:pPr>
              <w:pStyle w:val="Textkrper-Tabelle"/>
              <w:spacing w:after="240"/>
              <w:rPr>
                <w:lang w:val="en-US"/>
              </w:rPr>
            </w:pPr>
            <w:r w:rsidRPr="007E2A00">
              <w:rPr>
                <w:lang w:val="en-US"/>
              </w:rPr>
              <w:t xml:space="preserve">This is a pointer to a </w:t>
            </w:r>
            <w:r w:rsidR="00B06718" w:rsidRPr="007E2A00">
              <w:rPr>
                <w:lang w:val="en-US"/>
              </w:rPr>
              <w:t>c</w:t>
            </w:r>
            <w:r w:rsidRPr="007E2A00">
              <w:rPr>
                <w:lang w:val="en-US"/>
              </w:rPr>
              <w:t>o-</w:t>
            </w:r>
            <w:r w:rsidR="00B06718" w:rsidRPr="007E2A00">
              <w:rPr>
                <w:lang w:val="en-US"/>
              </w:rPr>
              <w:t>s</w:t>
            </w:r>
            <w:r w:rsidRPr="007E2A00">
              <w:rPr>
                <w:lang w:val="en-US"/>
              </w:rPr>
              <w:t xml:space="preserve">imulation </w:t>
            </w:r>
            <w:r w:rsidR="00B06718" w:rsidRPr="007E2A00">
              <w:rPr>
                <w:lang w:val="en-US"/>
              </w:rPr>
              <w:t>s</w:t>
            </w:r>
            <w:r w:rsidRPr="007E2A00">
              <w:rPr>
                <w:lang w:val="en-US"/>
              </w:rPr>
              <w:t xml:space="preserve">lave specific data structure. It contains all information needed by the </w:t>
            </w:r>
            <w:r w:rsidR="00427FF4" w:rsidRPr="007E2A00">
              <w:rPr>
                <w:lang w:val="en-US"/>
              </w:rPr>
              <w:t>s</w:t>
            </w:r>
            <w:r w:rsidRPr="007E2A00">
              <w:rPr>
                <w:lang w:val="en-US"/>
              </w:rPr>
              <w:t xml:space="preserve">lave to process the </w:t>
            </w:r>
            <w:r w:rsidR="00B06718" w:rsidRPr="007E2A00">
              <w:rPr>
                <w:lang w:val="en-US"/>
              </w:rPr>
              <w:t>c</w:t>
            </w:r>
            <w:r w:rsidRPr="007E2A00">
              <w:rPr>
                <w:lang w:val="en-US"/>
              </w:rPr>
              <w:t>o-</w:t>
            </w:r>
            <w:r w:rsidR="00B06718" w:rsidRPr="007E2A00">
              <w:rPr>
                <w:lang w:val="en-US"/>
              </w:rPr>
              <w:t>s</w:t>
            </w:r>
            <w:r w:rsidRPr="007E2A00">
              <w:rPr>
                <w:lang w:val="en-US"/>
              </w:rPr>
              <w:t>imulation.</w:t>
            </w:r>
          </w:p>
        </w:tc>
      </w:tr>
      <w:tr w:rsidR="00EE666B" w:rsidRPr="007E2A00">
        <w:tc>
          <w:tcPr>
            <w:tcW w:w="8937" w:type="dxa"/>
            <w:gridSpan w:val="2"/>
          </w:tcPr>
          <w:p w:rsidR="00EE666B" w:rsidRPr="007E2A00" w:rsidRDefault="00EE666B" w:rsidP="00C1697B">
            <w:pPr>
              <w:pStyle w:val="Textkrper-Tabelle"/>
              <w:rPr>
                <w:lang w:val="en-US"/>
              </w:rPr>
            </w:pPr>
            <w:r w:rsidRPr="007E2A00">
              <w:rPr>
                <w:rStyle w:val="CODE"/>
                <w:rFonts w:eastAsia="StarSymbol" w:cs="Courier New"/>
                <w:b/>
                <w:lang w:val="en-US"/>
              </w:rPr>
              <w:t>typedef</w:t>
            </w:r>
            <w:r w:rsidRPr="007E2A00">
              <w:rPr>
                <w:rStyle w:val="CODE"/>
                <w:rFonts w:eastAsia="StarSymbol" w:cs="Courier New"/>
                <w:lang w:val="en-US"/>
              </w:rPr>
              <w:t xml:space="preserve"> </w:t>
            </w:r>
            <w:r w:rsidRPr="007E7487">
              <w:rPr>
                <w:rStyle w:val="CODE"/>
                <w:rFonts w:eastAsia="StarSymbol" w:cs="Courier New"/>
                <w:b/>
                <w:lang w:val="en-US"/>
              </w:rPr>
              <w:t>unsigned int</w:t>
            </w:r>
            <w:r w:rsidRPr="007E2A00">
              <w:rPr>
                <w:rStyle w:val="CODE"/>
                <w:rFonts w:eastAsia="StarSymbol" w:cs="Courier New"/>
                <w:lang w:val="en-US"/>
              </w:rPr>
              <w:t xml:space="preserve"> </w:t>
            </w:r>
            <w:r w:rsidR="004A18C1" w:rsidRPr="007E2A00">
              <w:rPr>
                <w:rStyle w:val="CODE"/>
                <w:rFonts w:eastAsia="StarSymbol" w:cs="Courier New"/>
                <w:lang w:val="en-US"/>
              </w:rPr>
              <w:t>fmi</w:t>
            </w:r>
            <w:r w:rsidRPr="007E2A00">
              <w:rPr>
                <w:rStyle w:val="CODE"/>
                <w:rFonts w:eastAsia="StarSymbol" w:cs="Courier New"/>
                <w:lang w:val="en-US"/>
              </w:rPr>
              <w:t>ValueReference;</w:t>
            </w:r>
          </w:p>
        </w:tc>
      </w:tr>
      <w:tr w:rsidR="00EE666B" w:rsidRPr="007E2A00">
        <w:tc>
          <w:tcPr>
            <w:tcW w:w="577" w:type="dxa"/>
          </w:tcPr>
          <w:p w:rsidR="00EE666B" w:rsidRPr="007E2A00" w:rsidRDefault="00EE666B" w:rsidP="00C1697B">
            <w:pPr>
              <w:pStyle w:val="Textkrper-Tabelle"/>
              <w:rPr>
                <w:lang w:val="en-US"/>
              </w:rPr>
            </w:pPr>
          </w:p>
        </w:tc>
        <w:tc>
          <w:tcPr>
            <w:tcW w:w="8360" w:type="dxa"/>
          </w:tcPr>
          <w:p w:rsidR="00EE666B" w:rsidRPr="007E2A00" w:rsidRDefault="00EE666B" w:rsidP="00C1697B">
            <w:pPr>
              <w:pStyle w:val="Textkrper-Tabelle"/>
              <w:rPr>
                <w:lang w:val="en-US"/>
              </w:rPr>
            </w:pPr>
            <w:r w:rsidRPr="007E2A00">
              <w:rPr>
                <w:lang w:val="en-US"/>
              </w:rPr>
              <w:t xml:space="preserve">This is a handle to a (base type) variable value of the model. The handle is </w:t>
            </w:r>
            <w:r w:rsidRPr="007E2A00">
              <w:rPr>
                <w:u w:val="single"/>
                <w:lang w:val="en-US"/>
              </w:rPr>
              <w:t>unique</w:t>
            </w:r>
            <w:r w:rsidRPr="007E2A00">
              <w:rPr>
                <w:lang w:val="en-US"/>
              </w:rPr>
              <w:t xml:space="preserve"> at least with respect to the corresponding </w:t>
            </w:r>
            <w:r w:rsidRPr="007E2A00">
              <w:rPr>
                <w:u w:val="single"/>
                <w:lang w:val="en-US"/>
              </w:rPr>
              <w:t>base type</w:t>
            </w:r>
            <w:r w:rsidRPr="007E2A00">
              <w:rPr>
                <w:lang w:val="en-US"/>
              </w:rPr>
              <w:t xml:space="preserve"> (like </w:t>
            </w:r>
            <w:r w:rsidR="004A18C1" w:rsidRPr="00654E6B">
              <w:rPr>
                <w:rStyle w:val="CODE"/>
              </w:rPr>
              <w:t>fmi</w:t>
            </w:r>
            <w:r w:rsidRPr="00654E6B">
              <w:rPr>
                <w:rStyle w:val="CODE"/>
              </w:rPr>
              <w:t>Real</w:t>
            </w:r>
            <w:r w:rsidRPr="007E2A00">
              <w:rPr>
                <w:lang w:val="en-US"/>
              </w:rPr>
              <w:t xml:space="preserve">). All structured entities, like records or arrays, are “flattened” in to a set of scalar values of type </w:t>
            </w:r>
            <w:r w:rsidR="004A18C1" w:rsidRPr="007E2A00">
              <w:rPr>
                <w:rStyle w:val="CODE"/>
                <w:rFonts w:eastAsia="StarSymbol"/>
                <w:lang w:val="en-US"/>
              </w:rPr>
              <w:t>fmi</w:t>
            </w:r>
            <w:r w:rsidRPr="007E2A00">
              <w:rPr>
                <w:rStyle w:val="CODE"/>
                <w:rFonts w:eastAsia="StarSymbol"/>
                <w:lang w:val="en-US"/>
              </w:rPr>
              <w:t>Real</w:t>
            </w:r>
            <w:r w:rsidRPr="007E2A00">
              <w:rPr>
                <w:lang w:val="en-US"/>
              </w:rPr>
              <w:t xml:space="preserve">, </w:t>
            </w:r>
            <w:r w:rsidR="004A18C1" w:rsidRPr="007E2A00">
              <w:rPr>
                <w:rStyle w:val="CODE"/>
                <w:rFonts w:eastAsia="StarSymbol"/>
                <w:lang w:val="en-US"/>
              </w:rPr>
              <w:t>fmi</w:t>
            </w:r>
            <w:r w:rsidRPr="007E2A00">
              <w:rPr>
                <w:rStyle w:val="CODE"/>
                <w:rFonts w:eastAsia="StarSymbol"/>
                <w:lang w:val="en-US"/>
              </w:rPr>
              <w:t>Integer</w:t>
            </w:r>
            <w:r w:rsidRPr="007E2A00">
              <w:rPr>
                <w:lang w:val="en-US"/>
              </w:rPr>
              <w:t xml:space="preserve"> etc. A</w:t>
            </w:r>
            <w:r w:rsidR="008E6E64" w:rsidRPr="007E2A00">
              <w:rPr>
                <w:lang w:val="en-US"/>
              </w:rPr>
              <w:t>n</w:t>
            </w:r>
            <w:r w:rsidRPr="007E2A00">
              <w:rPr>
                <w:lang w:val="en-US"/>
              </w:rPr>
              <w:t xml:space="preserve"> </w:t>
            </w:r>
            <w:r w:rsidR="004A18C1" w:rsidRPr="007E2A00">
              <w:rPr>
                <w:rStyle w:val="CODE"/>
                <w:rFonts w:eastAsia="StarSymbol"/>
                <w:lang w:val="en-US"/>
              </w:rPr>
              <w:t>fmi</w:t>
            </w:r>
            <w:r w:rsidRPr="007E2A00">
              <w:rPr>
                <w:rStyle w:val="CODE"/>
                <w:rFonts w:eastAsia="StarSymbol"/>
                <w:lang w:val="en-US"/>
              </w:rPr>
              <w:t>ValueReference</w:t>
            </w:r>
            <w:r w:rsidRPr="007E2A00">
              <w:rPr>
                <w:lang w:val="en-US"/>
              </w:rPr>
              <w:t xml:space="preserve"> references one such scalar. The coding of </w:t>
            </w:r>
            <w:r w:rsidR="004A18C1" w:rsidRPr="007E2A00">
              <w:rPr>
                <w:rStyle w:val="CODE"/>
                <w:rFonts w:eastAsia="StarSymbol"/>
                <w:lang w:val="en-US"/>
              </w:rPr>
              <w:t>fmi</w:t>
            </w:r>
            <w:r w:rsidRPr="007E2A00">
              <w:rPr>
                <w:rStyle w:val="CODE"/>
                <w:rFonts w:eastAsia="StarSymbol"/>
                <w:lang w:val="en-US"/>
              </w:rPr>
              <w:t>ValueReference</w:t>
            </w:r>
            <w:r w:rsidRPr="007E2A00">
              <w:rPr>
                <w:lang w:val="en-US"/>
              </w:rPr>
              <w:t xml:space="preserve"> is a “secret” of the modeling environment that generated the model. The interface only provides access to variables via this handle. Extracting concrete information about a variable is specific to the used environment that reads the Model Variable File in which the value handles are defined.</w:t>
            </w:r>
          </w:p>
          <w:p w:rsidR="00EE666B" w:rsidRPr="007E2A00" w:rsidRDefault="00EE666B" w:rsidP="00C1697B">
            <w:pPr>
              <w:pStyle w:val="Textkrper-Tabelle"/>
              <w:spacing w:after="240"/>
              <w:ind w:firstLine="360"/>
              <w:rPr>
                <w:lang w:val="en-US"/>
              </w:rPr>
            </w:pPr>
            <w:r w:rsidRPr="007E2A00">
              <w:rPr>
                <w:lang w:val="en-US"/>
              </w:rPr>
              <w:t xml:space="preserve">If a function in the following sections is called with a wrong </w:t>
            </w:r>
            <w:r w:rsidR="004A18C1" w:rsidRPr="00654E6B">
              <w:rPr>
                <w:rStyle w:val="CODE"/>
              </w:rPr>
              <w:t>fmi</w:t>
            </w:r>
            <w:r w:rsidRPr="00654E6B">
              <w:rPr>
                <w:rStyle w:val="CODE"/>
              </w:rPr>
              <w:t>ValueReference</w:t>
            </w:r>
            <w:r w:rsidRPr="007E2A00">
              <w:rPr>
                <w:lang w:val="en-US"/>
              </w:rPr>
              <w:t xml:space="preserve"> value (e.g. setting an output with a</w:t>
            </w:r>
            <w:r w:rsidR="008E6E64" w:rsidRPr="007E2A00">
              <w:rPr>
                <w:lang w:val="en-US"/>
              </w:rPr>
              <w:t>n</w:t>
            </w:r>
            <w:r w:rsidRPr="007E2A00">
              <w:rPr>
                <w:lang w:val="en-US"/>
              </w:rPr>
              <w:t xml:space="preserve"> </w:t>
            </w:r>
            <w:r w:rsidR="004A18C1" w:rsidRPr="007E2A00">
              <w:rPr>
                <w:rStyle w:val="CODE"/>
                <w:rFonts w:eastAsia="StarSymbol"/>
                <w:lang w:val="en-US"/>
              </w:rPr>
              <w:t>fmi</w:t>
            </w:r>
            <w:r w:rsidRPr="007E2A00">
              <w:rPr>
                <w:rStyle w:val="CODE"/>
                <w:rFonts w:eastAsia="StarSymbol"/>
                <w:lang w:val="en-US"/>
              </w:rPr>
              <w:t>SetReal(.</w:t>
            </w:r>
            <w:r w:rsidR="00414AE9" w:rsidRPr="007E2A00">
              <w:rPr>
                <w:rStyle w:val="CODE"/>
                <w:rFonts w:eastAsia="StarSymbol"/>
                <w:lang w:val="en-US"/>
              </w:rPr>
              <w:t>.</w:t>
            </w:r>
            <w:r w:rsidRPr="007E2A00">
              <w:rPr>
                <w:rStyle w:val="CODE"/>
                <w:rFonts w:eastAsia="StarSymbol"/>
                <w:lang w:val="en-US"/>
              </w:rPr>
              <w:t>.)</w:t>
            </w:r>
            <w:r w:rsidRPr="007E2A00">
              <w:rPr>
                <w:lang w:val="en-US"/>
              </w:rPr>
              <w:t xml:space="preserve"> function call), then the function has to return with an error (</w:t>
            </w:r>
            <w:r w:rsidR="004A18C1" w:rsidRPr="007E2A00">
              <w:rPr>
                <w:rStyle w:val="CODE"/>
                <w:rFonts w:eastAsia="StarSymbol"/>
                <w:lang w:val="en-US"/>
              </w:rPr>
              <w:t>fmi</w:t>
            </w:r>
            <w:r w:rsidRPr="007E2A00">
              <w:rPr>
                <w:rStyle w:val="CODE"/>
                <w:rFonts w:eastAsia="StarSymbol"/>
                <w:lang w:val="en-US"/>
              </w:rPr>
              <w:t xml:space="preserve">Status = </w:t>
            </w:r>
            <w:r w:rsidR="004A18C1" w:rsidRPr="007E2A00">
              <w:rPr>
                <w:rStyle w:val="CODE"/>
                <w:rFonts w:eastAsia="StarSymbol"/>
                <w:lang w:val="en-US"/>
              </w:rPr>
              <w:t>fmi</w:t>
            </w:r>
            <w:r w:rsidRPr="007E2A00">
              <w:rPr>
                <w:rStyle w:val="CODE"/>
                <w:rFonts w:eastAsia="StarSymbol"/>
                <w:lang w:val="en-US"/>
              </w:rPr>
              <w:t>Error</w:t>
            </w:r>
            <w:r w:rsidRPr="007E2A00">
              <w:rPr>
                <w:lang w:val="en-US"/>
              </w:rPr>
              <w:t xml:space="preserve">), i.e., the processing of the </w:t>
            </w:r>
            <w:r w:rsidR="00B06718" w:rsidRPr="007E2A00">
              <w:rPr>
                <w:lang w:val="en-US"/>
              </w:rPr>
              <w:t>c</w:t>
            </w:r>
            <w:r w:rsidRPr="007E2A00">
              <w:rPr>
                <w:lang w:val="en-US"/>
              </w:rPr>
              <w:t>o-</w:t>
            </w:r>
            <w:r w:rsidR="00B06718" w:rsidRPr="007E2A00">
              <w:rPr>
                <w:lang w:val="en-US"/>
              </w:rPr>
              <w:t>s</w:t>
            </w:r>
            <w:r w:rsidRPr="007E2A00">
              <w:rPr>
                <w:lang w:val="en-US"/>
              </w:rPr>
              <w:t>imulation must be terminated.</w:t>
            </w:r>
          </w:p>
        </w:tc>
      </w:tr>
      <w:tr w:rsidR="00EE666B" w:rsidRPr="007E2A00">
        <w:tc>
          <w:tcPr>
            <w:tcW w:w="8937" w:type="dxa"/>
            <w:gridSpan w:val="2"/>
          </w:tcPr>
          <w:p w:rsidR="00EE666B" w:rsidRPr="007E2A00" w:rsidRDefault="00EE666B" w:rsidP="00C1697B">
            <w:pPr>
              <w:pStyle w:val="Textkrper-Tabelle"/>
              <w:rPr>
                <w:rStyle w:val="CODE"/>
                <w:rFonts w:eastAsia="StarSymbol" w:cs="Courier New"/>
                <w:lang w:val="en-US"/>
              </w:rPr>
            </w:pPr>
            <w:r w:rsidRPr="007E2A00">
              <w:rPr>
                <w:rStyle w:val="CODE"/>
                <w:rFonts w:eastAsia="StarSymbol" w:cs="Courier New"/>
                <w:b/>
                <w:lang w:val="en-US"/>
              </w:rPr>
              <w:t>typedef</w:t>
            </w:r>
            <w:r w:rsidRPr="007E2A00">
              <w:rPr>
                <w:rStyle w:val="CODE"/>
                <w:rFonts w:eastAsia="StarSymbol" w:cs="Courier New"/>
                <w:lang w:val="en-US"/>
              </w:rPr>
              <w:t xml:space="preserve"> </w:t>
            </w:r>
            <w:r w:rsidRPr="007E2A00">
              <w:rPr>
                <w:rStyle w:val="CODE"/>
                <w:rFonts w:eastAsia="StarSymbol" w:cs="Courier New"/>
                <w:b/>
                <w:lang w:val="en-US"/>
              </w:rPr>
              <w:t>double</w:t>
            </w:r>
            <w:r w:rsidRPr="007E2A00">
              <w:rPr>
                <w:rStyle w:val="CODE"/>
                <w:rFonts w:eastAsia="StarSymbol" w:cs="Courier New"/>
                <w:lang w:val="en-US"/>
              </w:rPr>
              <w:t xml:space="preserve">      </w:t>
            </w:r>
            <w:r w:rsidR="004A18C1" w:rsidRPr="007E2A00">
              <w:rPr>
                <w:rStyle w:val="CODE"/>
                <w:rFonts w:eastAsia="StarSymbol" w:cs="Courier New"/>
                <w:lang w:val="en-US"/>
              </w:rPr>
              <w:t>fmi</w:t>
            </w:r>
            <w:r w:rsidRPr="007E2A00">
              <w:rPr>
                <w:rStyle w:val="CODE"/>
                <w:rFonts w:eastAsia="StarSymbol" w:cs="Courier New"/>
                <w:lang w:val="en-US"/>
              </w:rPr>
              <w:t>Real   ;  // Real number (64 bits)</w:t>
            </w:r>
          </w:p>
          <w:p w:rsidR="00EE666B" w:rsidRPr="007E2A00" w:rsidRDefault="00EE666B" w:rsidP="00C1697B">
            <w:pPr>
              <w:pStyle w:val="Textkrper-Tabelle"/>
              <w:rPr>
                <w:rStyle w:val="CODE"/>
                <w:rFonts w:eastAsia="StarSymbol" w:cs="Courier New"/>
                <w:lang w:val="en-US"/>
              </w:rPr>
            </w:pPr>
            <w:r w:rsidRPr="007E2A00">
              <w:rPr>
                <w:rStyle w:val="CODE"/>
                <w:rFonts w:eastAsia="StarSymbol" w:cs="Courier New"/>
                <w:b/>
                <w:lang w:val="en-US"/>
              </w:rPr>
              <w:t>typedef</w:t>
            </w:r>
            <w:r w:rsidRPr="007E2A00">
              <w:rPr>
                <w:rStyle w:val="CODE"/>
                <w:rFonts w:eastAsia="StarSymbol" w:cs="Courier New"/>
                <w:lang w:val="en-US"/>
              </w:rPr>
              <w:t xml:space="preserve"> </w:t>
            </w:r>
            <w:r w:rsidRPr="007E2A00">
              <w:rPr>
                <w:rStyle w:val="CODE"/>
                <w:rFonts w:eastAsia="StarSymbol" w:cs="Courier New"/>
                <w:b/>
                <w:lang w:val="en-US"/>
              </w:rPr>
              <w:t>int</w:t>
            </w:r>
            <w:r w:rsidRPr="007E2A00">
              <w:rPr>
                <w:rStyle w:val="CODE"/>
                <w:rFonts w:eastAsia="StarSymbol" w:cs="Courier New"/>
                <w:lang w:val="en-US"/>
              </w:rPr>
              <w:t xml:space="preserve">         </w:t>
            </w:r>
            <w:r w:rsidR="004A18C1" w:rsidRPr="007E2A00">
              <w:rPr>
                <w:rStyle w:val="CODE"/>
                <w:rFonts w:eastAsia="StarSymbol" w:cs="Courier New"/>
                <w:lang w:val="en-US"/>
              </w:rPr>
              <w:t>fmi</w:t>
            </w:r>
            <w:r w:rsidRPr="007E2A00">
              <w:rPr>
                <w:rStyle w:val="CODE"/>
                <w:rFonts w:eastAsia="StarSymbol" w:cs="Courier New"/>
                <w:lang w:val="en-US"/>
              </w:rPr>
              <w:t>Integer;  // Integer number (32 bits)</w:t>
            </w:r>
          </w:p>
          <w:p w:rsidR="00EE666B" w:rsidRPr="007E2A00" w:rsidRDefault="00EE666B" w:rsidP="00C1697B">
            <w:pPr>
              <w:pStyle w:val="Textkrper-Tabelle"/>
              <w:rPr>
                <w:rStyle w:val="CODE"/>
                <w:rFonts w:eastAsia="StarSymbol" w:cs="Courier New"/>
                <w:lang w:val="en-US"/>
              </w:rPr>
            </w:pPr>
            <w:r w:rsidRPr="007E2A00">
              <w:rPr>
                <w:rStyle w:val="CODE"/>
                <w:rFonts w:eastAsia="StarSymbol" w:cs="Courier New"/>
                <w:b/>
                <w:lang w:val="en-US"/>
              </w:rPr>
              <w:t>typedef</w:t>
            </w:r>
            <w:r w:rsidRPr="007E2A00">
              <w:rPr>
                <w:rStyle w:val="CODE"/>
                <w:rFonts w:eastAsia="StarSymbol" w:cs="Courier New"/>
                <w:lang w:val="en-US"/>
              </w:rPr>
              <w:t xml:space="preserve"> </w:t>
            </w:r>
            <w:r w:rsidRPr="007E2A00">
              <w:rPr>
                <w:rStyle w:val="CODE"/>
                <w:rFonts w:eastAsia="StarSymbol" w:cs="Courier New"/>
                <w:b/>
                <w:lang w:val="en-US"/>
              </w:rPr>
              <w:t>char</w:t>
            </w:r>
            <w:r w:rsidRPr="007E2A00">
              <w:rPr>
                <w:rStyle w:val="CODE"/>
                <w:rFonts w:eastAsia="StarSymbol" w:cs="Courier New"/>
                <w:lang w:val="en-US"/>
              </w:rPr>
              <w:t xml:space="preserve">        </w:t>
            </w:r>
            <w:r w:rsidR="004A18C1" w:rsidRPr="007E2A00">
              <w:rPr>
                <w:rStyle w:val="CODE"/>
                <w:rFonts w:eastAsia="StarSymbol" w:cs="Courier New"/>
                <w:lang w:val="en-US"/>
              </w:rPr>
              <w:t>fmi</w:t>
            </w:r>
            <w:r w:rsidRPr="007E2A00">
              <w:rPr>
                <w:rStyle w:val="CODE"/>
                <w:rFonts w:eastAsia="StarSymbol" w:cs="Courier New"/>
                <w:lang w:val="en-US"/>
              </w:rPr>
              <w:t>Boolean;  // Boolean number (8 bit,</w:t>
            </w:r>
            <w:r w:rsidRPr="007E2A00">
              <w:rPr>
                <w:rStyle w:val="CODE"/>
                <w:rFonts w:eastAsia="StarSymbol" w:cs="Courier New"/>
                <w:lang w:val="en-US"/>
              </w:rPr>
              <w:br/>
              <w:t xml:space="preserve">                                </w:t>
            </w:r>
            <w:r w:rsidR="000A216E" w:rsidRPr="007E2A00">
              <w:rPr>
                <w:rStyle w:val="CODE"/>
                <w:rFonts w:eastAsia="StarSymbol" w:cs="Courier New"/>
                <w:lang w:val="en-US"/>
              </w:rPr>
              <w:t xml:space="preserve"> </w:t>
            </w:r>
            <w:r w:rsidRPr="007E2A00">
              <w:rPr>
                <w:rStyle w:val="CODE"/>
                <w:rFonts w:eastAsia="StarSymbol" w:cs="Courier New"/>
                <w:lang w:val="en-US"/>
              </w:rPr>
              <w:t xml:space="preserve">// two values: </w:t>
            </w:r>
            <w:r w:rsidR="004A18C1" w:rsidRPr="007E2A00">
              <w:rPr>
                <w:rStyle w:val="CODE"/>
                <w:rFonts w:eastAsia="StarSymbol"/>
                <w:lang w:val="en-US"/>
              </w:rPr>
              <w:t>fmi</w:t>
            </w:r>
            <w:r w:rsidRPr="007E2A00">
              <w:rPr>
                <w:rStyle w:val="CODE"/>
                <w:rFonts w:eastAsia="StarSymbol" w:cs="Courier New"/>
                <w:lang w:val="en-US"/>
              </w:rPr>
              <w:t xml:space="preserve">False, </w:t>
            </w:r>
            <w:r w:rsidR="004A18C1" w:rsidRPr="007E2A00">
              <w:rPr>
                <w:rStyle w:val="CODE"/>
                <w:rFonts w:eastAsia="StarSymbol"/>
                <w:lang w:val="en-US"/>
              </w:rPr>
              <w:t>fmi</w:t>
            </w:r>
            <w:r w:rsidRPr="007E2A00">
              <w:rPr>
                <w:rStyle w:val="CODE"/>
                <w:rFonts w:eastAsia="StarSymbol" w:cs="Courier New"/>
                <w:lang w:val="en-US"/>
              </w:rPr>
              <w:t>True)</w:t>
            </w:r>
          </w:p>
          <w:p w:rsidR="00EE666B" w:rsidRPr="007E2A00" w:rsidRDefault="00EE666B" w:rsidP="00C1697B">
            <w:pPr>
              <w:pStyle w:val="Textkrper-Tabelle"/>
              <w:rPr>
                <w:rStyle w:val="CODE"/>
                <w:rFonts w:eastAsia="StarSymbol" w:cs="Courier New"/>
                <w:lang w:val="en-US"/>
              </w:rPr>
            </w:pPr>
            <w:r w:rsidRPr="007E2A00">
              <w:rPr>
                <w:rStyle w:val="CODE"/>
                <w:rFonts w:eastAsia="StarSymbol" w:cs="Courier New"/>
                <w:b/>
                <w:lang w:val="en-US"/>
              </w:rPr>
              <w:t>typedef</w:t>
            </w:r>
            <w:r w:rsidRPr="007E2A00">
              <w:rPr>
                <w:rStyle w:val="CODE"/>
                <w:rFonts w:eastAsia="StarSymbol" w:cs="Courier New"/>
                <w:lang w:val="en-US"/>
              </w:rPr>
              <w:t xml:space="preserve"> </w:t>
            </w:r>
            <w:r w:rsidRPr="007E2A00">
              <w:rPr>
                <w:rStyle w:val="CODE"/>
                <w:rFonts w:eastAsia="StarSymbol" w:cs="Courier New"/>
                <w:b/>
                <w:lang w:val="en-US"/>
              </w:rPr>
              <w:t>const</w:t>
            </w:r>
            <w:r w:rsidRPr="007E2A00">
              <w:rPr>
                <w:rStyle w:val="CODE"/>
                <w:rFonts w:eastAsia="StarSymbol" w:cs="Courier New"/>
                <w:lang w:val="en-US"/>
              </w:rPr>
              <w:t xml:space="preserve"> </w:t>
            </w:r>
            <w:r w:rsidRPr="007E2A00">
              <w:rPr>
                <w:rStyle w:val="CODE"/>
                <w:rFonts w:eastAsia="StarSymbol" w:cs="Courier New"/>
                <w:b/>
                <w:lang w:val="en-US"/>
              </w:rPr>
              <w:t>char</w:t>
            </w:r>
            <w:r w:rsidRPr="007E2A00">
              <w:rPr>
                <w:rStyle w:val="CODE"/>
                <w:rFonts w:eastAsia="StarSymbol" w:cs="Courier New"/>
                <w:lang w:val="en-US"/>
              </w:rPr>
              <w:t xml:space="preserve">* </w:t>
            </w:r>
            <w:r w:rsidR="004A18C1" w:rsidRPr="007E2A00">
              <w:rPr>
                <w:rStyle w:val="CODE"/>
                <w:rFonts w:eastAsia="StarSymbol" w:cs="Courier New"/>
                <w:lang w:val="en-US"/>
              </w:rPr>
              <w:t>fmi</w:t>
            </w:r>
            <w:r w:rsidRPr="007E2A00">
              <w:rPr>
                <w:rStyle w:val="CODE"/>
                <w:rFonts w:eastAsia="StarSymbol" w:cs="Courier New"/>
                <w:lang w:val="en-US"/>
              </w:rPr>
              <w:t>String ;  // Character string (′\0′ terminated)</w:t>
            </w:r>
          </w:p>
          <w:p w:rsidR="000A216E" w:rsidRPr="007E2A00" w:rsidRDefault="000A216E" w:rsidP="00C1697B">
            <w:pPr>
              <w:pStyle w:val="Textkrper-Tabelle"/>
              <w:rPr>
                <w:rStyle w:val="CODE"/>
                <w:rFonts w:eastAsia="StarSymbol" w:cs="Courier New"/>
                <w:lang w:val="en-US"/>
              </w:rPr>
            </w:pPr>
            <w:r w:rsidRPr="007E2A00">
              <w:rPr>
                <w:rStyle w:val="CODE"/>
                <w:rFonts w:eastAsia="StarSymbol" w:cs="Courier New"/>
                <w:lang w:val="en-US"/>
              </w:rPr>
              <w:t xml:space="preserve">                                 // UTF8 encoded</w:t>
            </w:r>
          </w:p>
          <w:p w:rsidR="00EE666B" w:rsidRPr="007E2A00" w:rsidRDefault="00EE666B" w:rsidP="00C1697B">
            <w:pPr>
              <w:pStyle w:val="Textkrper-Tabelle"/>
              <w:rPr>
                <w:rFonts w:ascii="Courier New" w:hAnsi="Courier New" w:cs="Courier New"/>
                <w:sz w:val="19"/>
                <w:lang w:val="en-US"/>
              </w:rPr>
            </w:pPr>
            <w:r w:rsidRPr="007E2A00">
              <w:rPr>
                <w:rFonts w:ascii="Courier New" w:hAnsi="Courier New" w:cs="Courier New"/>
                <w:b/>
                <w:sz w:val="19"/>
                <w:lang w:val="en-US"/>
              </w:rPr>
              <w:t>#define</w:t>
            </w:r>
            <w:r w:rsidRPr="007E2A00">
              <w:rPr>
                <w:rFonts w:ascii="Courier New" w:hAnsi="Courier New" w:cs="Courier New"/>
                <w:sz w:val="19"/>
                <w:lang w:val="en-US"/>
              </w:rPr>
              <w:t xml:space="preserve"> </w:t>
            </w:r>
            <w:r w:rsidR="004A18C1" w:rsidRPr="007E2A00">
              <w:rPr>
                <w:rFonts w:ascii="Courier New" w:hAnsi="Courier New" w:cs="Courier New"/>
                <w:sz w:val="19"/>
                <w:lang w:val="en-US"/>
              </w:rPr>
              <w:t>fmi</w:t>
            </w:r>
            <w:r w:rsidRPr="007E2A00">
              <w:rPr>
                <w:rFonts w:ascii="Courier New" w:hAnsi="Courier New" w:cs="Courier New"/>
                <w:sz w:val="19"/>
                <w:lang w:val="en-US"/>
              </w:rPr>
              <w:t>True  1</w:t>
            </w:r>
          </w:p>
          <w:p w:rsidR="00EE666B" w:rsidRPr="007E2A00" w:rsidRDefault="00EE666B" w:rsidP="00C1697B">
            <w:pPr>
              <w:pStyle w:val="Textkrper-Tabelle"/>
              <w:rPr>
                <w:rFonts w:ascii="Courier New" w:hAnsi="Courier New" w:cs="Courier New"/>
                <w:sz w:val="19"/>
                <w:lang w:val="en-US"/>
              </w:rPr>
            </w:pPr>
            <w:r w:rsidRPr="007E2A00">
              <w:rPr>
                <w:rFonts w:ascii="Courier New" w:hAnsi="Courier New" w:cs="Courier New"/>
                <w:b/>
                <w:sz w:val="19"/>
                <w:lang w:val="en-US"/>
              </w:rPr>
              <w:lastRenderedPageBreak/>
              <w:t>#define</w:t>
            </w:r>
            <w:r w:rsidRPr="007E2A00">
              <w:rPr>
                <w:rFonts w:ascii="Courier New" w:hAnsi="Courier New" w:cs="Courier New"/>
                <w:sz w:val="19"/>
                <w:lang w:val="en-US"/>
              </w:rPr>
              <w:t xml:space="preserve"> </w:t>
            </w:r>
            <w:r w:rsidR="004A18C1" w:rsidRPr="007E2A00">
              <w:rPr>
                <w:rFonts w:ascii="Courier New" w:hAnsi="Courier New" w:cs="Courier New"/>
                <w:sz w:val="19"/>
                <w:lang w:val="en-US"/>
              </w:rPr>
              <w:t>fmi</w:t>
            </w:r>
            <w:r w:rsidRPr="007E2A00">
              <w:rPr>
                <w:rFonts w:ascii="Courier New" w:hAnsi="Courier New" w:cs="Courier New"/>
                <w:sz w:val="19"/>
                <w:lang w:val="en-US"/>
              </w:rPr>
              <w:t>False 0</w:t>
            </w:r>
          </w:p>
        </w:tc>
      </w:tr>
      <w:tr w:rsidR="00EE666B" w:rsidRPr="007E2A00">
        <w:tc>
          <w:tcPr>
            <w:tcW w:w="577" w:type="dxa"/>
          </w:tcPr>
          <w:p w:rsidR="00EE666B" w:rsidRPr="007E2A00" w:rsidRDefault="00EE666B" w:rsidP="00C1697B">
            <w:pPr>
              <w:pStyle w:val="Textkrper-Tabelle"/>
              <w:rPr>
                <w:lang w:val="en-US"/>
              </w:rPr>
            </w:pPr>
          </w:p>
        </w:tc>
        <w:tc>
          <w:tcPr>
            <w:tcW w:w="8360" w:type="dxa"/>
          </w:tcPr>
          <w:p w:rsidR="00EE666B" w:rsidRPr="007E2A00" w:rsidRDefault="00EE666B" w:rsidP="00C1697B">
            <w:pPr>
              <w:pStyle w:val="Textkrper-Tabelle"/>
              <w:rPr>
                <w:lang w:val="en-US"/>
              </w:rPr>
            </w:pPr>
            <w:r w:rsidRPr="007E2A00">
              <w:rPr>
                <w:lang w:val="en-US"/>
              </w:rPr>
              <w:t xml:space="preserve">These are the basic data types used in the interfaces of the C-functions. More data types might be included in future versions of the interface. </w:t>
            </w:r>
          </w:p>
          <w:p w:rsidR="00216186" w:rsidRPr="00E76407" w:rsidRDefault="00EE666B" w:rsidP="00E76407">
            <w:pPr>
              <w:pStyle w:val="Textkrper-Tabelle"/>
              <w:ind w:left="0"/>
              <w:rPr>
                <w:i/>
                <w:lang w:val="en-US"/>
              </w:rPr>
            </w:pPr>
            <w:r w:rsidRPr="007E2A00">
              <w:rPr>
                <w:lang w:val="en-US"/>
              </w:rPr>
              <w:t>If a</w:t>
            </w:r>
            <w:r w:rsidR="008E6E64" w:rsidRPr="007E2A00">
              <w:rPr>
                <w:lang w:val="en-US"/>
              </w:rPr>
              <w:t>n</w:t>
            </w:r>
            <w:r w:rsidRPr="007E2A00">
              <w:rPr>
                <w:lang w:val="en-US"/>
              </w:rPr>
              <w:t xml:space="preserve"> </w:t>
            </w:r>
            <w:r w:rsidR="004A18C1" w:rsidRPr="00654E6B">
              <w:rPr>
                <w:rStyle w:val="CODE"/>
              </w:rPr>
              <w:t>fmi</w:t>
            </w:r>
            <w:r w:rsidRPr="00654E6B">
              <w:rPr>
                <w:rStyle w:val="CODE"/>
              </w:rPr>
              <w:t>String</w:t>
            </w:r>
            <w:r w:rsidRPr="007E2A00">
              <w:rPr>
                <w:lang w:val="en-US"/>
              </w:rPr>
              <w:t xml:space="preserve"> variable is passed as input argument to a function and the string shall be used after the function has returned, the whole string must be copied (not only the pointer) and stored in the internal memory, because there is no guarantee for the lifetime of the string after the function has returned.</w:t>
            </w:r>
          </w:p>
        </w:tc>
      </w:tr>
    </w:tbl>
    <w:p w:rsidR="00E76407" w:rsidRPr="00D836A1" w:rsidRDefault="00E76407" w:rsidP="008F173F">
      <w:pPr>
        <w:pStyle w:val="Textkrper"/>
      </w:pPr>
      <w:bookmarkStart w:id="160" w:name="_Toc271799519"/>
      <w:bookmarkStart w:id="161" w:name="_Toc271799574"/>
      <w:bookmarkStart w:id="162" w:name="_Toc271799521"/>
      <w:bookmarkStart w:id="163" w:name="_Toc271799576"/>
      <w:bookmarkEnd w:id="160"/>
      <w:bookmarkEnd w:id="161"/>
      <w:bookmarkEnd w:id="162"/>
      <w:bookmarkEnd w:id="163"/>
      <w:ins w:id="164" w:author="andreas" w:date="2017-02-19T21:19:00Z">
        <w:r w:rsidRPr="00D836A1">
          <w:t>For arrays passed between environment and the FMU, zero-length arrays are allowed and then NULL is allowed – not required – for the corresponding array pointer.</w:t>
        </w:r>
      </w:ins>
    </w:p>
    <w:p w:rsidR="00E76407" w:rsidRDefault="00E76407" w:rsidP="00E76407">
      <w:pPr>
        <w:pStyle w:val="berschrift3"/>
      </w:pPr>
      <w:r w:rsidRPr="007E2A00">
        <w:t>Status Returned by Functions</w:t>
      </w:r>
    </w:p>
    <w:p w:rsidR="00EE666B" w:rsidRPr="007E2A00" w:rsidRDefault="00EE666B" w:rsidP="008F173F">
      <w:pPr>
        <w:pStyle w:val="Textkrper"/>
      </w:pPr>
      <w:r w:rsidRPr="007E2A00">
        <w:t xml:space="preserve">This section defines the “status” flag (an enumeration of type </w:t>
      </w:r>
      <w:r w:rsidR="004A18C1" w:rsidRPr="007E2A00">
        <w:rPr>
          <w:rStyle w:val="CODE"/>
        </w:rPr>
        <w:t>fmi</w:t>
      </w:r>
      <w:r w:rsidRPr="007E2A00">
        <w:rPr>
          <w:rStyle w:val="CODE"/>
        </w:rPr>
        <w:t>Status</w:t>
      </w:r>
      <w:r w:rsidRPr="007E2A00">
        <w:t xml:space="preserve"> defined in file “</w:t>
      </w:r>
      <w:r w:rsidR="004A18C1" w:rsidRPr="007E2A00">
        <w:rPr>
          <w:rStyle w:val="CODE"/>
        </w:rPr>
        <w:t>fmi</w:t>
      </w:r>
      <w:r w:rsidRPr="007E2A00">
        <w:rPr>
          <w:rStyle w:val="CODE"/>
        </w:rPr>
        <w:t>ModelFunctions.h</w:t>
      </w:r>
      <w:r w:rsidRPr="007E2A00">
        <w:t>”) that is returned by all functions to indicate the success of the function call.</w:t>
      </w:r>
    </w:p>
    <w:p w:rsidR="008F173F" w:rsidRPr="007E2A00" w:rsidRDefault="008F173F" w:rsidP="008F173F">
      <w:pPr>
        <w:pStyle w:val="Textkrper"/>
        <w:rPr>
          <w:sz w:val="10"/>
          <w:szCs w:val="10"/>
        </w:rPr>
      </w:pPr>
    </w:p>
    <w:tbl>
      <w:tblPr>
        <w:tblW w:w="0" w:type="auto"/>
        <w:tblInd w:w="348" w:type="dxa"/>
        <w:tblLook w:val="01E0" w:firstRow="1" w:lastRow="1" w:firstColumn="1" w:lastColumn="1" w:noHBand="0" w:noVBand="0"/>
      </w:tblPr>
      <w:tblGrid>
        <w:gridCol w:w="569"/>
        <w:gridCol w:w="8368"/>
      </w:tblGrid>
      <w:tr w:rsidR="00EE666B" w:rsidRPr="007E2A00">
        <w:trPr>
          <w:trHeight w:val="301"/>
        </w:trPr>
        <w:tc>
          <w:tcPr>
            <w:tcW w:w="8937" w:type="dxa"/>
            <w:gridSpan w:val="2"/>
          </w:tcPr>
          <w:p w:rsidR="00EE666B" w:rsidRPr="007E2A00" w:rsidRDefault="00EE666B" w:rsidP="00C1697B">
            <w:pPr>
              <w:pStyle w:val="Textkrper-Tabelle"/>
              <w:rPr>
                <w:rStyle w:val="CODE"/>
                <w:rFonts w:eastAsia="StarSymbol"/>
                <w:lang w:val="en-US"/>
              </w:rPr>
            </w:pPr>
            <w:r w:rsidRPr="007E2A00">
              <w:rPr>
                <w:rStyle w:val="CODE"/>
                <w:rFonts w:eastAsia="StarSymbol"/>
                <w:b/>
                <w:lang w:val="en-US"/>
              </w:rPr>
              <w:t>typedef</w:t>
            </w:r>
            <w:r w:rsidRPr="007E2A00">
              <w:rPr>
                <w:rStyle w:val="CODE"/>
                <w:rFonts w:eastAsia="StarSymbol"/>
                <w:lang w:val="en-US"/>
              </w:rPr>
              <w:t xml:space="preserve"> </w:t>
            </w:r>
            <w:r w:rsidRPr="007E2A00">
              <w:rPr>
                <w:rStyle w:val="CODE"/>
                <w:rFonts w:eastAsia="StarSymbol"/>
                <w:b/>
                <w:lang w:val="en-US"/>
              </w:rPr>
              <w:t>enum</w:t>
            </w:r>
            <w:r w:rsidRPr="007E2A00">
              <w:rPr>
                <w:rStyle w:val="CODE"/>
                <w:rFonts w:eastAsia="StarSymbol"/>
                <w:lang w:val="en-US"/>
              </w:rPr>
              <w:t xml:space="preserve"> {</w:t>
            </w:r>
            <w:r w:rsidR="004A18C1" w:rsidRPr="007E2A00">
              <w:rPr>
                <w:rStyle w:val="CODE"/>
                <w:rFonts w:eastAsia="StarSymbol" w:cs="Courier New"/>
                <w:lang w:val="en-US"/>
              </w:rPr>
              <w:t>fmi</w:t>
            </w:r>
            <w:r w:rsidRPr="007E2A00">
              <w:rPr>
                <w:rStyle w:val="CODE"/>
                <w:rFonts w:eastAsia="StarSymbol"/>
                <w:lang w:val="en-US"/>
              </w:rPr>
              <w:t>OK,</w:t>
            </w:r>
          </w:p>
          <w:p w:rsidR="00EE666B" w:rsidRPr="007E2A00" w:rsidRDefault="00EE666B" w:rsidP="00C1697B">
            <w:pPr>
              <w:pStyle w:val="Textkrper-Tabelle"/>
              <w:rPr>
                <w:rStyle w:val="CODE"/>
                <w:rFonts w:eastAsia="StarSymbol"/>
                <w:lang w:val="en-US"/>
              </w:rPr>
            </w:pPr>
            <w:r w:rsidRPr="007E2A00">
              <w:rPr>
                <w:rStyle w:val="CODE"/>
                <w:rFonts w:eastAsia="StarSymbol"/>
                <w:lang w:val="en-US"/>
              </w:rPr>
              <w:t xml:space="preserve">              </w:t>
            </w:r>
            <w:r w:rsidR="004A18C1" w:rsidRPr="007E2A00">
              <w:rPr>
                <w:rStyle w:val="CODE"/>
                <w:rFonts w:eastAsia="StarSymbol" w:cs="Courier New"/>
                <w:lang w:val="en-US"/>
              </w:rPr>
              <w:t>fmi</w:t>
            </w:r>
            <w:r w:rsidRPr="007E2A00">
              <w:rPr>
                <w:rStyle w:val="CODE"/>
                <w:rFonts w:eastAsia="StarSymbol"/>
                <w:lang w:val="en-US"/>
              </w:rPr>
              <w:t xml:space="preserve">Warning, </w:t>
            </w:r>
          </w:p>
          <w:p w:rsidR="00EE666B" w:rsidRPr="007E2A00" w:rsidRDefault="00EE666B" w:rsidP="00C1697B">
            <w:pPr>
              <w:pStyle w:val="Textkrper-Tabelle"/>
              <w:rPr>
                <w:rStyle w:val="CODE"/>
                <w:rFonts w:eastAsia="StarSymbol"/>
                <w:lang w:val="en-US"/>
              </w:rPr>
            </w:pPr>
            <w:r w:rsidRPr="007E2A00">
              <w:rPr>
                <w:rStyle w:val="CODE"/>
                <w:rFonts w:eastAsia="StarSymbol"/>
                <w:lang w:val="en-US"/>
              </w:rPr>
              <w:t xml:space="preserve">              </w:t>
            </w:r>
            <w:r w:rsidR="004A18C1" w:rsidRPr="007E2A00">
              <w:rPr>
                <w:rStyle w:val="CODE"/>
                <w:rFonts w:eastAsia="StarSymbol" w:cs="Courier New"/>
                <w:lang w:val="en-US"/>
              </w:rPr>
              <w:t>fmi</w:t>
            </w:r>
            <w:r w:rsidRPr="007E2A00">
              <w:rPr>
                <w:rStyle w:val="CODE"/>
                <w:rFonts w:eastAsia="StarSymbol"/>
                <w:lang w:val="en-US"/>
              </w:rPr>
              <w:t>Discard,</w:t>
            </w:r>
          </w:p>
          <w:p w:rsidR="00EE666B" w:rsidRPr="007E2A00" w:rsidRDefault="00EE666B" w:rsidP="00C1697B">
            <w:pPr>
              <w:pStyle w:val="Textkrper-Tabelle"/>
              <w:rPr>
                <w:rStyle w:val="CODE"/>
                <w:rFonts w:eastAsia="StarSymbol"/>
                <w:lang w:val="en-US"/>
              </w:rPr>
            </w:pPr>
            <w:r w:rsidRPr="007E2A00">
              <w:rPr>
                <w:rStyle w:val="CODE"/>
                <w:rFonts w:eastAsia="StarSymbol"/>
                <w:lang w:val="en-US"/>
              </w:rPr>
              <w:t xml:space="preserve">              </w:t>
            </w:r>
            <w:r w:rsidR="004A18C1" w:rsidRPr="007E2A00">
              <w:rPr>
                <w:rStyle w:val="CODE"/>
                <w:rFonts w:eastAsia="StarSymbol" w:cs="Courier New"/>
                <w:lang w:val="en-US"/>
              </w:rPr>
              <w:t>fmi</w:t>
            </w:r>
            <w:r w:rsidRPr="007E2A00">
              <w:rPr>
                <w:rStyle w:val="CODE"/>
                <w:rFonts w:eastAsia="StarSymbol"/>
                <w:lang w:val="en-US"/>
              </w:rPr>
              <w:t>Error,</w:t>
            </w:r>
          </w:p>
          <w:p w:rsidR="00EE666B" w:rsidRPr="007E2A00" w:rsidRDefault="00EE666B" w:rsidP="00C1697B">
            <w:pPr>
              <w:pStyle w:val="Textkrper-Tabelle"/>
              <w:rPr>
                <w:rStyle w:val="CODE"/>
                <w:rFonts w:eastAsia="StarSymbol"/>
                <w:lang w:val="en-US"/>
              </w:rPr>
            </w:pPr>
            <w:r w:rsidRPr="007E2A00">
              <w:rPr>
                <w:rStyle w:val="CODE"/>
                <w:rFonts w:eastAsia="StarSymbol"/>
                <w:lang w:val="en-US"/>
              </w:rPr>
              <w:t xml:space="preserve">              </w:t>
            </w:r>
            <w:r w:rsidR="004A18C1" w:rsidRPr="007E2A00">
              <w:rPr>
                <w:rStyle w:val="CODE"/>
                <w:rFonts w:eastAsia="StarSymbol" w:cs="Courier New"/>
                <w:lang w:val="en-US"/>
              </w:rPr>
              <w:t>fmi</w:t>
            </w:r>
            <w:r w:rsidRPr="007E2A00">
              <w:rPr>
                <w:rStyle w:val="CODE"/>
                <w:rFonts w:eastAsia="StarSymbol"/>
                <w:lang w:val="en-US"/>
              </w:rPr>
              <w:t>Fatal,</w:t>
            </w:r>
          </w:p>
          <w:p w:rsidR="00EE666B" w:rsidRPr="007E2A00" w:rsidRDefault="00EE666B" w:rsidP="00C1697B">
            <w:pPr>
              <w:pStyle w:val="Textkrper-Tabelle"/>
              <w:rPr>
                <w:rStyle w:val="CODE"/>
                <w:rFonts w:eastAsia="StarSymbol"/>
                <w:lang w:val="en-US"/>
              </w:rPr>
            </w:pPr>
            <w:r w:rsidRPr="007E2A00">
              <w:rPr>
                <w:rStyle w:val="CODE"/>
                <w:rFonts w:eastAsia="StarSymbol"/>
                <w:lang w:val="en-US"/>
              </w:rPr>
              <w:t xml:space="preserve">              </w:t>
            </w:r>
            <w:r w:rsidR="004A18C1" w:rsidRPr="007E2A00">
              <w:rPr>
                <w:rStyle w:val="CODE"/>
                <w:rFonts w:eastAsia="StarSymbol" w:cs="Courier New"/>
                <w:lang w:val="en-US"/>
              </w:rPr>
              <w:t>fmi</w:t>
            </w:r>
            <w:r w:rsidRPr="007E2A00">
              <w:rPr>
                <w:rStyle w:val="CODE"/>
                <w:rFonts w:eastAsia="StarSymbol"/>
                <w:lang w:val="en-US"/>
              </w:rPr>
              <w:t>Pending</w:t>
            </w:r>
          </w:p>
          <w:p w:rsidR="00EE666B" w:rsidRPr="007E2A00" w:rsidRDefault="006C254E" w:rsidP="00C1697B">
            <w:pPr>
              <w:pStyle w:val="Textkrper-Tabelle"/>
              <w:rPr>
                <w:rFonts w:ascii="Courier New" w:eastAsia="StarSymbol" w:hAnsi="Courier New"/>
                <w:sz w:val="19"/>
                <w:lang w:val="en-US"/>
              </w:rPr>
            </w:pPr>
            <w:r w:rsidRPr="007E2A00">
              <w:rPr>
                <w:rStyle w:val="CODE"/>
                <w:rFonts w:eastAsia="StarSymbol"/>
                <w:lang w:val="en-US"/>
              </w:rPr>
              <w:t xml:space="preserve">             </w:t>
            </w:r>
            <w:r w:rsidR="00EE666B" w:rsidRPr="007E2A00">
              <w:rPr>
                <w:rStyle w:val="CODE"/>
                <w:rFonts w:eastAsia="StarSymbol"/>
                <w:lang w:val="en-US"/>
              </w:rPr>
              <w:t xml:space="preserve">} </w:t>
            </w:r>
            <w:r w:rsidR="004A18C1" w:rsidRPr="007E2A00">
              <w:rPr>
                <w:rStyle w:val="CODE"/>
                <w:rFonts w:eastAsia="StarSymbol" w:cs="Courier New"/>
                <w:lang w:val="en-US"/>
              </w:rPr>
              <w:t>fmi</w:t>
            </w:r>
            <w:r w:rsidR="00EE666B" w:rsidRPr="007E2A00">
              <w:rPr>
                <w:rStyle w:val="CODE"/>
                <w:rFonts w:eastAsia="StarSymbol" w:cs="Courier New"/>
                <w:lang w:val="en-US"/>
              </w:rPr>
              <w:t>Status</w:t>
            </w:r>
            <w:r w:rsidR="00EE666B" w:rsidRPr="007E2A00">
              <w:rPr>
                <w:rStyle w:val="CODE"/>
                <w:rFonts w:eastAsia="StarSymbol"/>
                <w:lang w:val="en-US"/>
              </w:rPr>
              <w:t>;</w:t>
            </w:r>
          </w:p>
        </w:tc>
      </w:tr>
      <w:tr w:rsidR="00EE666B" w:rsidRPr="007E2A00">
        <w:trPr>
          <w:trHeight w:val="840"/>
        </w:trPr>
        <w:tc>
          <w:tcPr>
            <w:tcW w:w="569" w:type="dxa"/>
          </w:tcPr>
          <w:p w:rsidR="00EE666B" w:rsidRPr="007E2A00" w:rsidRDefault="00EE666B" w:rsidP="00C1697B">
            <w:pPr>
              <w:pStyle w:val="Textkrper-Tabelle"/>
              <w:rPr>
                <w:lang w:val="en-US"/>
              </w:rPr>
            </w:pPr>
          </w:p>
        </w:tc>
        <w:tc>
          <w:tcPr>
            <w:tcW w:w="8368" w:type="dxa"/>
          </w:tcPr>
          <w:p w:rsidR="00EE666B" w:rsidRPr="007E2A00" w:rsidRDefault="00EE666B" w:rsidP="00C1697B">
            <w:pPr>
              <w:pStyle w:val="Textkrper-Tabelle"/>
              <w:spacing w:after="120"/>
              <w:rPr>
                <w:rStyle w:val="CODE"/>
                <w:rFonts w:ascii="Times New Roman" w:eastAsia="StarSymbol" w:hAnsi="Times New Roman"/>
                <w:sz w:val="21"/>
                <w:lang w:val="en-US"/>
              </w:rPr>
            </w:pPr>
            <w:r w:rsidRPr="007E2A00">
              <w:rPr>
                <w:lang w:val="en-US"/>
              </w:rPr>
              <w:t>Status returned by functions. The status has the following meaning</w:t>
            </w:r>
          </w:p>
          <w:p w:rsidR="00EE666B" w:rsidRPr="007E2A00" w:rsidRDefault="004A18C1" w:rsidP="00EE666B">
            <w:pPr>
              <w:pStyle w:val="BulletItemFirst"/>
              <w:tabs>
                <w:tab w:val="clear" w:pos="240"/>
                <w:tab w:val="num" w:pos="524"/>
              </w:tabs>
              <w:autoSpaceDE w:val="0"/>
              <w:autoSpaceDN w:val="0"/>
              <w:adjustRightInd w:val="0"/>
              <w:spacing w:before="120" w:line="260" w:lineRule="exact"/>
              <w:ind w:left="524"/>
              <w:jc w:val="both"/>
              <w:rPr>
                <w:lang w:val="en-US"/>
              </w:rPr>
            </w:pPr>
            <w:r w:rsidRPr="007E2A00">
              <w:rPr>
                <w:rStyle w:val="CODE"/>
                <w:rFonts w:eastAsia="StarSymbol" w:cs="Courier New"/>
                <w:lang w:val="en-US"/>
              </w:rPr>
              <w:t>fmi</w:t>
            </w:r>
            <w:r w:rsidR="00EE666B" w:rsidRPr="007E2A00">
              <w:rPr>
                <w:rStyle w:val="CODE"/>
                <w:rFonts w:eastAsia="StarSymbol"/>
                <w:lang w:val="en-US"/>
              </w:rPr>
              <w:t>OK</w:t>
            </w:r>
            <w:r w:rsidR="00EE666B" w:rsidRPr="007E2A00">
              <w:rPr>
                <w:lang w:val="en-US"/>
              </w:rPr>
              <w:t xml:space="preserve"> – all well</w:t>
            </w:r>
          </w:p>
          <w:p w:rsidR="00EE666B" w:rsidRPr="007E2A00" w:rsidRDefault="004A18C1" w:rsidP="00EE666B">
            <w:pPr>
              <w:pStyle w:val="BulletItem"/>
              <w:autoSpaceDE w:val="0"/>
              <w:autoSpaceDN w:val="0"/>
              <w:adjustRightInd w:val="0"/>
              <w:spacing w:line="260" w:lineRule="exact"/>
              <w:rPr>
                <w:lang w:val="en-US"/>
              </w:rPr>
            </w:pPr>
            <w:r w:rsidRPr="007E2A00">
              <w:rPr>
                <w:rStyle w:val="CODE"/>
                <w:rFonts w:eastAsia="StarSymbol" w:cs="Courier New"/>
                <w:lang w:val="en-US"/>
              </w:rPr>
              <w:t>fmi</w:t>
            </w:r>
            <w:r w:rsidR="00EE666B" w:rsidRPr="007E2A00">
              <w:rPr>
                <w:rStyle w:val="CODE"/>
                <w:rFonts w:eastAsia="StarSymbol"/>
                <w:lang w:val="en-US"/>
              </w:rPr>
              <w:t>Warning</w:t>
            </w:r>
            <w:r w:rsidR="00EE666B" w:rsidRPr="007E2A00">
              <w:rPr>
                <w:lang w:val="en-US"/>
              </w:rPr>
              <w:t xml:space="preserve"> – there are things not quite right, but the computation can continue. Function “</w:t>
            </w:r>
            <w:r w:rsidR="00EE666B" w:rsidRPr="007E2A00">
              <w:rPr>
                <w:rStyle w:val="CODE"/>
                <w:rFonts w:eastAsia="StarSymbol" w:cs="Courier New"/>
                <w:lang w:val="en-US"/>
              </w:rPr>
              <w:t>logger</w:t>
            </w:r>
            <w:r w:rsidR="00EE666B" w:rsidRPr="007E2A00">
              <w:rPr>
                <w:lang w:val="en-US"/>
              </w:rPr>
              <w:t>” was called in the model (see below) and it is expected that this function has shown the prepared information message to the user.</w:t>
            </w:r>
          </w:p>
          <w:p w:rsidR="00EE666B" w:rsidRPr="007E2A00" w:rsidRDefault="004A18C1" w:rsidP="00EE666B">
            <w:pPr>
              <w:pStyle w:val="BulletItem"/>
              <w:autoSpaceDE w:val="0"/>
              <w:autoSpaceDN w:val="0"/>
              <w:adjustRightInd w:val="0"/>
              <w:spacing w:line="260" w:lineRule="exact"/>
              <w:rPr>
                <w:lang w:val="en-US"/>
              </w:rPr>
            </w:pPr>
            <w:r w:rsidRPr="007E2A00">
              <w:rPr>
                <w:rStyle w:val="CODE"/>
                <w:rFonts w:eastAsia="StarSymbol" w:cs="Courier New"/>
                <w:lang w:val="en-US"/>
              </w:rPr>
              <w:t>fmi</w:t>
            </w:r>
            <w:r w:rsidR="00EE666B" w:rsidRPr="007E2A00">
              <w:rPr>
                <w:rStyle w:val="CODE"/>
                <w:rFonts w:eastAsia="StarSymbol"/>
                <w:lang w:val="en-US"/>
              </w:rPr>
              <w:t>Discard</w:t>
            </w:r>
            <w:r w:rsidR="00EE666B" w:rsidRPr="007E2A00">
              <w:rPr>
                <w:lang w:val="en-US"/>
              </w:rPr>
              <w:t xml:space="preserve"> – can be returned by </w:t>
            </w:r>
            <w:r w:rsidRPr="007E2A00">
              <w:rPr>
                <w:rStyle w:val="CODE"/>
                <w:lang w:val="en-US"/>
              </w:rPr>
              <w:t>fmi</w:t>
            </w:r>
            <w:r w:rsidR="00EE666B" w:rsidRPr="007E2A00">
              <w:rPr>
                <w:rStyle w:val="CODE"/>
                <w:lang w:val="en-US"/>
              </w:rPr>
              <w:t>DoStep(.</w:t>
            </w:r>
            <w:r w:rsidR="00414AE9" w:rsidRPr="007E2A00">
              <w:rPr>
                <w:rStyle w:val="CODE"/>
                <w:lang w:val="en-US"/>
              </w:rPr>
              <w:t>.</w:t>
            </w:r>
            <w:r w:rsidR="00EE666B" w:rsidRPr="007E2A00">
              <w:rPr>
                <w:rStyle w:val="CODE"/>
                <w:lang w:val="en-US"/>
              </w:rPr>
              <w:t>.)</w:t>
            </w:r>
            <w:r w:rsidR="00EE666B" w:rsidRPr="007E2A00">
              <w:rPr>
                <w:lang w:val="en-US"/>
              </w:rPr>
              <w:t xml:space="preserve"> or </w:t>
            </w:r>
            <w:r w:rsidRPr="007E2A00">
              <w:rPr>
                <w:rStyle w:val="CODE"/>
                <w:lang w:val="en-US"/>
              </w:rPr>
              <w:t>fmi</w:t>
            </w:r>
            <w:r w:rsidR="00EE666B" w:rsidRPr="007E2A00">
              <w:rPr>
                <w:rStyle w:val="CODE"/>
                <w:lang w:val="en-US"/>
              </w:rPr>
              <w:t>GetSlaveStatus(.</w:t>
            </w:r>
            <w:r w:rsidR="00414AE9" w:rsidRPr="007E2A00">
              <w:rPr>
                <w:rStyle w:val="CODE"/>
                <w:lang w:val="en-US"/>
              </w:rPr>
              <w:t>.</w:t>
            </w:r>
            <w:r w:rsidR="00EE666B" w:rsidRPr="007E2A00">
              <w:rPr>
                <w:rStyle w:val="CODE"/>
                <w:lang w:val="en-US"/>
              </w:rPr>
              <w:t xml:space="preserve">., </w:t>
            </w:r>
            <w:r w:rsidRPr="007E2A00">
              <w:rPr>
                <w:rStyle w:val="CODE"/>
                <w:lang w:val="en-US"/>
              </w:rPr>
              <w:t>fmi</w:t>
            </w:r>
            <w:r w:rsidR="00EE666B" w:rsidRPr="007E2A00">
              <w:rPr>
                <w:rStyle w:val="CODE"/>
                <w:lang w:val="en-US"/>
              </w:rPr>
              <w:t>DoStepState,.</w:t>
            </w:r>
            <w:r w:rsidR="00414AE9" w:rsidRPr="007E2A00">
              <w:rPr>
                <w:rStyle w:val="CODE"/>
                <w:lang w:val="en-US"/>
              </w:rPr>
              <w:t>.</w:t>
            </w:r>
            <w:r w:rsidR="00EE666B" w:rsidRPr="007E2A00">
              <w:rPr>
                <w:rStyle w:val="CODE"/>
                <w:lang w:val="en-US"/>
              </w:rPr>
              <w:t>.)</w:t>
            </w:r>
            <w:r w:rsidR="00EE666B" w:rsidRPr="007E2A00">
              <w:rPr>
                <w:lang w:val="en-US"/>
              </w:rPr>
              <w:t xml:space="preserve">. See section </w:t>
            </w:r>
            <w:r w:rsidR="00D93B6E" w:rsidRPr="007E2A00">
              <w:rPr>
                <w:lang w:val="en-US"/>
              </w:rPr>
              <w:fldChar w:fldCharType="begin"/>
            </w:r>
            <w:r w:rsidR="00D93B6E" w:rsidRPr="007E2A00">
              <w:rPr>
                <w:lang w:val="en-US"/>
              </w:rPr>
              <w:instrText xml:space="preserve"> REF _Ref248821476 \r \h  \* MERGEFORMAT </w:instrText>
            </w:r>
            <w:r w:rsidR="00D93B6E" w:rsidRPr="007E2A00">
              <w:rPr>
                <w:lang w:val="en-US"/>
              </w:rPr>
            </w:r>
            <w:r w:rsidR="00D93B6E" w:rsidRPr="007E2A00">
              <w:rPr>
                <w:lang w:val="en-US"/>
              </w:rPr>
              <w:fldChar w:fldCharType="separate"/>
            </w:r>
            <w:r w:rsidR="0010528C">
              <w:rPr>
                <w:lang w:val="en-US"/>
              </w:rPr>
              <w:t>3.2.2</w:t>
            </w:r>
            <w:r w:rsidR="00D93B6E" w:rsidRPr="007E2A00">
              <w:rPr>
                <w:lang w:val="en-US"/>
              </w:rPr>
              <w:fldChar w:fldCharType="end"/>
            </w:r>
            <w:r w:rsidR="00D93B6E" w:rsidRPr="007E2A00">
              <w:rPr>
                <w:lang w:val="en-US"/>
              </w:rPr>
              <w:t>.</w:t>
            </w:r>
            <w:r w:rsidR="006C254E" w:rsidRPr="007E2A00">
              <w:rPr>
                <w:lang w:val="en-US"/>
              </w:rPr>
              <w:t xml:space="preserve"> Is returned also if the slave is not able to return the required </w:t>
            </w:r>
            <w:r w:rsidR="0059020F" w:rsidRPr="007E2A00">
              <w:rPr>
                <w:lang w:val="en-US"/>
              </w:rPr>
              <w:t xml:space="preserve">status </w:t>
            </w:r>
            <w:r w:rsidR="006C254E" w:rsidRPr="007E2A00">
              <w:rPr>
                <w:lang w:val="en-US"/>
              </w:rPr>
              <w:t>information. The master has to decide if the simulation run can be continued anyway.</w:t>
            </w:r>
          </w:p>
          <w:p w:rsidR="00EE666B" w:rsidRPr="007E2A00" w:rsidRDefault="004A18C1" w:rsidP="00EE666B">
            <w:pPr>
              <w:pStyle w:val="BulletItem"/>
              <w:autoSpaceDE w:val="0"/>
              <w:autoSpaceDN w:val="0"/>
              <w:adjustRightInd w:val="0"/>
              <w:spacing w:line="260" w:lineRule="exact"/>
              <w:rPr>
                <w:lang w:val="en-US"/>
              </w:rPr>
            </w:pPr>
            <w:r w:rsidRPr="007E2A00">
              <w:rPr>
                <w:rStyle w:val="CODE"/>
                <w:rFonts w:eastAsia="StarSymbol" w:cs="Courier New"/>
                <w:lang w:val="en-US"/>
              </w:rPr>
              <w:t>fmi</w:t>
            </w:r>
            <w:r w:rsidR="00EE666B" w:rsidRPr="007E2A00">
              <w:rPr>
                <w:rStyle w:val="CODE"/>
                <w:rFonts w:eastAsia="StarSymbol"/>
                <w:lang w:val="en-US"/>
              </w:rPr>
              <w:t>Error</w:t>
            </w:r>
            <w:r w:rsidR="00EE666B" w:rsidRPr="007E2A00">
              <w:rPr>
                <w:lang w:val="en-US"/>
              </w:rPr>
              <w:t xml:space="preserve"> – the slave encountered an error. If one of the functions (except </w:t>
            </w:r>
            <w:r w:rsidRPr="007E2A00">
              <w:rPr>
                <w:rStyle w:val="CODE"/>
                <w:lang w:val="en-US"/>
              </w:rPr>
              <w:t>fmi</w:t>
            </w:r>
            <w:r w:rsidR="00EE666B" w:rsidRPr="007E2A00">
              <w:rPr>
                <w:rStyle w:val="CODE"/>
                <w:lang w:val="en-US"/>
              </w:rPr>
              <w:t>DoStep(.</w:t>
            </w:r>
            <w:r w:rsidR="00414AE9" w:rsidRPr="007E2A00">
              <w:rPr>
                <w:rStyle w:val="CODE"/>
                <w:lang w:val="en-US"/>
              </w:rPr>
              <w:t>.</w:t>
            </w:r>
            <w:r w:rsidR="00EE666B" w:rsidRPr="007E2A00">
              <w:rPr>
                <w:rStyle w:val="CODE"/>
                <w:lang w:val="en-US"/>
              </w:rPr>
              <w:t>.))</w:t>
            </w:r>
            <w:r w:rsidR="00EE666B" w:rsidRPr="007E2A00">
              <w:rPr>
                <w:lang w:val="en-US"/>
              </w:rPr>
              <w:t xml:space="preserve"> returns </w:t>
            </w:r>
            <w:r w:rsidRPr="007E2A00">
              <w:rPr>
                <w:rStyle w:val="CODE"/>
                <w:lang w:val="en-US"/>
              </w:rPr>
              <w:t>fmi</w:t>
            </w:r>
            <w:r w:rsidR="00EE666B" w:rsidRPr="007E2A00">
              <w:rPr>
                <w:rStyle w:val="CODE"/>
                <w:lang w:val="en-US"/>
              </w:rPr>
              <w:t>Error</w:t>
            </w:r>
            <w:r w:rsidR="00EE666B" w:rsidRPr="007E2A00">
              <w:rPr>
                <w:lang w:val="en-US"/>
              </w:rPr>
              <w:t xml:space="preserve">, the simulation cannot be continued and function </w:t>
            </w:r>
            <w:r w:rsidRPr="007E2A00">
              <w:rPr>
                <w:rStyle w:val="CODE"/>
                <w:rFonts w:eastAsia="StarSymbol" w:cs="Courier New"/>
                <w:lang w:val="en-US"/>
              </w:rPr>
              <w:t>fmi</w:t>
            </w:r>
            <w:r w:rsidR="00EE666B" w:rsidRPr="007E2A00">
              <w:rPr>
                <w:rStyle w:val="CODE"/>
                <w:rFonts w:eastAsia="StarSymbol" w:cs="Courier New"/>
                <w:lang w:val="en-US"/>
              </w:rPr>
              <w:t>FreeInstance</w:t>
            </w:r>
            <w:r w:rsidR="00EE666B" w:rsidRPr="007E2A00">
              <w:rPr>
                <w:rStyle w:val="CODE"/>
                <w:rFonts w:eastAsia="StarSymbol"/>
                <w:lang w:val="en-US"/>
              </w:rPr>
              <w:t>(.</w:t>
            </w:r>
            <w:r w:rsidR="00414AE9" w:rsidRPr="007E2A00">
              <w:rPr>
                <w:rStyle w:val="CODE"/>
                <w:rFonts w:eastAsia="StarSymbol"/>
                <w:lang w:val="en-US"/>
              </w:rPr>
              <w:t>.</w:t>
            </w:r>
            <w:r w:rsidR="00EE666B" w:rsidRPr="007E2A00">
              <w:rPr>
                <w:rStyle w:val="CODE"/>
                <w:rFonts w:eastAsia="StarSymbol"/>
                <w:lang w:val="en-US"/>
              </w:rPr>
              <w:t>.)</w:t>
            </w:r>
            <w:r w:rsidR="00EE666B" w:rsidRPr="007E2A00">
              <w:rPr>
                <w:lang w:val="en-US"/>
              </w:rPr>
              <w:t xml:space="preserve"> </w:t>
            </w:r>
            <w:r w:rsidR="00EE666B" w:rsidRPr="007E2A00">
              <w:rPr>
                <w:u w:val="single"/>
                <w:lang w:val="en-US"/>
              </w:rPr>
              <w:t>must</w:t>
            </w:r>
            <w:r w:rsidR="00EE666B" w:rsidRPr="007E2A00">
              <w:rPr>
                <w:lang w:val="en-US"/>
              </w:rPr>
              <w:t xml:space="preserve"> be called. Function “</w:t>
            </w:r>
            <w:r w:rsidR="00EE666B" w:rsidRPr="007E2A00">
              <w:rPr>
                <w:rStyle w:val="CODE"/>
                <w:rFonts w:eastAsia="StarSymbol" w:cs="Courier New"/>
                <w:lang w:val="en-US"/>
              </w:rPr>
              <w:t>logger</w:t>
            </w:r>
            <w:r w:rsidR="00EE666B" w:rsidRPr="007E2A00">
              <w:rPr>
                <w:lang w:val="en-US"/>
              </w:rPr>
              <w:t>” was called (see below) and it is expected that this function has shown the prepared information message to the user.</w:t>
            </w:r>
          </w:p>
          <w:p w:rsidR="00EE666B" w:rsidRPr="007E2A00" w:rsidRDefault="004A18C1" w:rsidP="00EE666B">
            <w:pPr>
              <w:pStyle w:val="BulletItem"/>
              <w:autoSpaceDE w:val="0"/>
              <w:autoSpaceDN w:val="0"/>
              <w:adjustRightInd w:val="0"/>
              <w:spacing w:line="260" w:lineRule="exact"/>
              <w:rPr>
                <w:lang w:val="en-US"/>
              </w:rPr>
            </w:pPr>
            <w:r w:rsidRPr="007E2A00">
              <w:rPr>
                <w:rStyle w:val="CODE"/>
                <w:rFonts w:eastAsia="StarSymbol"/>
                <w:lang w:val="en-US"/>
              </w:rPr>
              <w:t>fmi</w:t>
            </w:r>
            <w:r w:rsidR="00EE666B" w:rsidRPr="007E2A00">
              <w:rPr>
                <w:rStyle w:val="CODE"/>
                <w:lang w:val="en-US"/>
              </w:rPr>
              <w:t>Fatal –</w:t>
            </w:r>
            <w:r w:rsidR="00EE666B" w:rsidRPr="007E2A00">
              <w:rPr>
                <w:lang w:val="en-US"/>
              </w:rPr>
              <w:t xml:space="preserve"> the slave is irreparably corrupted. Function </w:t>
            </w:r>
            <w:r w:rsidR="00EE666B" w:rsidRPr="00654E6B">
              <w:rPr>
                <w:rStyle w:val="CODE"/>
              </w:rPr>
              <w:t>logger</w:t>
            </w:r>
            <w:r w:rsidR="00EE666B" w:rsidRPr="007E2A00">
              <w:rPr>
                <w:lang w:val="en-US"/>
              </w:rPr>
              <w:t xml:space="preserve"> was called (see below) and it is expected that this function has shown the prepared information message to the user. It is not possible to call any other function of the slave.</w:t>
            </w:r>
          </w:p>
          <w:p w:rsidR="00EE666B" w:rsidRPr="007E2A00" w:rsidRDefault="004A18C1" w:rsidP="00EE666B">
            <w:pPr>
              <w:pStyle w:val="BulletItem"/>
              <w:spacing w:line="260" w:lineRule="exact"/>
              <w:rPr>
                <w:lang w:val="en-US"/>
              </w:rPr>
            </w:pPr>
            <w:r w:rsidRPr="007E2A00">
              <w:rPr>
                <w:rStyle w:val="CODE"/>
                <w:rFonts w:eastAsia="StarSymbol"/>
                <w:lang w:val="en-US"/>
              </w:rPr>
              <w:t>fmi</w:t>
            </w:r>
            <w:r w:rsidR="00EE666B" w:rsidRPr="007E2A00">
              <w:rPr>
                <w:rStyle w:val="CODE"/>
                <w:rFonts w:eastAsia="StarSymbol"/>
                <w:lang w:val="en-US"/>
              </w:rPr>
              <w:t>Pending</w:t>
            </w:r>
            <w:r w:rsidR="00EE666B" w:rsidRPr="007E2A00">
              <w:rPr>
                <w:lang w:val="en-US"/>
              </w:rPr>
              <w:t xml:space="preserve"> – is returned if the slave executes the function in an asynchronous way. That means the slave starts to compute but returns immediately. The master has to call </w:t>
            </w:r>
            <w:r w:rsidRPr="007E2A00">
              <w:rPr>
                <w:rStyle w:val="CODE"/>
                <w:rFonts w:eastAsia="StarSymbol"/>
                <w:lang w:val="en-US"/>
              </w:rPr>
              <w:t>fmi</w:t>
            </w:r>
            <w:r w:rsidR="00EE666B" w:rsidRPr="007E2A00">
              <w:rPr>
                <w:rStyle w:val="CODE"/>
                <w:lang w:val="en-US"/>
              </w:rPr>
              <w:t>GetStatus(</w:t>
            </w:r>
            <w:r w:rsidR="00430209">
              <w:rPr>
                <w:rStyle w:val="CODE"/>
                <w:lang w:val="en-US"/>
              </w:rPr>
              <w:t xml:space="preserve">..., </w:t>
            </w:r>
            <w:r w:rsidR="00430209" w:rsidRPr="007E2A00">
              <w:rPr>
                <w:rStyle w:val="CODE"/>
                <w:lang w:val="en-US"/>
              </w:rPr>
              <w:t>fmiDoStepStatus</w:t>
            </w:r>
            <w:r w:rsidR="00EE666B" w:rsidRPr="007E2A00">
              <w:rPr>
                <w:rStyle w:val="CODE"/>
                <w:lang w:val="en-US"/>
              </w:rPr>
              <w:t>)</w:t>
            </w:r>
            <w:r w:rsidR="00EE666B" w:rsidRPr="007E2A00">
              <w:rPr>
                <w:lang w:val="en-US"/>
              </w:rPr>
              <w:t xml:space="preserve"> to find out, if the slave is ready. Can be returned only by the function </w:t>
            </w:r>
            <w:r w:rsidRPr="007E2A00">
              <w:rPr>
                <w:rStyle w:val="CODE"/>
                <w:lang w:val="en-US"/>
              </w:rPr>
              <w:t>fmi</w:t>
            </w:r>
            <w:r w:rsidR="00EE666B" w:rsidRPr="007E2A00">
              <w:rPr>
                <w:rStyle w:val="CODE"/>
                <w:lang w:val="en-US"/>
              </w:rPr>
              <w:t>DoStep(.</w:t>
            </w:r>
            <w:r w:rsidR="00414AE9" w:rsidRPr="007E2A00">
              <w:rPr>
                <w:rStyle w:val="CODE"/>
                <w:lang w:val="en-US"/>
              </w:rPr>
              <w:t>.</w:t>
            </w:r>
            <w:r w:rsidR="00EE666B" w:rsidRPr="007E2A00">
              <w:rPr>
                <w:rStyle w:val="CODE"/>
                <w:lang w:val="en-US"/>
              </w:rPr>
              <w:t>.)</w:t>
            </w:r>
            <w:r w:rsidR="00C76099" w:rsidRPr="007E2A00">
              <w:rPr>
                <w:rStyle w:val="CODE"/>
                <w:lang w:val="en-US"/>
              </w:rPr>
              <w:t xml:space="preserve"> </w:t>
            </w:r>
            <w:r w:rsidR="00C76099" w:rsidRPr="0094123E">
              <w:t xml:space="preserve">and by </w:t>
            </w:r>
            <w:r w:rsidR="00C76099" w:rsidRPr="00654E6B">
              <w:rPr>
                <w:rStyle w:val="CODE"/>
              </w:rPr>
              <w:t>fmiGetStatus</w:t>
            </w:r>
            <w:r w:rsidR="00430209" w:rsidRPr="0094123E">
              <w:t xml:space="preserve"> (see section </w:t>
            </w:r>
            <w:r w:rsidR="0094123E" w:rsidRPr="0094123E">
              <w:fldChar w:fldCharType="begin"/>
            </w:r>
            <w:r w:rsidR="0094123E" w:rsidRPr="0094123E">
              <w:instrText xml:space="preserve"> REF _Ref271718861 \r \h </w:instrText>
            </w:r>
            <w:r w:rsidR="0094123E">
              <w:rPr>
                <w:lang w:val="en-US"/>
              </w:rPr>
              <w:instrText xml:space="preserve"> \* MERGEFORMAT </w:instrText>
            </w:r>
            <w:r w:rsidR="0094123E" w:rsidRPr="0094123E">
              <w:fldChar w:fldCharType="separate"/>
            </w:r>
            <w:r w:rsidR="0010528C">
              <w:t>3.2</w:t>
            </w:r>
            <w:r w:rsidR="0094123E" w:rsidRPr="0094123E">
              <w:fldChar w:fldCharType="end"/>
            </w:r>
            <w:r w:rsidR="00EE666B" w:rsidRPr="007E2A00">
              <w:rPr>
                <w:lang w:val="en-US"/>
              </w:rPr>
              <w:t>.</w:t>
            </w:r>
          </w:p>
        </w:tc>
      </w:tr>
    </w:tbl>
    <w:p w:rsidR="00EE666B" w:rsidRPr="007E2A00" w:rsidRDefault="00EE666B" w:rsidP="00EE666B">
      <w:pPr>
        <w:rPr>
          <w:lang w:val="en-US"/>
        </w:rPr>
      </w:pPr>
    </w:p>
    <w:p w:rsidR="00EE666B" w:rsidRPr="007E2A00" w:rsidRDefault="00EE666B" w:rsidP="00C1282E">
      <w:pPr>
        <w:pStyle w:val="berschrift3"/>
      </w:pPr>
      <w:bookmarkStart w:id="165" w:name="_Toc247964769"/>
      <w:bookmarkStart w:id="166" w:name="_Toc274647152"/>
      <w:r w:rsidRPr="007E2A00">
        <w:t>Inquire Platform and Version Number of Header Files</w:t>
      </w:r>
      <w:bookmarkEnd w:id="165"/>
      <w:bookmarkEnd w:id="166"/>
    </w:p>
    <w:p w:rsidR="00EE666B" w:rsidRPr="007E2A00" w:rsidRDefault="00EE666B" w:rsidP="00A374B2">
      <w:pPr>
        <w:pStyle w:val="Textkrper"/>
        <w:spacing w:after="240"/>
      </w:pPr>
      <w:r w:rsidRPr="007E2A00">
        <w:t>This section documents functions to inquire information about the header files used to compile its functions.</w:t>
      </w:r>
    </w:p>
    <w:tbl>
      <w:tblPr>
        <w:tblW w:w="0" w:type="auto"/>
        <w:tblInd w:w="348" w:type="dxa"/>
        <w:tblLook w:val="01E0" w:firstRow="1" w:lastRow="1" w:firstColumn="1" w:lastColumn="1" w:noHBand="0" w:noVBand="0"/>
      </w:tblPr>
      <w:tblGrid>
        <w:gridCol w:w="569"/>
        <w:gridCol w:w="8368"/>
      </w:tblGrid>
      <w:tr w:rsidR="00EE666B" w:rsidRPr="007E2A00">
        <w:trPr>
          <w:trHeight w:val="205"/>
        </w:trPr>
        <w:tc>
          <w:tcPr>
            <w:tcW w:w="8937" w:type="dxa"/>
            <w:gridSpan w:val="2"/>
          </w:tcPr>
          <w:p w:rsidR="00EE666B" w:rsidRPr="007E2A00" w:rsidRDefault="00F83AFA" w:rsidP="00A374B2">
            <w:pPr>
              <w:pStyle w:val="Textkrper-Tabelle"/>
              <w:spacing w:line="240" w:lineRule="auto"/>
              <w:rPr>
                <w:rStyle w:val="CODE"/>
                <w:rFonts w:eastAsia="StarSymbol" w:cs="Courier New"/>
                <w:lang w:val="en-US"/>
              </w:rPr>
            </w:pPr>
            <w:r w:rsidRPr="007E2A00">
              <w:rPr>
                <w:rStyle w:val="CODE"/>
                <w:rFonts w:eastAsia="StarSymbol" w:cs="Courier New"/>
                <w:b/>
                <w:lang w:val="en-US"/>
              </w:rPr>
              <w:lastRenderedPageBreak/>
              <w:t xml:space="preserve">const </w:t>
            </w:r>
            <w:r w:rsidR="00EE666B" w:rsidRPr="007E2A00">
              <w:rPr>
                <w:rStyle w:val="CODE"/>
                <w:rFonts w:eastAsia="StarSymbol" w:cs="Courier New"/>
                <w:b/>
                <w:lang w:val="en-US"/>
              </w:rPr>
              <w:t>char</w:t>
            </w:r>
            <w:r w:rsidR="00EE666B" w:rsidRPr="007E2A00">
              <w:rPr>
                <w:rStyle w:val="CODE"/>
                <w:rFonts w:eastAsia="StarSymbol" w:cs="Courier New"/>
                <w:lang w:val="en-US"/>
              </w:rPr>
              <w:t xml:space="preserve">* </w:t>
            </w:r>
            <w:r w:rsidR="004A18C1" w:rsidRPr="007E2A00">
              <w:rPr>
                <w:rStyle w:val="CODE"/>
                <w:rFonts w:eastAsia="StarSymbol"/>
                <w:lang w:val="en-US"/>
              </w:rPr>
              <w:t>fmi</w:t>
            </w:r>
            <w:r w:rsidR="00EE666B" w:rsidRPr="007E2A00">
              <w:rPr>
                <w:rStyle w:val="CODE"/>
                <w:rFonts w:eastAsia="StarSymbol" w:cs="Courier New"/>
                <w:lang w:val="en-US"/>
              </w:rPr>
              <w:t>GetTypesPlatform();</w:t>
            </w:r>
          </w:p>
        </w:tc>
      </w:tr>
      <w:tr w:rsidR="00EE666B" w:rsidRPr="007E2A00">
        <w:trPr>
          <w:trHeight w:val="612"/>
        </w:trPr>
        <w:tc>
          <w:tcPr>
            <w:tcW w:w="569" w:type="dxa"/>
          </w:tcPr>
          <w:p w:rsidR="00EE666B" w:rsidRPr="007E2A00" w:rsidRDefault="00EE666B" w:rsidP="00C1697B">
            <w:pPr>
              <w:pStyle w:val="Textkrper-Tabelle"/>
              <w:rPr>
                <w:lang w:val="en-US"/>
              </w:rPr>
            </w:pPr>
          </w:p>
        </w:tc>
        <w:tc>
          <w:tcPr>
            <w:tcW w:w="8368" w:type="dxa"/>
          </w:tcPr>
          <w:p w:rsidR="00EE666B" w:rsidRPr="007E2A00" w:rsidRDefault="00EE666B" w:rsidP="00C1697B">
            <w:pPr>
              <w:pStyle w:val="Textkrper-Tabelle"/>
              <w:spacing w:after="240"/>
              <w:rPr>
                <w:lang w:val="en-US"/>
              </w:rPr>
            </w:pPr>
            <w:r w:rsidRPr="007E2A00">
              <w:rPr>
                <w:lang w:val="en-US"/>
              </w:rPr>
              <w:t>Returns the name of the set of (compatible) platforms of the “</w:t>
            </w:r>
            <w:r w:rsidR="004A18C1" w:rsidRPr="007E2A00">
              <w:rPr>
                <w:rStyle w:val="CODE"/>
                <w:rFonts w:eastAsia="StarSymbol"/>
                <w:lang w:val="en-US"/>
              </w:rPr>
              <w:t>fmi</w:t>
            </w:r>
            <w:r w:rsidRPr="007E2A00">
              <w:rPr>
                <w:rStyle w:val="CODE"/>
                <w:rFonts w:eastAsia="StarSymbol"/>
                <w:lang w:val="en-US"/>
              </w:rPr>
              <w:t>Types.h</w:t>
            </w:r>
            <w:r w:rsidRPr="007E2A00">
              <w:rPr>
                <w:lang w:val="en-US"/>
              </w:rPr>
              <w:t>” header file which was used to compile the functions of the Model Exchange interface. The function returns a pointer to the static variable “</w:t>
            </w:r>
            <w:r w:rsidR="004A18C1" w:rsidRPr="007E2A00">
              <w:rPr>
                <w:rStyle w:val="CODE"/>
                <w:lang w:val="en-US"/>
              </w:rPr>
              <w:t>fmi</w:t>
            </w:r>
            <w:r w:rsidRPr="007E2A00">
              <w:rPr>
                <w:rStyle w:val="CODE"/>
                <w:lang w:val="en-US"/>
              </w:rPr>
              <w:t>TypesPlatform</w:t>
            </w:r>
            <w:r w:rsidRPr="007E2A00">
              <w:rPr>
                <w:lang w:val="en-US"/>
              </w:rPr>
              <w:t>” defined in this header file. The standard header file as documented in this specification has version “standard32” (so this function usually returns “standard32”).</w:t>
            </w:r>
          </w:p>
        </w:tc>
      </w:tr>
      <w:tr w:rsidR="00EE666B" w:rsidRPr="007E2A00">
        <w:trPr>
          <w:trHeight w:val="205"/>
        </w:trPr>
        <w:tc>
          <w:tcPr>
            <w:tcW w:w="8937" w:type="dxa"/>
            <w:gridSpan w:val="2"/>
          </w:tcPr>
          <w:p w:rsidR="00EE666B" w:rsidRPr="007E2A00" w:rsidRDefault="00F83AFA" w:rsidP="00C1697B">
            <w:pPr>
              <w:pStyle w:val="Textkrper-Tabelle"/>
              <w:rPr>
                <w:rStyle w:val="CODE"/>
                <w:rFonts w:eastAsia="StarSymbol" w:cs="Courier New"/>
                <w:b/>
                <w:lang w:val="en-US"/>
              </w:rPr>
            </w:pPr>
            <w:r w:rsidRPr="007E2A00">
              <w:rPr>
                <w:rStyle w:val="CODE"/>
                <w:rFonts w:eastAsia="StarSymbol" w:cs="Courier New"/>
                <w:b/>
                <w:lang w:val="en-US"/>
              </w:rPr>
              <w:t xml:space="preserve">const </w:t>
            </w:r>
            <w:r w:rsidR="00EE666B" w:rsidRPr="007E2A00">
              <w:rPr>
                <w:rStyle w:val="CODE"/>
                <w:rFonts w:eastAsia="StarSymbol" w:cs="Courier New"/>
                <w:b/>
                <w:lang w:val="en-US"/>
              </w:rPr>
              <w:t>char</w:t>
            </w:r>
            <w:r w:rsidR="00EE666B" w:rsidRPr="007E2A00">
              <w:rPr>
                <w:rStyle w:val="CODE"/>
                <w:rFonts w:eastAsia="StarSymbol" w:cs="Courier New"/>
                <w:lang w:val="en-US"/>
              </w:rPr>
              <w:t xml:space="preserve">* </w:t>
            </w:r>
            <w:r w:rsidR="004A18C1" w:rsidRPr="007E2A00">
              <w:rPr>
                <w:rStyle w:val="CODE"/>
                <w:rFonts w:eastAsia="StarSymbol" w:cs="Courier New"/>
                <w:lang w:val="en-US"/>
              </w:rPr>
              <w:t>fmi</w:t>
            </w:r>
            <w:r w:rsidR="00EE666B" w:rsidRPr="007E2A00">
              <w:rPr>
                <w:rStyle w:val="CODE"/>
                <w:rFonts w:eastAsia="StarSymbol" w:cs="Courier New"/>
                <w:lang w:val="en-US"/>
              </w:rPr>
              <w:t>GetVersion();</w:t>
            </w:r>
          </w:p>
        </w:tc>
      </w:tr>
      <w:tr w:rsidR="00EE666B" w:rsidRPr="007E2A00">
        <w:trPr>
          <w:trHeight w:val="612"/>
        </w:trPr>
        <w:tc>
          <w:tcPr>
            <w:tcW w:w="569" w:type="dxa"/>
          </w:tcPr>
          <w:p w:rsidR="00EE666B" w:rsidRPr="007E2A00" w:rsidRDefault="00EE666B" w:rsidP="00C1697B">
            <w:pPr>
              <w:pStyle w:val="Textkrper-Tabelle"/>
              <w:rPr>
                <w:lang w:val="en-US"/>
              </w:rPr>
            </w:pPr>
          </w:p>
        </w:tc>
        <w:tc>
          <w:tcPr>
            <w:tcW w:w="8368" w:type="dxa"/>
          </w:tcPr>
          <w:p w:rsidR="00EE666B" w:rsidRPr="007E2A00" w:rsidRDefault="00EE666B" w:rsidP="00C1697B">
            <w:pPr>
              <w:pStyle w:val="Textkrper-Tabelle"/>
              <w:spacing w:after="240"/>
              <w:rPr>
                <w:lang w:val="en-US"/>
              </w:rPr>
            </w:pPr>
            <w:r w:rsidRPr="007E2A00">
              <w:rPr>
                <w:lang w:val="en-US"/>
              </w:rPr>
              <w:t xml:space="preserve">Returns the </w:t>
            </w:r>
            <w:r w:rsidRPr="00654E1A">
              <w:rPr>
                <w:sz w:val="17"/>
                <w:lang w:val="en-US"/>
                <w:rPrChange w:id="167" w:author="andreas" w:date="2017-02-19T21:38:00Z">
                  <w:rPr>
                    <w:lang w:val="en-US"/>
                  </w:rPr>
                </w:rPrChange>
              </w:rPr>
              <w:t>version</w:t>
            </w:r>
            <w:r w:rsidRPr="007E2A00">
              <w:rPr>
                <w:lang w:val="en-US"/>
              </w:rPr>
              <w:t xml:space="preserve"> of the implemented </w:t>
            </w:r>
            <w:r w:rsidR="00B06718" w:rsidRPr="007E2A00">
              <w:rPr>
                <w:lang w:val="en-US"/>
              </w:rPr>
              <w:t>c</w:t>
            </w:r>
            <w:r w:rsidRPr="007E2A00">
              <w:rPr>
                <w:lang w:val="en-US"/>
              </w:rPr>
              <w:t>o</w:t>
            </w:r>
            <w:r w:rsidR="00145E9F" w:rsidRPr="007E2A00">
              <w:rPr>
                <w:lang w:val="en-US"/>
              </w:rPr>
              <w:t>-</w:t>
            </w:r>
            <w:r w:rsidR="00B06718" w:rsidRPr="007E2A00">
              <w:rPr>
                <w:lang w:val="en-US"/>
              </w:rPr>
              <w:t>s</w:t>
            </w:r>
            <w:r w:rsidRPr="007E2A00">
              <w:rPr>
                <w:lang w:val="en-US"/>
              </w:rPr>
              <w:t xml:space="preserve">imulation interface functions. If a </w:t>
            </w:r>
            <w:r w:rsidR="00B06718" w:rsidRPr="007E2A00">
              <w:rPr>
                <w:lang w:val="en-US"/>
              </w:rPr>
              <w:t>s</w:t>
            </w:r>
            <w:r w:rsidRPr="007E2A00">
              <w:rPr>
                <w:lang w:val="en-US"/>
              </w:rPr>
              <w:t>lave supports the interface as it is described in this document it has to return “1.0”.</w:t>
            </w:r>
          </w:p>
        </w:tc>
      </w:tr>
    </w:tbl>
    <w:p w:rsidR="00EE666B" w:rsidRPr="007E2A00" w:rsidRDefault="00EE666B" w:rsidP="00EE666B">
      <w:pPr>
        <w:rPr>
          <w:lang w:val="en-US"/>
        </w:rPr>
      </w:pPr>
    </w:p>
    <w:p w:rsidR="00EE666B" w:rsidRPr="007E2A00" w:rsidRDefault="00EE666B" w:rsidP="00C1282E">
      <w:pPr>
        <w:pStyle w:val="berschrift2"/>
      </w:pPr>
      <w:bookmarkStart w:id="168" w:name="_Toc247964770"/>
      <w:bookmarkStart w:id="169" w:name="_Ref271718861"/>
      <w:bookmarkStart w:id="170" w:name="_Toc274647153"/>
      <w:r w:rsidRPr="007E2A00">
        <w:t>Creation and Destruction of Co</w:t>
      </w:r>
      <w:r w:rsidR="00145E9F" w:rsidRPr="007E2A00">
        <w:t>-</w:t>
      </w:r>
      <w:r w:rsidRPr="007E2A00">
        <w:t>Simulation Slaves</w:t>
      </w:r>
      <w:bookmarkEnd w:id="168"/>
      <w:bookmarkEnd w:id="169"/>
      <w:bookmarkEnd w:id="170"/>
    </w:p>
    <w:p w:rsidR="00EE666B" w:rsidRPr="007E2A00" w:rsidRDefault="00EE666B" w:rsidP="00A374B2">
      <w:pPr>
        <w:pStyle w:val="Textkrper"/>
      </w:pPr>
      <w:r w:rsidRPr="007E2A00">
        <w:t xml:space="preserve">This section documents functions that deal with instantiation and destruction of </w:t>
      </w:r>
      <w:r w:rsidR="00B06718" w:rsidRPr="007E2A00">
        <w:t>c</w:t>
      </w:r>
      <w:r w:rsidRPr="007E2A00">
        <w:t>o</w:t>
      </w:r>
      <w:r w:rsidR="00145E9F" w:rsidRPr="007E2A00">
        <w:t>-</w:t>
      </w:r>
      <w:r w:rsidR="00B06718" w:rsidRPr="007E2A00">
        <w:t>s</w:t>
      </w:r>
      <w:r w:rsidRPr="007E2A00">
        <w:t xml:space="preserve">imulation slaves. </w:t>
      </w:r>
    </w:p>
    <w:p w:rsidR="00A374B2" w:rsidRPr="007E2A00" w:rsidRDefault="00A374B2" w:rsidP="00A374B2">
      <w:pPr>
        <w:pStyle w:val="Textkrper"/>
        <w:rPr>
          <w:sz w:val="6"/>
          <w:szCs w:val="6"/>
        </w:rPr>
      </w:pPr>
    </w:p>
    <w:tbl>
      <w:tblPr>
        <w:tblW w:w="0" w:type="auto"/>
        <w:tblInd w:w="348" w:type="dxa"/>
        <w:tblLook w:val="01E0" w:firstRow="1" w:lastRow="1" w:firstColumn="1" w:lastColumn="1" w:noHBand="0" w:noVBand="0"/>
      </w:tblPr>
      <w:tblGrid>
        <w:gridCol w:w="570"/>
        <w:gridCol w:w="8367"/>
      </w:tblGrid>
      <w:tr w:rsidR="002978F2" w:rsidRPr="007E2A00">
        <w:tc>
          <w:tcPr>
            <w:tcW w:w="8937" w:type="dxa"/>
            <w:gridSpan w:val="2"/>
          </w:tcPr>
          <w:p w:rsidR="002978F2" w:rsidRPr="007E2A00" w:rsidRDefault="002978F2" w:rsidP="008425FE">
            <w:pPr>
              <w:pStyle w:val="Textkrper-Tabelle"/>
              <w:tabs>
                <w:tab w:val="left" w:pos="3752"/>
              </w:tabs>
              <w:rPr>
                <w:rStyle w:val="CODE"/>
                <w:rFonts w:eastAsia="StarSymbol" w:cs="Courier New"/>
                <w:lang w:val="en-US"/>
              </w:rPr>
            </w:pPr>
            <w:r w:rsidRPr="007E2A00">
              <w:rPr>
                <w:rStyle w:val="CODE"/>
                <w:rFonts w:eastAsia="StarSymbol" w:cs="Courier New"/>
                <w:lang w:val="en-US"/>
              </w:rPr>
              <w:t>fmiComponent fmi</w:t>
            </w:r>
            <w:r w:rsidRPr="007E2A00">
              <w:rPr>
                <w:rStyle w:val="CODE"/>
                <w:rFonts w:eastAsia="StarSymbol"/>
                <w:lang w:val="en-US"/>
              </w:rPr>
              <w:t>I</w:t>
            </w:r>
            <w:r w:rsidRPr="007E2A00">
              <w:rPr>
                <w:rStyle w:val="CODE"/>
                <w:rFonts w:eastAsia="StarSymbol" w:cs="Courier New"/>
                <w:lang w:val="en-US"/>
              </w:rPr>
              <w:t>nstantiateSlave(</w:t>
            </w:r>
            <w:r w:rsidRPr="007E2A00">
              <w:rPr>
                <w:rStyle w:val="CODE"/>
                <w:rFonts w:eastAsia="StarSymbol"/>
                <w:lang w:val="en-US"/>
              </w:rPr>
              <w:t>fmiString instanceName, fmiString fmuGUID,</w:t>
            </w:r>
            <w:r w:rsidR="008425FE">
              <w:rPr>
                <w:rStyle w:val="CODE"/>
                <w:rFonts w:eastAsia="StarSymbol"/>
                <w:lang w:val="en-US"/>
              </w:rPr>
              <w:br/>
            </w:r>
            <w:r w:rsidR="008425FE">
              <w:rPr>
                <w:rStyle w:val="CODE"/>
                <w:rFonts w:eastAsia="StarSymbol"/>
                <w:lang w:val="en-US"/>
              </w:rPr>
              <w:tab/>
            </w:r>
            <w:r w:rsidRPr="007E2A00">
              <w:rPr>
                <w:rStyle w:val="CODE"/>
                <w:rFonts w:eastAsia="StarSymbol"/>
                <w:lang w:val="en-US"/>
              </w:rPr>
              <w:t xml:space="preserve">fmiString fmuLocation, fmiString </w:t>
            </w:r>
            <w:r w:rsidR="0082044F" w:rsidRPr="007E2A00">
              <w:rPr>
                <w:rStyle w:val="CODE"/>
                <w:rFonts w:eastAsia="StarSymbol"/>
                <w:lang w:val="en-US"/>
              </w:rPr>
              <w:t>mime</w:t>
            </w:r>
            <w:r w:rsidR="0082044F">
              <w:rPr>
                <w:rStyle w:val="CODE"/>
                <w:rFonts w:eastAsia="StarSymbol"/>
                <w:lang w:val="en-US"/>
              </w:rPr>
              <w:t>T</w:t>
            </w:r>
            <w:r w:rsidR="0082044F" w:rsidRPr="007E2A00">
              <w:rPr>
                <w:rStyle w:val="CODE"/>
                <w:rFonts w:eastAsia="StarSymbol"/>
                <w:lang w:val="en-US"/>
              </w:rPr>
              <w:t>ype</w:t>
            </w:r>
            <w:r w:rsidRPr="007E2A00">
              <w:rPr>
                <w:rStyle w:val="CODE"/>
                <w:rFonts w:eastAsia="StarSymbol"/>
                <w:lang w:val="en-US"/>
              </w:rPr>
              <w:t>,</w:t>
            </w:r>
            <w:r w:rsidR="008425FE">
              <w:rPr>
                <w:rStyle w:val="CODE"/>
                <w:rFonts w:eastAsia="StarSymbol"/>
                <w:lang w:val="en-US"/>
              </w:rPr>
              <w:br/>
            </w:r>
            <w:r w:rsidR="008425FE">
              <w:rPr>
                <w:rStyle w:val="CODE"/>
                <w:rFonts w:eastAsia="StarSymbol"/>
                <w:lang w:val="en-US"/>
              </w:rPr>
              <w:tab/>
            </w:r>
            <w:r w:rsidRPr="007E2A00">
              <w:rPr>
                <w:rStyle w:val="CODE"/>
                <w:rFonts w:eastAsia="StarSymbol"/>
                <w:lang w:val="en-US"/>
              </w:rPr>
              <w:t>fmiReal timeout, fmiBoolean visible,</w:t>
            </w:r>
            <w:r w:rsidR="008425FE">
              <w:rPr>
                <w:rStyle w:val="CODE"/>
                <w:rFonts w:eastAsia="StarSymbol"/>
                <w:lang w:val="en-US"/>
              </w:rPr>
              <w:br/>
            </w:r>
            <w:r w:rsidR="008425FE">
              <w:rPr>
                <w:rStyle w:val="CODE"/>
                <w:rFonts w:eastAsia="StarSymbol"/>
                <w:lang w:val="en-US"/>
              </w:rPr>
              <w:tab/>
            </w:r>
            <w:r w:rsidRPr="007E2A00">
              <w:rPr>
                <w:rStyle w:val="CODE"/>
                <w:rFonts w:eastAsia="StarSymbol"/>
                <w:lang w:val="en-US"/>
              </w:rPr>
              <w:t>fmiBoolean interactive,</w:t>
            </w:r>
            <w:r w:rsidR="008425FE">
              <w:rPr>
                <w:rStyle w:val="CODE"/>
                <w:rFonts w:eastAsia="StarSymbol"/>
                <w:lang w:val="en-US"/>
              </w:rPr>
              <w:br/>
            </w:r>
            <w:r w:rsidR="008425FE">
              <w:rPr>
                <w:rStyle w:val="CODE"/>
                <w:rFonts w:eastAsia="StarSymbol"/>
                <w:lang w:val="en-US"/>
              </w:rPr>
              <w:tab/>
            </w:r>
            <w:r w:rsidRPr="007E2A00">
              <w:rPr>
                <w:rStyle w:val="CODE"/>
                <w:rFonts w:eastAsia="StarSymbol"/>
                <w:lang w:val="en-US"/>
              </w:rPr>
              <w:t xml:space="preserve">fmiCallbackFunctions functions, </w:t>
            </w:r>
            <w:r w:rsidR="008425FE">
              <w:rPr>
                <w:rStyle w:val="CODE"/>
                <w:rFonts w:eastAsia="StarSymbol"/>
                <w:lang w:val="en-US"/>
              </w:rPr>
              <w:br/>
            </w:r>
            <w:r w:rsidR="008425FE">
              <w:rPr>
                <w:rStyle w:val="CODE"/>
                <w:rFonts w:eastAsia="StarSymbol"/>
                <w:lang w:val="en-US"/>
              </w:rPr>
              <w:tab/>
            </w:r>
            <w:r w:rsidRPr="007E2A00">
              <w:rPr>
                <w:rStyle w:val="CODE"/>
                <w:rFonts w:eastAsia="StarSymbol"/>
                <w:lang w:val="en-US"/>
              </w:rPr>
              <w:t>fmiBoolean loggingOn</w:t>
            </w:r>
            <w:r w:rsidRPr="007E2A00">
              <w:rPr>
                <w:rStyle w:val="CODE"/>
                <w:rFonts w:eastAsia="StarSymbol" w:cs="Courier New"/>
                <w:lang w:val="en-US"/>
              </w:rPr>
              <w:t>)</w:t>
            </w:r>
          </w:p>
        </w:tc>
      </w:tr>
      <w:tr w:rsidR="00EE666B" w:rsidRPr="007E2A00">
        <w:trPr>
          <w:trHeight w:val="420"/>
        </w:trPr>
        <w:tc>
          <w:tcPr>
            <w:tcW w:w="570" w:type="dxa"/>
          </w:tcPr>
          <w:p w:rsidR="00EE666B" w:rsidRPr="007E2A00" w:rsidRDefault="00EE666B" w:rsidP="00C1697B">
            <w:pPr>
              <w:pStyle w:val="Textkrper-Tabelle"/>
              <w:rPr>
                <w:lang w:val="en-US"/>
              </w:rPr>
            </w:pPr>
          </w:p>
        </w:tc>
        <w:tc>
          <w:tcPr>
            <w:tcW w:w="8367" w:type="dxa"/>
          </w:tcPr>
          <w:p w:rsidR="002978F2" w:rsidRPr="007E2A00" w:rsidRDefault="002978F2" w:rsidP="00E77487">
            <w:pPr>
              <w:pStyle w:val="Textkrper-Tabelle"/>
              <w:rPr>
                <w:lang w:val="en-US"/>
              </w:rPr>
            </w:pPr>
            <w:r w:rsidRPr="007E2A00">
              <w:rPr>
                <w:lang w:val="en-US"/>
              </w:rPr>
              <w:t>Returns a new instance of a co-simulation slave. If a null pointer is returned, then instantiation failed. In that case, function “</w:t>
            </w:r>
            <w:r w:rsidRPr="007E2A00">
              <w:rPr>
                <w:rStyle w:val="CODE"/>
                <w:rFonts w:eastAsia="StarSymbol"/>
                <w:lang w:val="en-US"/>
              </w:rPr>
              <w:t>functions-&gt;logger</w:t>
            </w:r>
            <w:r w:rsidRPr="007E2A00">
              <w:rPr>
                <w:lang w:val="en-US"/>
              </w:rPr>
              <w:t>” was called and detailed information is transferred given there. A slave can be instantiated many times. This function must be called successfully, before any of the following functions can be called. The slave has to perform all actions which are necessary before a simulation run starts (e.g. loading the model file, compilation...).</w:t>
            </w:r>
          </w:p>
          <w:p w:rsidR="002978F2" w:rsidRPr="007E2A00" w:rsidRDefault="002978F2" w:rsidP="002978F2">
            <w:pPr>
              <w:pStyle w:val="Textkrper-Tabelle"/>
              <w:ind w:firstLine="480"/>
              <w:rPr>
                <w:lang w:val="en-US"/>
              </w:rPr>
            </w:pPr>
            <w:r w:rsidRPr="007E2A00">
              <w:rPr>
                <w:lang w:val="en-US"/>
              </w:rPr>
              <w:t xml:space="preserve">Argument </w:t>
            </w:r>
            <w:r w:rsidRPr="007E2A00">
              <w:rPr>
                <w:rStyle w:val="CODE"/>
                <w:rFonts w:eastAsia="StarSymbol"/>
                <w:lang w:val="en-US"/>
              </w:rPr>
              <w:t>instanceName</w:t>
            </w:r>
            <w:r w:rsidRPr="007E2A00">
              <w:rPr>
                <w:lang w:val="en-US"/>
              </w:rPr>
              <w:t xml:space="preserve"> is a unique identifier for a given FMI Component instance. This instance identifier is used to identify a component within a co-simulation graph model, and can be used for logging messages.</w:t>
            </w:r>
            <w:r w:rsidR="007B7395">
              <w:rPr>
                <w:lang w:val="en-US"/>
              </w:rPr>
              <w:t xml:space="preserve"> This argument cannot be null.</w:t>
            </w:r>
          </w:p>
          <w:p w:rsidR="002978F2" w:rsidRPr="007E2A00" w:rsidRDefault="002978F2" w:rsidP="002978F2">
            <w:pPr>
              <w:pStyle w:val="Textkrper-Tabelle"/>
              <w:ind w:firstLine="480"/>
              <w:rPr>
                <w:lang w:val="en-US"/>
              </w:rPr>
            </w:pPr>
            <w:r w:rsidRPr="007E2A00">
              <w:rPr>
                <w:lang w:val="en-US"/>
              </w:rPr>
              <w:t xml:space="preserve">Argument </w:t>
            </w:r>
            <w:r w:rsidRPr="007E2A00">
              <w:rPr>
                <w:rStyle w:val="CODE"/>
                <w:rFonts w:eastAsia="StarSymbol"/>
                <w:lang w:val="en-US"/>
              </w:rPr>
              <w:t>fmuGUID</w:t>
            </w:r>
            <w:r w:rsidRPr="007E2A00">
              <w:rPr>
                <w:lang w:val="en-US"/>
              </w:rPr>
              <w:t xml:space="preserve"> is used to check that the co-simulation description file is compatible with the model file used by the slave. It is a vendor specific globally unique identifier of the co-simulation description file. It is stored in the description file as attribute guide of fmiModelDescription (See</w:t>
            </w:r>
            <w:r w:rsidR="00F77024">
              <w:rPr>
                <w:lang w:val="en-US"/>
              </w:rPr>
              <w:t xml:space="preserve"> section </w:t>
            </w:r>
            <w:r w:rsidR="00F77024">
              <w:rPr>
                <w:lang w:val="en-US"/>
              </w:rPr>
              <w:fldChar w:fldCharType="begin"/>
            </w:r>
            <w:r w:rsidR="00F77024">
              <w:rPr>
                <w:lang w:val="en-US"/>
              </w:rPr>
              <w:instrText xml:space="preserve"> REF _Ref272916490 \r \h </w:instrText>
            </w:r>
            <w:r w:rsidR="00F77024">
              <w:rPr>
                <w:lang w:val="en-US"/>
              </w:rPr>
            </w:r>
            <w:r w:rsidR="00F77024">
              <w:rPr>
                <w:lang w:val="en-US"/>
              </w:rPr>
              <w:fldChar w:fldCharType="separate"/>
            </w:r>
            <w:r w:rsidR="0010528C">
              <w:rPr>
                <w:lang w:val="en-US"/>
              </w:rPr>
              <w:t>3.5</w:t>
            </w:r>
            <w:r w:rsidR="00F77024">
              <w:rPr>
                <w:lang w:val="en-US"/>
              </w:rPr>
              <w:fldChar w:fldCharType="end"/>
            </w:r>
            <w:r w:rsidRPr="007E2A00">
              <w:rPr>
                <w:lang w:val="en-US"/>
              </w:rPr>
              <w:t xml:space="preserve">). The </w:t>
            </w:r>
            <w:r w:rsidRPr="007E2A00">
              <w:rPr>
                <w:rStyle w:val="CODE"/>
                <w:rFonts w:eastAsia="StarSymbol"/>
                <w:lang w:val="en-US"/>
              </w:rPr>
              <w:t>fmuGUID</w:t>
            </w:r>
            <w:r w:rsidRPr="007E2A00">
              <w:rPr>
                <w:lang w:val="en-US"/>
              </w:rPr>
              <w:t xml:space="preserve"> read from the co-simulation description file and passed to </w:t>
            </w:r>
            <w:r w:rsidRPr="007E2A00">
              <w:rPr>
                <w:rStyle w:val="CODE"/>
                <w:rFonts w:eastAsia="StarSymbol" w:cs="Courier New"/>
                <w:lang w:val="en-US"/>
              </w:rPr>
              <w:t>fmi</w:t>
            </w:r>
            <w:r w:rsidRPr="007E2A00">
              <w:rPr>
                <w:rStyle w:val="CODE"/>
                <w:rFonts w:eastAsia="StarSymbol"/>
                <w:lang w:val="en-US"/>
              </w:rPr>
              <w:t>I</w:t>
            </w:r>
            <w:r w:rsidRPr="007E2A00">
              <w:rPr>
                <w:rStyle w:val="CODE"/>
                <w:rFonts w:eastAsia="StarSymbol" w:cs="Courier New"/>
                <w:lang w:val="en-US"/>
              </w:rPr>
              <w:t>nstantiateSlave</w:t>
            </w:r>
            <w:r w:rsidRPr="007E2A00">
              <w:rPr>
                <w:lang w:val="en-US"/>
              </w:rPr>
              <w:t xml:space="preserve"> must be identical to the one stored in the used model (e.g., it is a “fingerprint” of the relevant information stored in the description file), otherwise the model and the description file are not consistent to each other.</w:t>
            </w:r>
            <w:r w:rsidR="007B7395">
              <w:rPr>
                <w:lang w:val="en-US"/>
              </w:rPr>
              <w:t xml:space="preserve"> This argument cannot be null.</w:t>
            </w:r>
          </w:p>
          <w:p w:rsidR="002978F2" w:rsidRDefault="002978F2" w:rsidP="002978F2">
            <w:pPr>
              <w:pStyle w:val="Textkrper-Tabelle"/>
              <w:ind w:firstLine="480"/>
              <w:rPr>
                <w:ins w:id="171" w:author="andreas" w:date="2017-02-19T22:31:00Z"/>
                <w:lang w:val="en-US"/>
              </w:rPr>
            </w:pPr>
            <w:r w:rsidRPr="007E2A00">
              <w:rPr>
                <w:lang w:val="en-US"/>
              </w:rPr>
              <w:t xml:space="preserve">Argument </w:t>
            </w:r>
            <w:r w:rsidRPr="007E2A00">
              <w:rPr>
                <w:rStyle w:val="CODE"/>
                <w:rFonts w:eastAsia="StarSymbol"/>
                <w:lang w:val="en-US"/>
              </w:rPr>
              <w:t>fmuLocation</w:t>
            </w:r>
            <w:r w:rsidRPr="007E2A00">
              <w:rPr>
                <w:lang w:val="en-US"/>
              </w:rPr>
              <w:t xml:space="preserve"> is an URI according to the ietf RFC3986 syntax to indicate the access path </w:t>
            </w:r>
            <w:ins w:id="172" w:author="andreas" w:date="2017-02-17T13:21:00Z">
              <w:r w:rsidR="00E0766A" w:rsidRPr="00D836A1">
                <w:rPr>
                  <w:lang w:val="en-US"/>
                </w:rPr>
                <w:t xml:space="preserve">to the </w:t>
              </w:r>
            </w:ins>
            <w:ins w:id="173" w:author="andreas" w:date="2017-02-17T13:20:00Z">
              <w:r w:rsidR="00D235B2" w:rsidRPr="00D836A1">
                <w:rPr>
                  <w:lang w:val="en-US"/>
                </w:rPr>
                <w:t>root directory of</w:t>
              </w:r>
            </w:ins>
            <w:r w:rsidRPr="007E2A00">
              <w:rPr>
                <w:lang w:val="en-US"/>
              </w:rPr>
              <w:t xml:space="preserve"> the </w:t>
            </w:r>
            <w:ins w:id="174" w:author="andreas" w:date="2017-01-26T10:17:00Z">
              <w:r w:rsidR="008957E0" w:rsidRPr="00D836A1">
                <w:rPr>
                  <w:lang w:val="en-US"/>
                </w:rPr>
                <w:t>unpacked content of the</w:t>
              </w:r>
              <w:r w:rsidR="008957E0">
                <w:rPr>
                  <w:lang w:val="en-US"/>
                </w:rPr>
                <w:t xml:space="preserve"> </w:t>
              </w:r>
            </w:ins>
            <w:r w:rsidRPr="007E2A00">
              <w:rPr>
                <w:lang w:val="en-US"/>
              </w:rPr>
              <w:t xml:space="preserve">FMU </w:t>
            </w:r>
            <w:r w:rsidR="00740DA2">
              <w:rPr>
                <w:lang w:val="en-US"/>
              </w:rPr>
              <w:t>file</w:t>
            </w:r>
            <w:r w:rsidRPr="007E2A00">
              <w:rPr>
                <w:lang w:val="en-US"/>
              </w:rPr>
              <w:t xml:space="preserve">. The following protocols must be understood: (Mandatory) file:// (Optional) http(s):// ftp:// (Reserved) ‘fmi://’ for fmi for PLM. </w:t>
            </w:r>
          </w:p>
          <w:p w:rsidR="00E737D2" w:rsidRPr="007E2A00" w:rsidRDefault="00D34C45">
            <w:pPr>
              <w:pStyle w:val="Hint"/>
              <w:ind w:left="500"/>
              <w:pPrChange w:id="175" w:author="andreas" w:date="2017-02-19T22:35:00Z">
                <w:pPr>
                  <w:pStyle w:val="Textkrper-Tabelle"/>
                  <w:ind w:firstLine="480"/>
                </w:pPr>
              </w:pPrChange>
            </w:pPr>
            <w:ins w:id="176" w:author="andreas" w:date="2017-03-06T23:50:00Z">
              <w:r>
                <w:rPr>
                  <w:rFonts w:ascii="Arial" w:hAnsi="Arial" w:cs="Arial"/>
                  <w:sz w:val="20"/>
                  <w:szCs w:val="20"/>
                </w:rPr>
                <w:t>[</w:t>
              </w:r>
            </w:ins>
            <w:ins w:id="177" w:author="andreas" w:date="2017-02-19T22:44:00Z">
              <w:r w:rsidR="00A34F64" w:rsidRPr="00D34C45">
                <w:rPr>
                  <w:rFonts w:ascii="Arial" w:hAnsi="Arial" w:cs="Arial"/>
                  <w:i/>
                  <w:sz w:val="20"/>
                  <w:szCs w:val="20"/>
                  <w:rPrChange w:id="178" w:author="andreas" w:date="2017-03-06T23:50:00Z">
                    <w:rPr/>
                  </w:rPrChange>
                </w:rPr>
                <w:t xml:space="preserve">For local resources, </w:t>
              </w:r>
            </w:ins>
            <w:ins w:id="179" w:author="andreas" w:date="2017-02-19T22:31:00Z">
              <w:r w:rsidR="000B26E8" w:rsidRPr="00D34C45">
                <w:rPr>
                  <w:rFonts w:ascii="Arial" w:hAnsi="Arial" w:cs="Arial"/>
                  <w:i/>
                  <w:sz w:val="20"/>
                  <w:szCs w:val="20"/>
                  <w:rPrChange w:id="180" w:author="andreas" w:date="2017-03-06T23:50:00Z">
                    <w:rPr>
                      <w:rFonts w:cs="Arial"/>
                      <w:szCs w:val="20"/>
                    </w:rPr>
                  </w:rPrChange>
                </w:rPr>
                <w:t>importers</w:t>
              </w:r>
              <w:r w:rsidR="00E737D2" w:rsidRPr="00D34C45">
                <w:rPr>
                  <w:rFonts w:ascii="Arial" w:hAnsi="Arial" w:cs="Arial"/>
                  <w:i/>
                  <w:sz w:val="20"/>
                  <w:szCs w:val="20"/>
                  <w:rPrChange w:id="181" w:author="andreas" w:date="2017-03-06T23:50:00Z">
                    <w:rPr/>
                  </w:rPrChange>
                </w:rPr>
                <w:t xml:space="preserve"> should </w:t>
              </w:r>
            </w:ins>
            <w:ins w:id="182" w:author="andreas" w:date="2017-02-19T22:44:00Z">
              <w:r w:rsidR="00A34F64" w:rsidRPr="00D34C45">
                <w:rPr>
                  <w:rFonts w:ascii="Arial" w:hAnsi="Arial" w:cs="Arial"/>
                  <w:i/>
                  <w:sz w:val="20"/>
                  <w:szCs w:val="20"/>
                  <w:rPrChange w:id="183" w:author="andreas" w:date="2017-03-06T23:50:00Z">
                    <w:rPr/>
                  </w:rPrChange>
                </w:rPr>
                <w:t xml:space="preserve">use </w:t>
              </w:r>
            </w:ins>
            <w:ins w:id="184" w:author="andreas" w:date="2017-02-19T22:35:00Z">
              <w:r w:rsidR="00E737D2" w:rsidRPr="00D34C45">
                <w:rPr>
                  <w:i/>
                  <w:sz w:val="20"/>
                  <w:szCs w:val="20"/>
                  <w:rPrChange w:id="185" w:author="andreas" w:date="2017-03-06T23:50:00Z">
                    <w:rPr/>
                  </w:rPrChange>
                </w:rPr>
                <w:t>fil</w:t>
              </w:r>
              <w:r w:rsidR="00A34F64" w:rsidRPr="00D34C45">
                <w:rPr>
                  <w:i/>
                  <w:sz w:val="20"/>
                  <w:szCs w:val="20"/>
                  <w:rPrChange w:id="186" w:author="andreas" w:date="2017-03-06T23:50:00Z">
                    <w:rPr/>
                  </w:rPrChange>
                </w:rPr>
                <w:t>e:///C:/</w:t>
              </w:r>
            </w:ins>
            <w:ins w:id="187" w:author="andreas" w:date="2017-02-19T23:00:00Z">
              <w:r w:rsidR="000B26E8" w:rsidRPr="00D34C45">
                <w:rPr>
                  <w:i/>
                  <w:sz w:val="20"/>
                  <w:szCs w:val="20"/>
                  <w:rPrChange w:id="188" w:author="andreas" w:date="2017-03-06T23:50:00Z">
                    <w:rPr/>
                  </w:rPrChange>
                </w:rPr>
                <w:t>..</w:t>
              </w:r>
            </w:ins>
            <w:ins w:id="189" w:author="andreas" w:date="2017-02-19T22:35:00Z">
              <w:r w:rsidR="00E737D2" w:rsidRPr="00D34C45">
                <w:rPr>
                  <w:i/>
                  <w:sz w:val="20"/>
                  <w:szCs w:val="20"/>
                  <w:rPrChange w:id="190" w:author="andreas" w:date="2017-03-06T23:50:00Z">
                    <w:rPr/>
                  </w:rPrChange>
                </w:rPr>
                <w:t>.</w:t>
              </w:r>
            </w:ins>
            <w:ins w:id="191" w:author="andreas" w:date="2017-03-06T23:50:00Z">
              <w:r>
                <w:rPr>
                  <w:sz w:val="20"/>
                  <w:szCs w:val="20"/>
                </w:rPr>
                <w:t>]</w:t>
              </w:r>
            </w:ins>
          </w:p>
          <w:p w:rsidR="002978F2" w:rsidRPr="007E2A00" w:rsidRDefault="002978F2" w:rsidP="002978F2">
            <w:pPr>
              <w:pStyle w:val="Textkrper-Tabelle"/>
              <w:ind w:firstLine="480"/>
              <w:rPr>
                <w:lang w:val="en-US"/>
              </w:rPr>
            </w:pPr>
            <w:r w:rsidRPr="007E2A00">
              <w:rPr>
                <w:lang w:val="en-US"/>
              </w:rPr>
              <w:t xml:space="preserve">Argument </w:t>
            </w:r>
            <w:r w:rsidRPr="007E2A00">
              <w:rPr>
                <w:rStyle w:val="CODE"/>
                <w:rFonts w:eastAsia="StarSymbol"/>
                <w:lang w:val="en-US"/>
              </w:rPr>
              <w:t>mimeType</w:t>
            </w:r>
            <w:r w:rsidRPr="007E2A00">
              <w:rPr>
                <w:lang w:val="en-US"/>
              </w:rPr>
              <w:t xml:space="preserve"> represents the MIME type (ietf RFC 2045, 2046, 2047, 2048, 2049) of the ‘simulator’, e.g., ‘</w:t>
            </w:r>
            <w:r w:rsidRPr="007E2A00">
              <w:rPr>
                <w:rStyle w:val="CODE"/>
                <w:rFonts w:eastAsia="StarSymbol"/>
                <w:lang w:val="en-US"/>
              </w:rPr>
              <w:t>application/x-&lt;simulator name&gt;</w:t>
            </w:r>
            <w:r w:rsidRPr="007E2A00">
              <w:rPr>
                <w:lang w:val="en-US"/>
              </w:rPr>
              <w:t>’, ‘</w:t>
            </w:r>
            <w:r w:rsidRPr="007E2A00">
              <w:rPr>
                <w:rStyle w:val="CODE"/>
                <w:rFonts w:eastAsia="StarSymbol"/>
                <w:lang w:val="en-US"/>
              </w:rPr>
              <w:t>application/x-fmu-openmodelica</w:t>
            </w:r>
            <w:r w:rsidRPr="007E2A00">
              <w:rPr>
                <w:lang w:val="en-US"/>
              </w:rPr>
              <w:t>’. If the FMU contains a shared library, i.e., Model exchange + solver, the following mime-type should be used: ‘</w:t>
            </w:r>
            <w:r w:rsidRPr="007E2A00">
              <w:rPr>
                <w:rStyle w:val="CODE"/>
                <w:rFonts w:eastAsia="StarSymbol"/>
                <w:lang w:val="en-US"/>
              </w:rPr>
              <w:t>application/x-fmu-sharedlibrary</w:t>
            </w:r>
            <w:r w:rsidRPr="007E2A00">
              <w:rPr>
                <w:lang w:val="en-US"/>
              </w:rPr>
              <w:t xml:space="preserve">’.  This mimetype is typically used to help identify which simulator or FMI wrapper DLL is to be started for the specified FMU in </w:t>
            </w:r>
            <w:r w:rsidR="00C1610F">
              <w:rPr>
                <w:lang w:val="en-US"/>
              </w:rPr>
              <w:t xml:space="preserve">the </w:t>
            </w:r>
            <w:r w:rsidRPr="007E2A00">
              <w:rPr>
                <w:lang w:val="en-US"/>
              </w:rPr>
              <w:t>tool coupling scenario.</w:t>
            </w:r>
            <w:r w:rsidRPr="007E2A00">
              <w:rPr>
                <w:lang w:val="en-US"/>
              </w:rPr>
              <w:br/>
            </w:r>
            <w:r w:rsidRPr="007E2A00">
              <w:rPr>
                <w:lang w:val="en-US"/>
              </w:rPr>
              <w:lastRenderedPageBreak/>
              <w:t>Special mimetype could be ‘application/x-fmu-modelica’ to be used by any modelica simulators.</w:t>
            </w:r>
            <w:r w:rsidR="007B7395">
              <w:rPr>
                <w:lang w:val="en-US"/>
              </w:rPr>
              <w:t xml:space="preserve"> This argument cannot be null.</w:t>
            </w:r>
          </w:p>
          <w:p w:rsidR="002978F2" w:rsidRPr="007E2A00" w:rsidRDefault="002978F2" w:rsidP="002978F2">
            <w:pPr>
              <w:pStyle w:val="Textkrper-Tabelle"/>
              <w:ind w:firstLine="480"/>
              <w:rPr>
                <w:lang w:val="en-US"/>
              </w:rPr>
            </w:pPr>
            <w:r w:rsidRPr="007E2A00">
              <w:rPr>
                <w:lang w:val="en-US"/>
              </w:rPr>
              <w:t xml:space="preserve">Argument </w:t>
            </w:r>
            <w:r w:rsidRPr="007E2A00">
              <w:rPr>
                <w:rStyle w:val="CODE"/>
                <w:rFonts w:eastAsia="StarSymbol"/>
                <w:lang w:val="en-US"/>
              </w:rPr>
              <w:t>timeout</w:t>
            </w:r>
            <w:r w:rsidRPr="007E2A00">
              <w:rPr>
                <w:lang w:val="en-US"/>
              </w:rPr>
              <w:t xml:space="preserve"> is a communication timeout value in milli-seconds to allow inter-process communication to take place. A timeout value of 0 indicates an infinite wait period.</w:t>
            </w:r>
          </w:p>
          <w:p w:rsidR="002978F2" w:rsidRPr="007E2A00" w:rsidRDefault="002978F2" w:rsidP="002978F2">
            <w:pPr>
              <w:pStyle w:val="Textkrper-Tabelle"/>
              <w:ind w:firstLine="480"/>
              <w:rPr>
                <w:lang w:val="en-US"/>
              </w:rPr>
            </w:pPr>
            <w:r w:rsidRPr="007E2A00">
              <w:rPr>
                <w:lang w:val="en-US"/>
              </w:rPr>
              <w:t xml:space="preserve">Argument </w:t>
            </w:r>
            <w:r w:rsidRPr="007E2A00">
              <w:rPr>
                <w:rStyle w:val="CODE"/>
                <w:rFonts w:eastAsia="StarSymbol"/>
                <w:lang w:val="en-US"/>
              </w:rPr>
              <w:t>visible</w:t>
            </w:r>
            <w:r w:rsidRPr="007E2A00">
              <w:rPr>
                <w:lang w:val="en-US"/>
              </w:rPr>
              <w:t xml:space="preserve"> indicates whether or not the simulator application window needed to execute a model should be visible, i.e., </w:t>
            </w:r>
            <w:r w:rsidRPr="007E2A00">
              <w:rPr>
                <w:rStyle w:val="CODE"/>
                <w:rFonts w:eastAsia="StarSymbol"/>
                <w:lang w:val="en-US"/>
              </w:rPr>
              <w:t>fmiFalse</w:t>
            </w:r>
            <w:r w:rsidRPr="007E2A00">
              <w:rPr>
                <w:lang w:val="en-US"/>
              </w:rPr>
              <w:t xml:space="preserve"> value indicates that the simulator is executed in </w:t>
            </w:r>
            <w:r w:rsidRPr="007E2A00">
              <w:rPr>
                <w:b/>
                <w:lang w:val="en-US"/>
              </w:rPr>
              <w:t>batch mode</w:t>
            </w:r>
            <w:r w:rsidRPr="007E2A00">
              <w:rPr>
                <w:lang w:val="en-US"/>
              </w:rPr>
              <w:t xml:space="preserve">, and </w:t>
            </w:r>
            <w:r w:rsidRPr="007E2A00">
              <w:rPr>
                <w:rStyle w:val="CODE"/>
                <w:rFonts w:eastAsia="StarSymbol"/>
                <w:lang w:val="en-US"/>
              </w:rPr>
              <w:t xml:space="preserve">fmiTrue </w:t>
            </w:r>
            <w:r w:rsidRPr="007E2A00">
              <w:rPr>
                <w:lang w:val="en-US"/>
              </w:rPr>
              <w:t xml:space="preserve">value indicates that the simulator is executed in </w:t>
            </w:r>
            <w:r w:rsidRPr="007E2A00">
              <w:rPr>
                <w:b/>
                <w:lang w:val="en-US"/>
              </w:rPr>
              <w:t>interactive mode</w:t>
            </w:r>
            <w:r w:rsidRPr="007E2A00">
              <w:rPr>
                <w:lang w:val="en-US"/>
              </w:rPr>
              <w:t>. Use case: in interactive mode, it should be possible to explicitly acknowledge start of simulation / instantiation / initialization; acknowledgement is non-blocking.</w:t>
            </w:r>
          </w:p>
          <w:p w:rsidR="007B7395" w:rsidRDefault="007B7395" w:rsidP="002978F2">
            <w:pPr>
              <w:pStyle w:val="Textkrper-Tabelle"/>
              <w:ind w:firstLine="480"/>
              <w:rPr>
                <w:lang w:val="en-US"/>
              </w:rPr>
            </w:pPr>
            <w:r w:rsidRPr="007E2A00">
              <w:rPr>
                <w:lang w:val="en-US"/>
              </w:rPr>
              <w:t xml:space="preserve">Argument </w:t>
            </w:r>
            <w:r w:rsidRPr="007E2A00">
              <w:rPr>
                <w:rStyle w:val="CODE"/>
                <w:rFonts w:eastAsia="StarSymbol"/>
                <w:lang w:val="en-US"/>
              </w:rPr>
              <w:t>interactive</w:t>
            </w:r>
            <w:r w:rsidRPr="007E2A00">
              <w:rPr>
                <w:lang w:val="en-US"/>
              </w:rPr>
              <w:t xml:space="preserve"> </w:t>
            </w:r>
            <w:r>
              <w:rPr>
                <w:lang w:val="en-US"/>
              </w:rPr>
              <w:t xml:space="preserve">indicates whether the </w:t>
            </w:r>
            <w:r w:rsidRPr="007E2A00">
              <w:rPr>
                <w:lang w:val="en-US"/>
              </w:rPr>
              <w:t>simulator application</w:t>
            </w:r>
            <w:r>
              <w:rPr>
                <w:lang w:val="en-US"/>
              </w:rPr>
              <w:t xml:space="preserve"> must be manually started by the user, i.e., </w:t>
            </w:r>
            <w:r w:rsidRPr="007E2A00">
              <w:rPr>
                <w:rStyle w:val="CODE"/>
                <w:rFonts w:eastAsia="StarSymbol"/>
                <w:lang w:val="en-US"/>
              </w:rPr>
              <w:t>fmiFalse</w:t>
            </w:r>
            <w:r w:rsidRPr="007E2A00">
              <w:rPr>
                <w:lang w:val="en-US"/>
              </w:rPr>
              <w:t xml:space="preserve"> value</w:t>
            </w:r>
            <w:r>
              <w:rPr>
                <w:lang w:val="en-US"/>
              </w:rPr>
              <w:t xml:space="preserve"> indicates that the co-simulation tool automatically starts the simulator application and executes the model referenced in the model description, and </w:t>
            </w:r>
            <w:r w:rsidRPr="007E2A00">
              <w:rPr>
                <w:rStyle w:val="CODE"/>
                <w:rFonts w:eastAsia="StarSymbol"/>
                <w:lang w:val="en-US"/>
              </w:rPr>
              <w:t xml:space="preserve">fmiTrue </w:t>
            </w:r>
            <w:r w:rsidRPr="007E2A00">
              <w:rPr>
                <w:lang w:val="en-US"/>
              </w:rPr>
              <w:t>value indicates that the simulator</w:t>
            </w:r>
            <w:r>
              <w:rPr>
                <w:lang w:val="en-US"/>
              </w:rPr>
              <w:t xml:space="preserve"> indicates that the simulator application must be manually started by the user.</w:t>
            </w:r>
          </w:p>
          <w:p w:rsidR="002978F2" w:rsidRPr="007E2A00" w:rsidRDefault="002978F2" w:rsidP="002978F2">
            <w:pPr>
              <w:pStyle w:val="Textkrper-Tabelle"/>
              <w:ind w:firstLine="480"/>
              <w:rPr>
                <w:lang w:val="en-US"/>
              </w:rPr>
            </w:pPr>
            <w:r w:rsidRPr="007E2A00">
              <w:rPr>
                <w:lang w:val="en-US"/>
              </w:rPr>
              <w:t xml:space="preserve">Argument </w:t>
            </w:r>
            <w:r w:rsidRPr="007E2A00">
              <w:rPr>
                <w:rStyle w:val="CODE"/>
                <w:lang w:val="en-US"/>
              </w:rPr>
              <w:t>functions</w:t>
            </w:r>
            <w:r w:rsidRPr="007E2A00">
              <w:rPr>
                <w:lang w:val="en-US"/>
              </w:rPr>
              <w:t xml:space="preserve"> provides callback functions to be used from the model functions to utilize resources from the environment (see type </w:t>
            </w:r>
            <w:r w:rsidRPr="007E2A00">
              <w:rPr>
                <w:rStyle w:val="CODE"/>
                <w:lang w:val="en-US"/>
              </w:rPr>
              <w:t>fmiCallbackFunctions</w:t>
            </w:r>
            <w:r w:rsidRPr="007E2A00">
              <w:rPr>
                <w:lang w:val="en-US"/>
              </w:rPr>
              <w:t xml:space="preserve"> below).</w:t>
            </w:r>
          </w:p>
          <w:p w:rsidR="002978F2" w:rsidRPr="007E2A00" w:rsidRDefault="002978F2" w:rsidP="00C1697B">
            <w:pPr>
              <w:pStyle w:val="Textkrper-Tabelle"/>
              <w:spacing w:after="240"/>
              <w:ind w:firstLine="480"/>
              <w:rPr>
                <w:lang w:val="en-US"/>
              </w:rPr>
            </w:pPr>
            <w:r w:rsidRPr="007E2A00">
              <w:rPr>
                <w:lang w:val="en-US"/>
              </w:rPr>
              <w:t>If</w:t>
            </w:r>
            <w:r w:rsidRPr="007E2A00">
              <w:rPr>
                <w:rStyle w:val="CODE"/>
                <w:rFonts w:eastAsia="StarSymbol"/>
                <w:lang w:val="en-US"/>
              </w:rPr>
              <w:t xml:space="preserve"> loggingOn=fmiTrue</w:t>
            </w:r>
            <w:r w:rsidRPr="007E2A00">
              <w:rPr>
                <w:lang w:val="en-US"/>
              </w:rPr>
              <w:t xml:space="preserve">, debug logging is enabled. If </w:t>
            </w:r>
            <w:r w:rsidRPr="007E2A00">
              <w:rPr>
                <w:rStyle w:val="CODE"/>
                <w:rFonts w:eastAsia="StarSymbol"/>
                <w:lang w:val="en-US"/>
              </w:rPr>
              <w:t>loggingOn=fmiFalse</w:t>
            </w:r>
            <w:r w:rsidRPr="007E2A00">
              <w:rPr>
                <w:lang w:val="en-US"/>
              </w:rPr>
              <w:t>, debug logging is disabled.</w:t>
            </w:r>
          </w:p>
        </w:tc>
      </w:tr>
      <w:tr w:rsidR="00EE666B" w:rsidRPr="007E2A00">
        <w:trPr>
          <w:trHeight w:val="420"/>
        </w:trPr>
        <w:tc>
          <w:tcPr>
            <w:tcW w:w="8937" w:type="dxa"/>
            <w:gridSpan w:val="2"/>
          </w:tcPr>
          <w:p w:rsidR="00EE666B" w:rsidRPr="007E2A00" w:rsidRDefault="00EE666B" w:rsidP="008425FE">
            <w:pPr>
              <w:pStyle w:val="Textkrper-Tabelle"/>
              <w:tabs>
                <w:tab w:val="left" w:pos="1852"/>
              </w:tabs>
              <w:rPr>
                <w:rStyle w:val="CODE"/>
                <w:rFonts w:eastAsia="StarSymbol"/>
                <w:lang w:val="en-US"/>
              </w:rPr>
            </w:pPr>
            <w:r w:rsidRPr="007E2A00">
              <w:rPr>
                <w:rStyle w:val="CODE"/>
                <w:rFonts w:eastAsia="StarSymbol"/>
                <w:b/>
                <w:lang w:val="en-US"/>
              </w:rPr>
              <w:lastRenderedPageBreak/>
              <w:t>typedef</w:t>
            </w:r>
            <w:r w:rsidRPr="007E2A00">
              <w:rPr>
                <w:rStyle w:val="CODE"/>
                <w:rFonts w:eastAsia="StarSymbol"/>
                <w:lang w:val="en-US"/>
              </w:rPr>
              <w:t xml:space="preserve"> </w:t>
            </w:r>
            <w:r w:rsidRPr="0082044F">
              <w:rPr>
                <w:rStyle w:val="CODE"/>
                <w:rFonts w:eastAsia="StarSymbol"/>
                <w:b/>
                <w:lang w:val="en-US"/>
              </w:rPr>
              <w:t>struct</w:t>
            </w:r>
            <w:r w:rsidRPr="007E2A00">
              <w:rPr>
                <w:rStyle w:val="CODE"/>
                <w:rFonts w:eastAsia="StarSymbol"/>
                <w:lang w:val="en-US"/>
              </w:rPr>
              <w:t xml:space="preserve"> {</w:t>
            </w:r>
          </w:p>
          <w:p w:rsidR="00EE666B" w:rsidRPr="007E2A00" w:rsidRDefault="008425FE" w:rsidP="008425FE">
            <w:pPr>
              <w:pStyle w:val="Textkrper-Tabelle"/>
              <w:tabs>
                <w:tab w:val="left" w:pos="1852"/>
                <w:tab w:val="left" w:pos="3552"/>
              </w:tabs>
              <w:rPr>
                <w:rStyle w:val="CODE"/>
                <w:rFonts w:eastAsia="StarSymbol"/>
                <w:lang w:val="en-US"/>
              </w:rPr>
            </w:pPr>
            <w:r>
              <w:rPr>
                <w:rStyle w:val="CODE"/>
                <w:rFonts w:eastAsia="StarSymbol"/>
                <w:b/>
                <w:lang w:val="en-US"/>
              </w:rPr>
              <w:tab/>
            </w:r>
            <w:r w:rsidR="00EE666B" w:rsidRPr="007E2A00">
              <w:rPr>
                <w:rStyle w:val="CODE"/>
                <w:rFonts w:eastAsia="StarSymbol"/>
                <w:b/>
                <w:lang w:val="en-US"/>
              </w:rPr>
              <w:t>void</w:t>
            </w:r>
            <w:r w:rsidR="00EE666B" w:rsidRPr="007E2A00">
              <w:rPr>
                <w:rStyle w:val="CODE"/>
                <w:rFonts w:eastAsia="StarSymbol"/>
                <w:lang w:val="en-US"/>
              </w:rPr>
              <w:t xml:space="preserve"> (*logger)(</w:t>
            </w:r>
            <w:r w:rsidR="00B67E91" w:rsidRPr="007E2A00">
              <w:rPr>
                <w:rStyle w:val="CODE"/>
                <w:rFonts w:eastAsia="StarSymbol"/>
                <w:lang w:val="en-US"/>
              </w:rPr>
              <w:t>fmiComponent c</w:t>
            </w:r>
            <w:r w:rsidR="00EE666B" w:rsidRPr="007E2A00">
              <w:rPr>
                <w:rStyle w:val="CODE"/>
                <w:rFonts w:eastAsia="StarSymbol"/>
                <w:lang w:val="en-US"/>
              </w:rPr>
              <w:t xml:space="preserve">, </w:t>
            </w:r>
            <w:r w:rsidR="004A18C1" w:rsidRPr="007E2A00">
              <w:rPr>
                <w:rStyle w:val="CODE"/>
                <w:rFonts w:eastAsia="StarSymbol"/>
                <w:lang w:val="en-US"/>
              </w:rPr>
              <w:t>fmi</w:t>
            </w:r>
            <w:r w:rsidR="00EE666B" w:rsidRPr="007E2A00">
              <w:rPr>
                <w:rStyle w:val="CODE"/>
                <w:rFonts w:eastAsia="StarSymbol"/>
                <w:lang w:val="en-US"/>
              </w:rPr>
              <w:t xml:space="preserve">String instanceName, </w:t>
            </w:r>
            <w:r>
              <w:rPr>
                <w:rStyle w:val="CODE"/>
                <w:rFonts w:eastAsia="StarSymbol"/>
                <w:lang w:val="en-US"/>
              </w:rPr>
              <w:tab/>
            </w:r>
            <w:r>
              <w:rPr>
                <w:rStyle w:val="CODE"/>
                <w:rFonts w:eastAsia="StarSymbol"/>
                <w:lang w:val="en-US"/>
              </w:rPr>
              <w:tab/>
            </w:r>
            <w:r>
              <w:rPr>
                <w:rStyle w:val="CODE"/>
                <w:rFonts w:eastAsia="StarSymbol"/>
                <w:lang w:val="en-US"/>
              </w:rPr>
              <w:tab/>
            </w:r>
            <w:r w:rsidR="004A18C1" w:rsidRPr="007E2A00">
              <w:rPr>
                <w:rStyle w:val="CODE"/>
                <w:rFonts w:eastAsia="StarSymbol" w:cs="Courier New"/>
                <w:lang w:val="en-US"/>
              </w:rPr>
              <w:t>fmi</w:t>
            </w:r>
            <w:r w:rsidR="00EE666B" w:rsidRPr="007E2A00">
              <w:rPr>
                <w:rStyle w:val="CODE"/>
                <w:rFonts w:eastAsia="StarSymbol" w:cs="Courier New"/>
                <w:lang w:val="en-US"/>
              </w:rPr>
              <w:t>Status</w:t>
            </w:r>
            <w:r w:rsidR="00EE666B" w:rsidRPr="007E2A00">
              <w:rPr>
                <w:rStyle w:val="CODE"/>
                <w:rFonts w:eastAsia="StarSymbol"/>
                <w:lang w:val="en-US"/>
              </w:rPr>
              <w:t xml:space="preserve"> status</w:t>
            </w:r>
            <w:r w:rsidR="008D7796" w:rsidRPr="007E2A00">
              <w:rPr>
                <w:rStyle w:val="CODE"/>
                <w:rFonts w:eastAsia="StarSymbol"/>
                <w:lang w:val="en-US"/>
              </w:rPr>
              <w:t>, fmiString category,</w:t>
            </w:r>
            <w:r>
              <w:rPr>
                <w:rStyle w:val="CODE"/>
                <w:rFonts w:eastAsia="StarSymbol"/>
                <w:lang w:val="en-US"/>
              </w:rPr>
              <w:br/>
            </w:r>
            <w:r>
              <w:rPr>
                <w:rStyle w:val="CODE"/>
                <w:rFonts w:eastAsia="StarSymbol"/>
                <w:lang w:val="en-US"/>
              </w:rPr>
              <w:tab/>
            </w:r>
            <w:r>
              <w:rPr>
                <w:rStyle w:val="CODE"/>
                <w:rFonts w:eastAsia="StarSymbol"/>
                <w:lang w:val="en-US"/>
              </w:rPr>
              <w:tab/>
            </w:r>
            <w:r w:rsidR="008D7796" w:rsidRPr="007E2A00">
              <w:rPr>
                <w:rStyle w:val="CODE"/>
                <w:rFonts w:eastAsia="StarSymbol"/>
                <w:lang w:val="en-US"/>
              </w:rPr>
              <w:t>fmiString message, ...);</w:t>
            </w:r>
          </w:p>
          <w:p w:rsidR="00081C59" w:rsidRPr="007E2A00" w:rsidRDefault="008425FE" w:rsidP="008425FE">
            <w:pPr>
              <w:pStyle w:val="Textkrper-Tabelle"/>
              <w:tabs>
                <w:tab w:val="left" w:pos="1852"/>
              </w:tabs>
              <w:rPr>
                <w:rStyle w:val="CODE"/>
                <w:rFonts w:eastAsia="StarSymbol"/>
                <w:lang w:val="en-US"/>
              </w:rPr>
            </w:pPr>
            <w:r>
              <w:rPr>
                <w:rStyle w:val="CODE"/>
                <w:rFonts w:eastAsia="StarSymbol"/>
                <w:lang w:val="en-US"/>
              </w:rPr>
              <w:tab/>
            </w:r>
            <w:r w:rsidR="00081C59" w:rsidRPr="00C1610F">
              <w:rPr>
                <w:rStyle w:val="CODE"/>
                <w:rFonts w:eastAsia="StarSymbol"/>
                <w:b/>
                <w:lang w:val="en-US"/>
              </w:rPr>
              <w:t>void</w:t>
            </w:r>
            <w:r w:rsidR="00081C59" w:rsidRPr="007E2A00">
              <w:rPr>
                <w:rStyle w:val="CODE"/>
                <w:rFonts w:eastAsia="StarSymbol"/>
                <w:lang w:val="en-US"/>
              </w:rPr>
              <w:t xml:space="preserve"> (*stepFinished) (fmiComponent c, fmiStatus status);</w:t>
            </w:r>
          </w:p>
          <w:p w:rsidR="00F83AFA" w:rsidRPr="007E2A00" w:rsidRDefault="008425FE" w:rsidP="008425FE">
            <w:pPr>
              <w:pStyle w:val="Textkrper-Tabelle"/>
              <w:tabs>
                <w:tab w:val="left" w:pos="1852"/>
              </w:tabs>
              <w:rPr>
                <w:rStyle w:val="CODE"/>
                <w:lang w:val="en-US"/>
              </w:rPr>
            </w:pPr>
            <w:r>
              <w:rPr>
                <w:rStyle w:val="CODE"/>
                <w:lang w:val="en-US"/>
              </w:rPr>
              <w:tab/>
            </w:r>
            <w:r w:rsidR="00F83AFA" w:rsidRPr="007E2A00">
              <w:rPr>
                <w:rStyle w:val="CODE"/>
                <w:b/>
                <w:lang w:val="en-US"/>
              </w:rPr>
              <w:t>void</w:t>
            </w:r>
            <w:r w:rsidR="00F83AFA" w:rsidRPr="007E2A00">
              <w:rPr>
                <w:rStyle w:val="CODE"/>
                <w:lang w:val="en-US"/>
              </w:rPr>
              <w:t>* (*allocateMemory)(</w:t>
            </w:r>
            <w:r w:rsidR="00F83AFA" w:rsidRPr="007E2A00">
              <w:rPr>
                <w:rStyle w:val="CODE"/>
                <w:b/>
                <w:lang w:val="en-US"/>
              </w:rPr>
              <w:t>size</w:t>
            </w:r>
            <w:r w:rsidR="00F83AFA" w:rsidRPr="007E2A00">
              <w:rPr>
                <w:b/>
                <w:lang w:val="en-US"/>
              </w:rPr>
              <w:t>_</w:t>
            </w:r>
            <w:r w:rsidR="00F83AFA" w:rsidRPr="007E2A00">
              <w:rPr>
                <w:rStyle w:val="CODE"/>
                <w:b/>
                <w:lang w:val="en-US"/>
              </w:rPr>
              <w:t>t</w:t>
            </w:r>
            <w:r w:rsidR="00F83AFA" w:rsidRPr="007E2A00">
              <w:rPr>
                <w:rStyle w:val="CODE"/>
                <w:lang w:val="en-US"/>
              </w:rPr>
              <w:t xml:space="preserve"> nobj, </w:t>
            </w:r>
            <w:r w:rsidR="00F83AFA" w:rsidRPr="007E2A00">
              <w:rPr>
                <w:rStyle w:val="CODE"/>
                <w:b/>
                <w:lang w:val="en-US"/>
              </w:rPr>
              <w:t>size</w:t>
            </w:r>
            <w:r w:rsidR="00F83AFA" w:rsidRPr="007E2A00">
              <w:rPr>
                <w:b/>
                <w:lang w:val="en-US"/>
              </w:rPr>
              <w:t>_</w:t>
            </w:r>
            <w:r w:rsidR="00F83AFA" w:rsidRPr="007E2A00">
              <w:rPr>
                <w:rStyle w:val="CODE"/>
                <w:b/>
                <w:lang w:val="en-US"/>
              </w:rPr>
              <w:t>t</w:t>
            </w:r>
            <w:r w:rsidR="00F83AFA" w:rsidRPr="007E2A00">
              <w:rPr>
                <w:rStyle w:val="CODE"/>
                <w:lang w:val="en-US"/>
              </w:rPr>
              <w:t xml:space="preserve"> size);</w:t>
            </w:r>
          </w:p>
          <w:p w:rsidR="00F83AFA" w:rsidRPr="007E2A00" w:rsidRDefault="008425FE" w:rsidP="008425FE">
            <w:pPr>
              <w:pStyle w:val="Textkrper-Tabelle"/>
              <w:tabs>
                <w:tab w:val="left" w:pos="1852"/>
              </w:tabs>
              <w:rPr>
                <w:rStyle w:val="CODE"/>
                <w:lang w:val="en-US"/>
              </w:rPr>
            </w:pPr>
            <w:r>
              <w:rPr>
                <w:rStyle w:val="CODE"/>
                <w:lang w:val="en-US"/>
              </w:rPr>
              <w:tab/>
            </w:r>
            <w:r w:rsidR="00F83AFA" w:rsidRPr="007E2A00">
              <w:rPr>
                <w:rStyle w:val="CODE"/>
                <w:b/>
                <w:lang w:val="en-US"/>
              </w:rPr>
              <w:t>void</w:t>
            </w:r>
            <w:r w:rsidR="00F83AFA" w:rsidRPr="007E2A00">
              <w:rPr>
                <w:rStyle w:val="CODE"/>
                <w:lang w:val="en-US"/>
              </w:rPr>
              <w:t xml:space="preserve">  (*freeMemory)    (</w:t>
            </w:r>
            <w:r w:rsidR="00F83AFA" w:rsidRPr="007E2A00">
              <w:rPr>
                <w:rStyle w:val="CODE"/>
                <w:b/>
                <w:lang w:val="en-US"/>
              </w:rPr>
              <w:t>void</w:t>
            </w:r>
            <w:r w:rsidR="00F83AFA" w:rsidRPr="007E2A00">
              <w:rPr>
                <w:rStyle w:val="CODE"/>
                <w:lang w:val="en-US"/>
              </w:rPr>
              <w:t>* obj);</w:t>
            </w:r>
          </w:p>
          <w:p w:rsidR="00EE666B" w:rsidRPr="007E2A00" w:rsidRDefault="008425FE" w:rsidP="008425FE">
            <w:pPr>
              <w:pStyle w:val="Textkrper-Tabelle"/>
              <w:tabs>
                <w:tab w:val="left" w:pos="1852"/>
              </w:tabs>
              <w:rPr>
                <w:lang w:val="en-US"/>
              </w:rPr>
            </w:pPr>
            <w:r>
              <w:rPr>
                <w:rStyle w:val="CODE"/>
                <w:rFonts w:eastAsia="StarSymbol"/>
                <w:lang w:val="en-US"/>
              </w:rPr>
              <w:tab/>
            </w:r>
            <w:r w:rsidR="00EE666B" w:rsidRPr="007E2A00">
              <w:rPr>
                <w:rStyle w:val="CODE"/>
                <w:rFonts w:eastAsia="StarSymbol"/>
                <w:lang w:val="en-US"/>
              </w:rPr>
              <w:t xml:space="preserve">} </w:t>
            </w:r>
            <w:r w:rsidR="004A18C1" w:rsidRPr="007E2A00">
              <w:rPr>
                <w:rStyle w:val="CODE"/>
                <w:rFonts w:eastAsia="StarSymbol"/>
                <w:lang w:val="en-US"/>
              </w:rPr>
              <w:t>fmi</w:t>
            </w:r>
            <w:r w:rsidR="00EE666B" w:rsidRPr="007E2A00">
              <w:rPr>
                <w:rStyle w:val="CODE"/>
                <w:rFonts w:eastAsia="StarSymbol"/>
                <w:lang w:val="en-US"/>
              </w:rPr>
              <w:t>CallbackFunctions;</w:t>
            </w:r>
          </w:p>
        </w:tc>
      </w:tr>
      <w:tr w:rsidR="00EE666B" w:rsidRPr="007E2A00">
        <w:trPr>
          <w:trHeight w:val="420"/>
        </w:trPr>
        <w:tc>
          <w:tcPr>
            <w:tcW w:w="570" w:type="dxa"/>
          </w:tcPr>
          <w:p w:rsidR="00EE666B" w:rsidRPr="007E2A00" w:rsidRDefault="00EE666B" w:rsidP="00C1697B">
            <w:pPr>
              <w:pStyle w:val="Textkrper-Tabelle"/>
              <w:rPr>
                <w:lang w:val="en-US"/>
              </w:rPr>
            </w:pPr>
          </w:p>
        </w:tc>
        <w:tc>
          <w:tcPr>
            <w:tcW w:w="8367" w:type="dxa"/>
          </w:tcPr>
          <w:p w:rsidR="00EE666B" w:rsidRPr="007E2A00" w:rsidRDefault="00EE666B" w:rsidP="00C1697B">
            <w:pPr>
              <w:pStyle w:val="Textkrper-Tabelle"/>
              <w:spacing w:after="120"/>
              <w:rPr>
                <w:lang w:val="en-US"/>
              </w:rPr>
            </w:pPr>
            <w:r w:rsidRPr="007E2A00">
              <w:rPr>
                <w:lang w:val="en-US"/>
              </w:rPr>
              <w:t xml:space="preserve">The struct contains pointers to functions provided by the environment to be used by the </w:t>
            </w:r>
            <w:r w:rsidR="00427FF4" w:rsidRPr="007E2A00">
              <w:rPr>
                <w:lang w:val="en-US"/>
              </w:rPr>
              <w:t>s</w:t>
            </w:r>
            <w:r w:rsidRPr="007E2A00">
              <w:rPr>
                <w:lang w:val="en-US"/>
              </w:rPr>
              <w:t xml:space="preserve">lave. In the default </w:t>
            </w:r>
            <w:r w:rsidR="004A18C1" w:rsidRPr="007E2A00">
              <w:rPr>
                <w:rStyle w:val="CODE"/>
                <w:rFonts w:eastAsia="StarSymbol"/>
                <w:lang w:val="en-US"/>
              </w:rPr>
              <w:t>fmi</w:t>
            </w:r>
            <w:r w:rsidRPr="007E2A00">
              <w:rPr>
                <w:rStyle w:val="CODE"/>
                <w:lang w:val="en-US"/>
              </w:rPr>
              <w:t>Functions.h</w:t>
            </w:r>
            <w:r w:rsidRPr="007E2A00">
              <w:rPr>
                <w:lang w:val="en-US"/>
              </w:rPr>
              <w:t xml:space="preserve"> file, typdefs for the function definitions are present to simplify the usage. This is non-normative. The functions have the following meaning:</w:t>
            </w:r>
          </w:p>
          <w:p w:rsidR="00EE666B" w:rsidRPr="007E2A00" w:rsidRDefault="00EE666B" w:rsidP="00C1697B">
            <w:pPr>
              <w:pStyle w:val="Textkrper-Tabelle"/>
              <w:rPr>
                <w:lang w:val="en-US"/>
              </w:rPr>
            </w:pPr>
            <w:r w:rsidRPr="007E2A00">
              <w:rPr>
                <w:lang w:val="en-US"/>
              </w:rPr>
              <w:t xml:space="preserve">Function </w:t>
            </w:r>
            <w:r w:rsidRPr="007E2A00">
              <w:rPr>
                <w:b/>
                <w:lang w:val="en-US"/>
              </w:rPr>
              <w:t>logger</w:t>
            </w:r>
            <w:r w:rsidRPr="007E2A00">
              <w:rPr>
                <w:lang w:val="en-US"/>
              </w:rPr>
              <w:t>:</w:t>
            </w:r>
          </w:p>
          <w:p w:rsidR="00EE666B" w:rsidRPr="007E2A00" w:rsidRDefault="00EE666B" w:rsidP="00C1697B">
            <w:pPr>
              <w:pStyle w:val="Textkrper-Tabelle"/>
              <w:rPr>
                <w:lang w:val="en-US"/>
              </w:rPr>
            </w:pPr>
            <w:r w:rsidRPr="007E2A00">
              <w:rPr>
                <w:lang w:val="en-US"/>
              </w:rPr>
              <w:t>Pointer to a function that is called in the model, usually if the model function does not behave as desired. If “</w:t>
            </w:r>
            <w:r w:rsidRPr="007E2A00">
              <w:rPr>
                <w:rStyle w:val="CODE"/>
                <w:rFonts w:eastAsia="StarSymbol"/>
                <w:lang w:val="en-US"/>
              </w:rPr>
              <w:t>logger</w:t>
            </w:r>
            <w:r w:rsidRPr="007E2A00">
              <w:rPr>
                <w:lang w:val="en-US"/>
              </w:rPr>
              <w:t>” is called with “</w:t>
            </w:r>
            <w:r w:rsidRPr="007E2A00">
              <w:rPr>
                <w:rStyle w:val="CODE"/>
                <w:rFonts w:eastAsia="StarSymbol"/>
                <w:lang w:val="en-US"/>
              </w:rPr>
              <w:t xml:space="preserve">status = </w:t>
            </w:r>
            <w:r w:rsidR="004A18C1" w:rsidRPr="007E2A00">
              <w:rPr>
                <w:rStyle w:val="CODE"/>
                <w:rFonts w:eastAsia="StarSymbol"/>
                <w:lang w:val="en-US"/>
              </w:rPr>
              <w:t>fmi</w:t>
            </w:r>
            <w:r w:rsidRPr="007E2A00">
              <w:rPr>
                <w:rStyle w:val="CODE"/>
                <w:rFonts w:eastAsia="StarSymbol"/>
                <w:lang w:val="en-US"/>
              </w:rPr>
              <w:t>OK</w:t>
            </w:r>
            <w:r w:rsidRPr="007E2A00">
              <w:rPr>
                <w:lang w:val="en-US"/>
              </w:rPr>
              <w:t>”, then the message is a pure information message. “</w:t>
            </w:r>
            <w:r w:rsidRPr="007E2A00">
              <w:rPr>
                <w:rStyle w:val="CODE"/>
                <w:rFonts w:eastAsia="StarSymbol"/>
                <w:lang w:val="en-US"/>
              </w:rPr>
              <w:t>instanceName</w:t>
            </w:r>
            <w:r w:rsidRPr="007E2A00">
              <w:rPr>
                <w:lang w:val="en-US"/>
              </w:rPr>
              <w:t>” is the instance name of the model that calls this function. “</w:t>
            </w:r>
            <w:r w:rsidRPr="007E2A00">
              <w:rPr>
                <w:rStyle w:val="CODE"/>
                <w:rFonts w:eastAsia="StarSymbol"/>
                <w:lang w:val="en-US"/>
              </w:rPr>
              <w:t>category</w:t>
            </w:r>
            <w:r w:rsidRPr="007E2A00">
              <w:rPr>
                <w:lang w:val="en-US"/>
              </w:rPr>
              <w:t>” is the category of the message. Usually, “category” is only used for debug messages in order that the environment can filter the debug messages to be shown. The meaning of “category” is defined by the modeling environment that generated the model code. Argument “</w:t>
            </w:r>
            <w:r w:rsidRPr="007E2A00">
              <w:rPr>
                <w:rStyle w:val="CODE"/>
                <w:rFonts w:eastAsia="StarSymbol"/>
                <w:lang w:val="en-US"/>
              </w:rPr>
              <w:t>message</w:t>
            </w:r>
            <w:r w:rsidRPr="007E2A00">
              <w:rPr>
                <w:lang w:val="en-US"/>
              </w:rPr>
              <w:t>” is provided in the same way and with the same format control as in “</w:t>
            </w:r>
            <w:r w:rsidRPr="007E2A00">
              <w:rPr>
                <w:rStyle w:val="CODE"/>
                <w:rFonts w:eastAsia="StarSymbol"/>
                <w:lang w:val="en-US"/>
              </w:rPr>
              <w:t>printf(.</w:t>
            </w:r>
            <w:r w:rsidR="00414AE9" w:rsidRPr="007E2A00">
              <w:rPr>
                <w:rStyle w:val="CODE"/>
                <w:rFonts w:eastAsia="StarSymbol"/>
                <w:lang w:val="en-US"/>
              </w:rPr>
              <w:t>.</w:t>
            </w:r>
            <w:r w:rsidRPr="007E2A00">
              <w:rPr>
                <w:rStyle w:val="CODE"/>
                <w:rFonts w:eastAsia="StarSymbol"/>
                <w:lang w:val="en-US"/>
              </w:rPr>
              <w:t>.)</w:t>
            </w:r>
            <w:r w:rsidRPr="007E2A00">
              <w:rPr>
                <w:lang w:val="en-US"/>
              </w:rPr>
              <w:t>”. In the simplest case, this function might only print the message. It might also just store the message in a stack of buffers and via options in the environment the printing of the messages is controlled.</w:t>
            </w:r>
          </w:p>
          <w:p w:rsidR="00EE666B" w:rsidRPr="007E2A00" w:rsidRDefault="00EE666B" w:rsidP="00C1697B">
            <w:pPr>
              <w:pStyle w:val="Textkrper-Tabelle"/>
              <w:rPr>
                <w:lang w:val="en-US"/>
              </w:rPr>
            </w:pPr>
            <w:r w:rsidRPr="007E2A00">
              <w:rPr>
                <w:lang w:val="en-US"/>
              </w:rPr>
              <w:t>The logger function will append a line break to each message when writing messages after each other to a terminal or file (the messages may also be shown in other ways, e.g. as separate text-boxes in a GUI). The caller may include line-breaks (using "\n") within the message, but should avoid trailing line breaks.</w:t>
            </w:r>
          </w:p>
          <w:p w:rsidR="00EE666B" w:rsidRPr="007E2A00" w:rsidRDefault="00EE666B" w:rsidP="00C1697B">
            <w:pPr>
              <w:pStyle w:val="Textkrper-Tabelle"/>
              <w:ind w:firstLine="360"/>
              <w:rPr>
                <w:lang w:val="en-US"/>
              </w:rPr>
            </w:pPr>
            <w:r w:rsidRPr="007E2A00">
              <w:rPr>
                <w:lang w:val="en-US"/>
              </w:rPr>
              <w:t xml:space="preserve">Variables are referenced in a message with “#&lt;Type&gt;&lt;ValueReference&gt;#” where &lt;Type&gt; is “r” for </w:t>
            </w:r>
            <w:r w:rsidR="004A18C1" w:rsidRPr="00C1610F">
              <w:rPr>
                <w:rStyle w:val="CODE"/>
              </w:rPr>
              <w:t>fmi</w:t>
            </w:r>
            <w:r w:rsidRPr="00C1610F">
              <w:rPr>
                <w:rStyle w:val="CODE"/>
              </w:rPr>
              <w:t>Real</w:t>
            </w:r>
            <w:r w:rsidRPr="007E2A00">
              <w:rPr>
                <w:lang w:val="en-US"/>
              </w:rPr>
              <w:t xml:space="preserve">, “i” for </w:t>
            </w:r>
            <w:r w:rsidR="004A18C1" w:rsidRPr="00C1610F">
              <w:rPr>
                <w:rStyle w:val="CODE"/>
              </w:rPr>
              <w:t>fmi</w:t>
            </w:r>
            <w:r w:rsidRPr="00C1610F">
              <w:rPr>
                <w:rStyle w:val="CODE"/>
              </w:rPr>
              <w:t>Integer</w:t>
            </w:r>
            <w:r w:rsidRPr="007E2A00">
              <w:rPr>
                <w:lang w:val="en-US"/>
              </w:rPr>
              <w:t xml:space="preserve">, “b” for </w:t>
            </w:r>
            <w:r w:rsidR="004A18C1" w:rsidRPr="00C1610F">
              <w:rPr>
                <w:rStyle w:val="CODE"/>
              </w:rPr>
              <w:t>fmi</w:t>
            </w:r>
            <w:r w:rsidRPr="00C1610F">
              <w:rPr>
                <w:rStyle w:val="CODE"/>
              </w:rPr>
              <w:t>Boolean</w:t>
            </w:r>
            <w:r w:rsidRPr="007E2A00">
              <w:rPr>
                <w:lang w:val="en-US"/>
              </w:rPr>
              <w:t xml:space="preserve"> and “s” for </w:t>
            </w:r>
            <w:r w:rsidR="004A18C1" w:rsidRPr="00C1610F">
              <w:rPr>
                <w:rStyle w:val="CODE"/>
              </w:rPr>
              <w:t>fmi</w:t>
            </w:r>
            <w:r w:rsidRPr="00C1610F">
              <w:rPr>
                <w:rStyle w:val="CODE"/>
              </w:rPr>
              <w:t>String</w:t>
            </w:r>
            <w:r w:rsidRPr="007E2A00">
              <w:rPr>
                <w:lang w:val="en-US"/>
              </w:rPr>
              <w:t xml:space="preserve">. If character “#”shall be included in the message, it has to be prefixed with “#”, so “#” is an </w:t>
            </w:r>
            <w:r w:rsidRPr="007E2A00">
              <w:rPr>
                <w:lang w:val="en-US"/>
              </w:rPr>
              <w:lastRenderedPageBreak/>
              <w:t>escape character. Example:</w:t>
            </w:r>
          </w:p>
          <w:p w:rsidR="00EE666B" w:rsidRPr="007E2A00" w:rsidRDefault="00EE666B" w:rsidP="00C1697B">
            <w:pPr>
              <w:pStyle w:val="Blocktext"/>
              <w:spacing w:before="120" w:after="0" w:line="260" w:lineRule="exact"/>
              <w:ind w:left="480" w:right="480"/>
              <w:rPr>
                <w:lang w:val="en-US"/>
              </w:rPr>
            </w:pPr>
            <w:r w:rsidRPr="007E2A00">
              <w:rPr>
                <w:lang w:val="en-US"/>
              </w:rPr>
              <w:t>A message of the form</w:t>
            </w:r>
          </w:p>
          <w:p w:rsidR="00EE666B" w:rsidRPr="007E2A00" w:rsidRDefault="00EE666B" w:rsidP="00C1697B">
            <w:pPr>
              <w:pStyle w:val="Blocktext"/>
              <w:spacing w:after="0" w:line="260" w:lineRule="exact"/>
              <w:ind w:left="720" w:right="480"/>
              <w:rPr>
                <w:lang w:val="en-US"/>
              </w:rPr>
            </w:pPr>
            <w:r w:rsidRPr="007E2A00">
              <w:rPr>
                <w:lang w:val="en-US"/>
              </w:rPr>
              <w:t>“</w:t>
            </w:r>
            <w:r w:rsidRPr="007E2A00">
              <w:rPr>
                <w:rStyle w:val="CODE"/>
                <w:rFonts w:eastAsia="StarSymbol"/>
                <w:lang w:val="en-US"/>
              </w:rPr>
              <w:t>#r1365# must be larger than zero (used in IO channel ##4)</w:t>
            </w:r>
            <w:r w:rsidRPr="007E2A00">
              <w:rPr>
                <w:lang w:val="en-US"/>
              </w:rPr>
              <w:t>”</w:t>
            </w:r>
          </w:p>
          <w:p w:rsidR="00EE666B" w:rsidRPr="007E2A00" w:rsidRDefault="00EE666B" w:rsidP="00C1697B">
            <w:pPr>
              <w:pStyle w:val="Blocktext"/>
              <w:spacing w:after="0" w:line="260" w:lineRule="exact"/>
              <w:ind w:left="480" w:right="480"/>
              <w:rPr>
                <w:lang w:val="en-US"/>
              </w:rPr>
            </w:pPr>
            <w:r w:rsidRPr="007E2A00">
              <w:rPr>
                <w:lang w:val="en-US"/>
              </w:rPr>
              <w:t>might be changed by the environment to</w:t>
            </w:r>
          </w:p>
          <w:p w:rsidR="00EE666B" w:rsidRPr="007E2A00" w:rsidRDefault="00EE666B" w:rsidP="00C1697B">
            <w:pPr>
              <w:pStyle w:val="Blocktext"/>
              <w:spacing w:after="0" w:line="260" w:lineRule="exact"/>
              <w:ind w:left="720" w:right="480"/>
              <w:rPr>
                <w:lang w:val="en-US"/>
              </w:rPr>
            </w:pPr>
            <w:r w:rsidRPr="007E2A00">
              <w:rPr>
                <w:lang w:val="en-US"/>
              </w:rPr>
              <w:t>“</w:t>
            </w:r>
            <w:r w:rsidRPr="007E2A00">
              <w:rPr>
                <w:rStyle w:val="CODE"/>
                <w:rFonts w:eastAsia="StarSymbol"/>
                <w:lang w:val="en-US"/>
              </w:rPr>
              <w:t>body.m must be larger than zero (used in IO channel #4)</w:t>
            </w:r>
            <w:r w:rsidRPr="007E2A00">
              <w:rPr>
                <w:lang w:val="en-US"/>
              </w:rPr>
              <w:t>”</w:t>
            </w:r>
          </w:p>
          <w:p w:rsidR="00EE666B" w:rsidRPr="007E2A00" w:rsidRDefault="00EE666B" w:rsidP="00C1697B">
            <w:pPr>
              <w:pStyle w:val="Blocktext"/>
              <w:spacing w:after="0" w:line="260" w:lineRule="exact"/>
              <w:ind w:left="480" w:right="480"/>
              <w:rPr>
                <w:lang w:val="en-US"/>
              </w:rPr>
            </w:pPr>
            <w:r w:rsidRPr="007E2A00">
              <w:rPr>
                <w:lang w:val="en-US"/>
              </w:rPr>
              <w:t>if “</w:t>
            </w:r>
            <w:r w:rsidRPr="007E2A00">
              <w:rPr>
                <w:rStyle w:val="CODE"/>
                <w:rFonts w:eastAsia="StarSymbol"/>
                <w:lang w:val="en-US"/>
              </w:rPr>
              <w:t>body.m</w:t>
            </w:r>
            <w:r w:rsidRPr="007E2A00">
              <w:rPr>
                <w:lang w:val="en-US"/>
              </w:rPr>
              <w:t xml:space="preserve">” is the name of the </w:t>
            </w:r>
            <w:r w:rsidR="004A18C1" w:rsidRPr="007E2A00">
              <w:rPr>
                <w:rStyle w:val="CODE"/>
                <w:rFonts w:eastAsia="StarSymbol"/>
                <w:lang w:val="en-US"/>
              </w:rPr>
              <w:t>fmi</w:t>
            </w:r>
            <w:r w:rsidRPr="007E2A00">
              <w:rPr>
                <w:rStyle w:val="CODE"/>
                <w:rFonts w:eastAsia="StarSymbol"/>
                <w:lang w:val="en-US"/>
              </w:rPr>
              <w:t>Real</w:t>
            </w:r>
            <w:r w:rsidRPr="007E2A00">
              <w:rPr>
                <w:lang w:val="en-US"/>
              </w:rPr>
              <w:t xml:space="preserve"> variable with </w:t>
            </w:r>
            <w:r w:rsidR="004A18C1" w:rsidRPr="00C1610F">
              <w:rPr>
                <w:rStyle w:val="CODE"/>
              </w:rPr>
              <w:t>fmi</w:t>
            </w:r>
            <w:r w:rsidRPr="00C1610F">
              <w:rPr>
                <w:rStyle w:val="CODE"/>
                <w:rFonts w:eastAsia="StarSymbol"/>
              </w:rPr>
              <w:t>ValueReference</w:t>
            </w:r>
            <w:r w:rsidRPr="007E2A00">
              <w:rPr>
                <w:rStyle w:val="CODE"/>
                <w:rFonts w:eastAsia="StarSymbol"/>
                <w:lang w:val="en-US"/>
              </w:rPr>
              <w:t xml:space="preserve"> = 1365</w:t>
            </w:r>
            <w:r w:rsidRPr="007E2A00">
              <w:rPr>
                <w:lang w:val="en-US"/>
              </w:rPr>
              <w:t>.</w:t>
            </w:r>
          </w:p>
          <w:p w:rsidR="006C254E" w:rsidRPr="007E2A00" w:rsidRDefault="006C254E" w:rsidP="006C254E">
            <w:pPr>
              <w:pStyle w:val="Blocktext"/>
              <w:spacing w:after="0" w:line="260" w:lineRule="exact"/>
              <w:ind w:left="0" w:right="480"/>
              <w:rPr>
                <w:rStyle w:val="CODE"/>
                <w:rFonts w:eastAsia="StarSymbol"/>
                <w:lang w:val="en-US"/>
              </w:rPr>
            </w:pPr>
            <w:r w:rsidRPr="007E2A00">
              <w:rPr>
                <w:lang w:val="en-US"/>
              </w:rPr>
              <w:t xml:space="preserve">Function </w:t>
            </w:r>
            <w:r w:rsidRPr="007E2A00">
              <w:rPr>
                <w:b/>
                <w:szCs w:val="21"/>
                <w:lang w:val="en-US"/>
              </w:rPr>
              <w:t>stepFinished</w:t>
            </w:r>
            <w:r w:rsidRPr="007E2A00">
              <w:rPr>
                <w:rStyle w:val="CODE"/>
                <w:rFonts w:eastAsia="StarSymbol"/>
                <w:lang w:val="en-US"/>
              </w:rPr>
              <w:t>:</w:t>
            </w:r>
          </w:p>
          <w:p w:rsidR="006C254E" w:rsidRDefault="006C254E" w:rsidP="006C254E">
            <w:pPr>
              <w:pStyle w:val="Blocktext"/>
              <w:spacing w:after="0" w:line="260" w:lineRule="exact"/>
              <w:ind w:left="0" w:right="480"/>
              <w:rPr>
                <w:lang w:val="en-US"/>
              </w:rPr>
            </w:pPr>
            <w:r w:rsidRPr="007E2A00">
              <w:rPr>
                <w:lang w:val="en-US"/>
              </w:rPr>
              <w:t xml:space="preserve">Optional call back function to signal if </w:t>
            </w:r>
            <w:r w:rsidR="002936C1" w:rsidRPr="007E2A00">
              <w:rPr>
                <w:lang w:val="en-US"/>
              </w:rPr>
              <w:t xml:space="preserve">the computation of </w:t>
            </w:r>
            <w:r w:rsidRPr="007E2A00">
              <w:rPr>
                <w:lang w:val="en-US"/>
              </w:rPr>
              <w:t>a communication step is finished. A NULL pointer can be provided.</w:t>
            </w:r>
            <w:r w:rsidR="0001423F">
              <w:rPr>
                <w:lang w:val="en-US"/>
              </w:rPr>
              <w:t xml:space="preserve"> In this case </w:t>
            </w:r>
            <w:r w:rsidR="0001423F" w:rsidRPr="00C1610F">
              <w:rPr>
                <w:rStyle w:val="CODE"/>
              </w:rPr>
              <w:t>fmiDoStep</w:t>
            </w:r>
            <w:r w:rsidR="0001423F">
              <w:rPr>
                <w:lang w:val="en-US"/>
              </w:rPr>
              <w:t xml:space="preserve"> has to be carried out synchronously.</w:t>
            </w:r>
            <w:r w:rsidRPr="007E2A00">
              <w:rPr>
                <w:lang w:val="en-US"/>
              </w:rPr>
              <w:t xml:space="preserve"> If a pointer to a function is provided, it must be called after a completed communication step.</w:t>
            </w:r>
          </w:p>
          <w:p w:rsidR="00C1610F" w:rsidRPr="00432F04" w:rsidRDefault="00C1610F" w:rsidP="00C1610F">
            <w:pPr>
              <w:pStyle w:val="Textkrper-Tabelle"/>
              <w:spacing w:before="120"/>
            </w:pPr>
            <w:r w:rsidRPr="00432F04">
              <w:t xml:space="preserve">Function </w:t>
            </w:r>
            <w:r w:rsidRPr="00432F04">
              <w:rPr>
                <w:b/>
              </w:rPr>
              <w:t>allocateMemory</w:t>
            </w:r>
            <w:r w:rsidRPr="00432F04">
              <w:t>:</w:t>
            </w:r>
          </w:p>
          <w:p w:rsidR="00C1610F" w:rsidRPr="00432F04" w:rsidRDefault="00C1610F" w:rsidP="00C1610F">
            <w:pPr>
              <w:pStyle w:val="Textkrper-Tabelle"/>
              <w:spacing w:after="120"/>
            </w:pPr>
            <w:r w:rsidRPr="00432F04">
              <w:t xml:space="preserve">Pointer to a function that is called in the model if memory needs to be allocated. It is not allowed that the model uses </w:t>
            </w:r>
            <w:r w:rsidRPr="00432F04">
              <w:rPr>
                <w:rStyle w:val="CODE"/>
              </w:rPr>
              <w:t>malloc</w:t>
            </w:r>
            <w:r w:rsidRPr="00432F04">
              <w:t xml:space="preserve">, </w:t>
            </w:r>
            <w:r w:rsidRPr="00432F04">
              <w:rPr>
                <w:rStyle w:val="CODE"/>
              </w:rPr>
              <w:t>calloc</w:t>
            </w:r>
            <w:r w:rsidRPr="00432F04">
              <w:t xml:space="preserve"> or other memory allocation functions. One reason is that these functions might not be available for embedded systems on the target machine. Another reason is that the environment may have optimized or specialized memory allocation functions. </w:t>
            </w:r>
            <w:r w:rsidRPr="00432F04">
              <w:rPr>
                <w:rStyle w:val="CODE"/>
                <w:rFonts w:cs="Courier New"/>
              </w:rPr>
              <w:t>allocateMemory</w:t>
            </w:r>
            <w:r w:rsidRPr="00432F04">
              <w:t xml:space="preserve"> returns a pointer to space for a vector of </w:t>
            </w:r>
            <w:r w:rsidRPr="00432F04">
              <w:rPr>
                <w:rStyle w:val="CODE"/>
              </w:rPr>
              <w:t>nobj</w:t>
            </w:r>
            <w:r w:rsidRPr="00432F04">
              <w:t xml:space="preserve"> objects, each of size “</w:t>
            </w:r>
            <w:r w:rsidRPr="00432F04">
              <w:rPr>
                <w:rStyle w:val="CODE"/>
              </w:rPr>
              <w:t>size</w:t>
            </w:r>
            <w:r w:rsidRPr="00432F04">
              <w:t xml:space="preserve">” or </w:t>
            </w:r>
            <w:r w:rsidRPr="00432F04">
              <w:rPr>
                <w:rStyle w:val="CODE"/>
              </w:rPr>
              <w:t>NULL</w:t>
            </w:r>
            <w:r w:rsidRPr="00432F04">
              <w:t xml:space="preserve">, if the request cannot be satisfied. The space is initialized to zero bytes (a simple implementation is to use </w:t>
            </w:r>
            <w:r w:rsidRPr="00432F04">
              <w:rPr>
                <w:rStyle w:val="CODE"/>
              </w:rPr>
              <w:t>calloc</w:t>
            </w:r>
            <w:r w:rsidRPr="00432F04">
              <w:t xml:space="preserve"> from the C standard library).</w:t>
            </w:r>
          </w:p>
          <w:p w:rsidR="00C1610F" w:rsidRPr="00432F04" w:rsidRDefault="00C1610F" w:rsidP="00C1610F">
            <w:pPr>
              <w:pStyle w:val="Textkrper-Tabelle"/>
            </w:pPr>
            <w:r w:rsidRPr="00432F04">
              <w:t xml:space="preserve">Function </w:t>
            </w:r>
            <w:r w:rsidRPr="00432F04">
              <w:rPr>
                <w:b/>
              </w:rPr>
              <w:t>freeMemory</w:t>
            </w:r>
            <w:r w:rsidRPr="00432F04">
              <w:t>:</w:t>
            </w:r>
          </w:p>
          <w:p w:rsidR="00C1610F" w:rsidRDefault="00C1610F" w:rsidP="00C1610F">
            <w:pPr>
              <w:pStyle w:val="Blocktext"/>
              <w:spacing w:after="0" w:line="260" w:lineRule="exact"/>
              <w:ind w:left="0" w:right="480"/>
            </w:pPr>
            <w:r w:rsidRPr="00432F04">
              <w:t xml:space="preserve">Pointer to a function that must be called in the model if memory is freed that has been allocated with </w:t>
            </w:r>
            <w:r w:rsidRPr="00432F04">
              <w:rPr>
                <w:rStyle w:val="CODE"/>
              </w:rPr>
              <w:t>allocateMemory</w:t>
            </w:r>
            <w:r w:rsidRPr="00432F04">
              <w:t xml:space="preserve">. If a NULL pointer is provided as input argument </w:t>
            </w:r>
            <w:r w:rsidRPr="00432F04">
              <w:rPr>
                <w:rStyle w:val="CODE"/>
              </w:rPr>
              <w:t>obj</w:t>
            </w:r>
            <w:r w:rsidRPr="00432F04">
              <w:t xml:space="preserve">, the function shall perform no action (a simple implementation is to use </w:t>
            </w:r>
            <w:r w:rsidRPr="00432F04">
              <w:rPr>
                <w:rStyle w:val="CODE"/>
              </w:rPr>
              <w:t>free</w:t>
            </w:r>
            <w:r w:rsidRPr="00432F04">
              <w:t xml:space="preserve"> from the C standard library; in ANSI C89 and C99, the null pointer handling is identical as defined here).</w:t>
            </w:r>
          </w:p>
          <w:p w:rsidR="00C1610F" w:rsidRPr="007E2A00" w:rsidRDefault="00C1610F" w:rsidP="00C1610F">
            <w:pPr>
              <w:pStyle w:val="Blocktext"/>
              <w:spacing w:after="0" w:line="260" w:lineRule="exact"/>
              <w:ind w:left="0" w:right="480"/>
              <w:rPr>
                <w:lang w:val="en-US"/>
              </w:rPr>
            </w:pPr>
            <w:r>
              <w:t xml:space="preserve">The functions </w:t>
            </w:r>
            <w:r w:rsidRPr="00B26E02">
              <w:rPr>
                <w:rStyle w:val="CODE"/>
              </w:rPr>
              <w:t>allocateMem</w:t>
            </w:r>
            <w:r>
              <w:rPr>
                <w:rStyle w:val="CODE"/>
              </w:rPr>
              <w:t>o</w:t>
            </w:r>
            <w:r w:rsidRPr="00B26E02">
              <w:rPr>
                <w:rStyle w:val="CODE"/>
              </w:rPr>
              <w:t>ry</w:t>
            </w:r>
            <w:r>
              <w:t xml:space="preserve"> and </w:t>
            </w:r>
            <w:r w:rsidRPr="00B26E02">
              <w:rPr>
                <w:rStyle w:val="CODE"/>
              </w:rPr>
              <w:t>freeMemory</w:t>
            </w:r>
            <w:r>
              <w:t xml:space="preserve"> can be ignored by slaves. This is signalled by setting the capability flag </w:t>
            </w:r>
            <w:r w:rsidRPr="007E2A00">
              <w:rPr>
                <w:rStyle w:val="CODE"/>
                <w:lang w:val="en-US"/>
              </w:rPr>
              <w:t>canNotUseMemoryManagementFunctions</w:t>
            </w:r>
            <w:r>
              <w:rPr>
                <w:szCs w:val="21"/>
              </w:rPr>
              <w:t>.</w:t>
            </w:r>
            <w:r>
              <w:rPr>
                <w:szCs w:val="21"/>
              </w:rPr>
              <w:br/>
            </w:r>
          </w:p>
        </w:tc>
      </w:tr>
      <w:tr w:rsidR="00EE666B" w:rsidRPr="007E2A00">
        <w:trPr>
          <w:trHeight w:val="303"/>
        </w:trPr>
        <w:tc>
          <w:tcPr>
            <w:tcW w:w="8937" w:type="dxa"/>
            <w:gridSpan w:val="2"/>
          </w:tcPr>
          <w:p w:rsidR="00EE666B" w:rsidRPr="007E2A00" w:rsidRDefault="004A18C1" w:rsidP="00C1697B">
            <w:pPr>
              <w:pStyle w:val="Textkrper-Tabelle"/>
              <w:rPr>
                <w:lang w:val="en-US"/>
              </w:rPr>
            </w:pPr>
            <w:r w:rsidRPr="007E2A00">
              <w:rPr>
                <w:rStyle w:val="CODE"/>
                <w:rFonts w:eastAsia="StarSymbol" w:cs="Courier New"/>
                <w:lang w:val="en-US"/>
              </w:rPr>
              <w:lastRenderedPageBreak/>
              <w:t>fmi</w:t>
            </w:r>
            <w:r w:rsidR="00EE666B" w:rsidRPr="007E2A00">
              <w:rPr>
                <w:rStyle w:val="CODE"/>
                <w:rFonts w:eastAsia="StarSymbol" w:cs="Courier New"/>
                <w:lang w:val="en-US"/>
              </w:rPr>
              <w:t xml:space="preserve">Status </w:t>
            </w:r>
            <w:r w:rsidRPr="007E2A00">
              <w:rPr>
                <w:rStyle w:val="CODE"/>
                <w:rFonts w:eastAsia="StarSymbol" w:cs="Courier New"/>
                <w:lang w:val="en-US"/>
              </w:rPr>
              <w:t>fmi</w:t>
            </w:r>
            <w:r w:rsidR="00EE666B" w:rsidRPr="007E2A00">
              <w:rPr>
                <w:rStyle w:val="CODE"/>
                <w:rFonts w:eastAsia="StarSymbol"/>
                <w:lang w:val="en-US"/>
              </w:rPr>
              <w:t>Initialize</w:t>
            </w:r>
            <w:r w:rsidR="00F83AFA" w:rsidRPr="007E2A00">
              <w:rPr>
                <w:rStyle w:val="CODE"/>
                <w:rFonts w:eastAsia="StarSymbol"/>
                <w:lang w:val="en-US"/>
              </w:rPr>
              <w:t>Slave</w:t>
            </w:r>
            <w:r w:rsidR="00EE666B" w:rsidRPr="007E2A00">
              <w:rPr>
                <w:rStyle w:val="CODE"/>
                <w:rFonts w:eastAsia="StarSymbol" w:cs="Courier New"/>
                <w:lang w:val="en-US"/>
              </w:rPr>
              <w:t>(</w:t>
            </w:r>
            <w:r w:rsidR="00B67E91" w:rsidRPr="007E2A00">
              <w:rPr>
                <w:rStyle w:val="CODE"/>
                <w:rFonts w:eastAsia="StarSymbol" w:cs="Courier New"/>
                <w:lang w:val="en-US"/>
              </w:rPr>
              <w:t>fmiComponent c</w:t>
            </w:r>
            <w:r w:rsidR="00EE666B" w:rsidRPr="007E2A00">
              <w:rPr>
                <w:rStyle w:val="CODE"/>
                <w:rFonts w:eastAsia="StarSymbol" w:cs="Courier New"/>
                <w:lang w:val="en-US"/>
              </w:rPr>
              <w:t xml:space="preserve">, </w:t>
            </w:r>
            <w:r w:rsidRPr="007E2A00">
              <w:rPr>
                <w:rStyle w:val="CODE"/>
                <w:rFonts w:eastAsia="StarSymbol" w:cs="Courier New"/>
                <w:lang w:val="en-US"/>
              </w:rPr>
              <w:t>fmi</w:t>
            </w:r>
            <w:r w:rsidR="00EE666B" w:rsidRPr="007E2A00">
              <w:rPr>
                <w:rStyle w:val="CODE"/>
                <w:rFonts w:eastAsia="StarSymbol" w:cs="Courier New"/>
                <w:lang w:val="en-US"/>
              </w:rPr>
              <w:t>Real tStart,</w:t>
            </w:r>
            <w:r w:rsidR="00F83AFA" w:rsidRPr="007E2A00">
              <w:rPr>
                <w:rStyle w:val="CODE"/>
                <w:rFonts w:eastAsia="StarSymbol" w:cs="Courier New"/>
                <w:lang w:val="en-US"/>
              </w:rPr>
              <w:br/>
              <w:t xml:space="preserve">                             fmiBoolean StopTimeDefined, </w:t>
            </w:r>
            <w:r w:rsidRPr="007E2A00">
              <w:rPr>
                <w:rStyle w:val="CODE"/>
                <w:rFonts w:eastAsia="StarSymbol" w:cs="Courier New"/>
                <w:lang w:val="en-US"/>
              </w:rPr>
              <w:t>fmi</w:t>
            </w:r>
            <w:r w:rsidR="00EE666B" w:rsidRPr="007E2A00">
              <w:rPr>
                <w:rStyle w:val="CODE"/>
                <w:rFonts w:eastAsia="StarSymbol" w:cs="Courier New"/>
                <w:lang w:val="en-US"/>
              </w:rPr>
              <w:t>Real tStop);</w:t>
            </w:r>
          </w:p>
        </w:tc>
      </w:tr>
      <w:tr w:rsidR="00EE666B" w:rsidRPr="007E2A00">
        <w:trPr>
          <w:trHeight w:val="420"/>
        </w:trPr>
        <w:tc>
          <w:tcPr>
            <w:tcW w:w="570" w:type="dxa"/>
          </w:tcPr>
          <w:p w:rsidR="00EE666B" w:rsidRPr="007E2A00" w:rsidRDefault="00EE666B" w:rsidP="00C1697B">
            <w:pPr>
              <w:pStyle w:val="Textkrper-Tabelle"/>
              <w:rPr>
                <w:lang w:val="en-US"/>
              </w:rPr>
            </w:pPr>
          </w:p>
        </w:tc>
        <w:tc>
          <w:tcPr>
            <w:tcW w:w="8367" w:type="dxa"/>
          </w:tcPr>
          <w:p w:rsidR="00EE666B" w:rsidRPr="007E2A00" w:rsidRDefault="00EE666B" w:rsidP="00C1697B">
            <w:pPr>
              <w:pStyle w:val="Textkrper-Tabelle"/>
              <w:rPr>
                <w:lang w:val="en-US"/>
              </w:rPr>
            </w:pPr>
            <w:r w:rsidRPr="007E2A00">
              <w:rPr>
                <w:lang w:val="en-US"/>
              </w:rPr>
              <w:t>Informs the slave that the simulation run starts now.</w:t>
            </w:r>
          </w:p>
          <w:p w:rsidR="00F83AFA" w:rsidRPr="007E2A00" w:rsidRDefault="00EE666B" w:rsidP="00C1697B">
            <w:pPr>
              <w:pStyle w:val="Textkrper-Tabelle"/>
              <w:rPr>
                <w:lang w:val="en-US"/>
              </w:rPr>
            </w:pPr>
            <w:r w:rsidRPr="007E2A00">
              <w:rPr>
                <w:lang w:val="en-US"/>
              </w:rPr>
              <w:t xml:space="preserve">The arguments </w:t>
            </w:r>
            <w:r w:rsidRPr="007E2A00">
              <w:rPr>
                <w:rStyle w:val="CODE"/>
                <w:lang w:val="en-US"/>
              </w:rPr>
              <w:t>tStart</w:t>
            </w:r>
            <w:r w:rsidRPr="007E2A00">
              <w:rPr>
                <w:lang w:val="en-US"/>
              </w:rPr>
              <w:t xml:space="preserve"> and </w:t>
            </w:r>
            <w:r w:rsidRPr="007E2A00">
              <w:rPr>
                <w:rStyle w:val="CODE"/>
                <w:lang w:val="en-US"/>
              </w:rPr>
              <w:t>tStop</w:t>
            </w:r>
            <w:r w:rsidRPr="007E2A00">
              <w:rPr>
                <w:lang w:val="en-US"/>
              </w:rPr>
              <w:t xml:space="preserve"> can be used to check whether the model is valid within the given boundaries or to allocate memory which is necessary for storing results.</w:t>
            </w:r>
            <w:r w:rsidR="00A76394" w:rsidRPr="007E2A00">
              <w:rPr>
                <w:lang w:val="en-US"/>
              </w:rPr>
              <w:t xml:space="preserve"> If the master tries to compute past </w:t>
            </w:r>
            <w:r w:rsidR="00A76394" w:rsidRPr="00C1610F">
              <w:rPr>
                <w:rStyle w:val="CODE"/>
              </w:rPr>
              <w:t>tStop</w:t>
            </w:r>
            <w:r w:rsidR="00A76394" w:rsidRPr="007E2A00">
              <w:rPr>
                <w:lang w:val="en-US"/>
              </w:rPr>
              <w:t xml:space="preserve"> the slave returns </w:t>
            </w:r>
            <w:r w:rsidR="00A76394" w:rsidRPr="00C1610F">
              <w:rPr>
                <w:rStyle w:val="CODE"/>
              </w:rPr>
              <w:t>fmiError</w:t>
            </w:r>
            <w:r w:rsidR="00A76394" w:rsidRPr="007E2A00">
              <w:rPr>
                <w:lang w:val="en-US"/>
              </w:rPr>
              <w:t>.</w:t>
            </w:r>
            <w:r w:rsidR="00C1610F">
              <w:rPr>
                <w:lang w:val="en-US"/>
              </w:rPr>
              <w:br/>
            </w:r>
          </w:p>
        </w:tc>
      </w:tr>
      <w:tr w:rsidR="007B5E9D" w:rsidRPr="007E2A00">
        <w:tc>
          <w:tcPr>
            <w:tcW w:w="8937" w:type="dxa"/>
            <w:gridSpan w:val="2"/>
          </w:tcPr>
          <w:p w:rsidR="007B5E9D" w:rsidRPr="007E2A00" w:rsidRDefault="007B5E9D" w:rsidP="00FB1821">
            <w:pPr>
              <w:pStyle w:val="Textkrper-Tabelle"/>
              <w:rPr>
                <w:lang w:val="en-US"/>
              </w:rPr>
            </w:pPr>
            <w:r w:rsidRPr="00C1610F">
              <w:rPr>
                <w:rStyle w:val="CODE"/>
                <w:rFonts w:eastAsia="StarSymbol" w:cs="Courier New"/>
                <w:lang w:val="en-US"/>
              </w:rPr>
              <w:t>fmiStatus</w:t>
            </w:r>
            <w:r w:rsidRPr="007E2A00">
              <w:rPr>
                <w:rStyle w:val="CODE"/>
                <w:rFonts w:eastAsia="StarSymbol" w:cs="Courier New"/>
                <w:lang w:val="en-US"/>
              </w:rPr>
              <w:t xml:space="preserve"> fmi</w:t>
            </w:r>
            <w:r w:rsidRPr="007E2A00">
              <w:rPr>
                <w:rStyle w:val="CODE"/>
                <w:rFonts w:eastAsia="StarSymbol"/>
                <w:lang w:val="en-US"/>
              </w:rPr>
              <w:t>TerminateSlave</w:t>
            </w:r>
            <w:r w:rsidRPr="007E2A00">
              <w:rPr>
                <w:rStyle w:val="CODE"/>
                <w:rFonts w:eastAsia="StarSymbol" w:cs="Courier New"/>
                <w:lang w:val="en-US"/>
              </w:rPr>
              <w:t>(fmiComponent c);</w:t>
            </w:r>
          </w:p>
        </w:tc>
      </w:tr>
      <w:tr w:rsidR="007B5E9D" w:rsidRPr="007E2A00">
        <w:tc>
          <w:tcPr>
            <w:tcW w:w="570" w:type="dxa"/>
          </w:tcPr>
          <w:p w:rsidR="007B5E9D" w:rsidRPr="007E2A00" w:rsidRDefault="007B5E9D" w:rsidP="00FB1821">
            <w:pPr>
              <w:pStyle w:val="Textkrper-Tabelle"/>
              <w:rPr>
                <w:lang w:val="en-US"/>
              </w:rPr>
            </w:pPr>
          </w:p>
        </w:tc>
        <w:tc>
          <w:tcPr>
            <w:tcW w:w="8367" w:type="dxa"/>
          </w:tcPr>
          <w:p w:rsidR="007B5E9D" w:rsidRPr="007E2A00" w:rsidRDefault="007B5E9D" w:rsidP="007B5E9D">
            <w:pPr>
              <w:pStyle w:val="Textkrper-Tabelle"/>
              <w:spacing w:after="240"/>
              <w:rPr>
                <w:lang w:val="en-US"/>
              </w:rPr>
            </w:pPr>
            <w:r w:rsidRPr="007E2A00">
              <w:rPr>
                <w:lang w:val="en-US"/>
              </w:rPr>
              <w:t>Is called by the master to signal the slave the end of the co-simulation run.</w:t>
            </w:r>
          </w:p>
        </w:tc>
      </w:tr>
      <w:tr w:rsidR="00EE666B" w:rsidRPr="007E2A00">
        <w:tc>
          <w:tcPr>
            <w:tcW w:w="8937" w:type="dxa"/>
            <w:gridSpan w:val="2"/>
          </w:tcPr>
          <w:p w:rsidR="00EE666B" w:rsidRPr="007E2A00" w:rsidRDefault="00FF628C" w:rsidP="00C1697B">
            <w:pPr>
              <w:pStyle w:val="Textkrper-Tabelle"/>
              <w:rPr>
                <w:lang w:val="en-US"/>
              </w:rPr>
            </w:pPr>
            <w:r w:rsidRPr="00C1610F">
              <w:rPr>
                <w:rStyle w:val="CODE"/>
                <w:rFonts w:eastAsia="StarSymbol" w:cs="Courier New"/>
                <w:lang w:val="en-US"/>
              </w:rPr>
              <w:t>fmiStatus</w:t>
            </w:r>
            <w:r w:rsidR="00EE666B" w:rsidRPr="007E2A00">
              <w:rPr>
                <w:rStyle w:val="CODE"/>
                <w:rFonts w:eastAsia="StarSymbol" w:cs="Courier New"/>
                <w:lang w:val="en-US"/>
              </w:rPr>
              <w:t xml:space="preserve"> </w:t>
            </w:r>
            <w:r w:rsidR="004A18C1" w:rsidRPr="007E2A00">
              <w:rPr>
                <w:rStyle w:val="CODE"/>
                <w:rFonts w:eastAsia="StarSymbol" w:cs="Courier New"/>
                <w:lang w:val="en-US"/>
              </w:rPr>
              <w:t>fmi</w:t>
            </w:r>
            <w:r w:rsidR="00EE666B" w:rsidRPr="007E2A00">
              <w:rPr>
                <w:rStyle w:val="CODE"/>
                <w:rFonts w:eastAsia="StarSymbol"/>
                <w:lang w:val="en-US"/>
              </w:rPr>
              <w:t>Reset</w:t>
            </w:r>
            <w:r w:rsidR="00F83AFA" w:rsidRPr="007E2A00">
              <w:rPr>
                <w:rStyle w:val="CODE"/>
                <w:rFonts w:eastAsia="StarSymbol"/>
                <w:lang w:val="en-US"/>
              </w:rPr>
              <w:t>Slave</w:t>
            </w:r>
            <w:r w:rsidR="00EE666B" w:rsidRPr="007E2A00">
              <w:rPr>
                <w:rStyle w:val="CODE"/>
                <w:rFonts w:eastAsia="StarSymbol" w:cs="Courier New"/>
                <w:lang w:val="en-US"/>
              </w:rPr>
              <w:t>(</w:t>
            </w:r>
            <w:r w:rsidR="00B67E91" w:rsidRPr="007E2A00">
              <w:rPr>
                <w:rStyle w:val="CODE"/>
                <w:rFonts w:eastAsia="StarSymbol" w:cs="Courier New"/>
                <w:lang w:val="en-US"/>
              </w:rPr>
              <w:t>fmiComponent c</w:t>
            </w:r>
            <w:r w:rsidR="00EE666B" w:rsidRPr="007E2A00">
              <w:rPr>
                <w:rStyle w:val="CODE"/>
                <w:rFonts w:eastAsia="StarSymbol" w:cs="Courier New"/>
                <w:lang w:val="en-US"/>
              </w:rPr>
              <w:t>);</w:t>
            </w:r>
          </w:p>
        </w:tc>
      </w:tr>
      <w:tr w:rsidR="00EE666B" w:rsidRPr="007E2A00">
        <w:tc>
          <w:tcPr>
            <w:tcW w:w="570" w:type="dxa"/>
          </w:tcPr>
          <w:p w:rsidR="00EE666B" w:rsidRPr="007E2A00" w:rsidRDefault="00EE666B" w:rsidP="00C1697B">
            <w:pPr>
              <w:pStyle w:val="Textkrper-Tabelle"/>
              <w:rPr>
                <w:lang w:val="en-US"/>
              </w:rPr>
            </w:pPr>
          </w:p>
        </w:tc>
        <w:tc>
          <w:tcPr>
            <w:tcW w:w="8367" w:type="dxa"/>
          </w:tcPr>
          <w:p w:rsidR="00EE666B" w:rsidRPr="007E2A00" w:rsidRDefault="00EE666B" w:rsidP="00C1697B">
            <w:pPr>
              <w:pStyle w:val="Textkrper-Tabelle"/>
              <w:spacing w:after="240"/>
              <w:rPr>
                <w:lang w:val="en-US"/>
              </w:rPr>
            </w:pPr>
            <w:r w:rsidRPr="007E2A00">
              <w:rPr>
                <w:lang w:val="en-US"/>
              </w:rPr>
              <w:t xml:space="preserve">Is called by the master to reset the slave after a simulation run. Before starting a new run, </w:t>
            </w:r>
            <w:r w:rsidR="008C1D9E">
              <w:rPr>
                <w:rStyle w:val="CODE"/>
                <w:lang w:val="en-US"/>
              </w:rPr>
              <w:t>fmiInitializeSlave</w:t>
            </w:r>
            <w:r w:rsidRPr="007E2A00">
              <w:rPr>
                <w:lang w:val="en-US"/>
              </w:rPr>
              <w:t xml:space="preserve"> is to be called.</w:t>
            </w:r>
          </w:p>
        </w:tc>
      </w:tr>
      <w:tr w:rsidR="00EE666B" w:rsidRPr="007E2A00">
        <w:tc>
          <w:tcPr>
            <w:tcW w:w="8937" w:type="dxa"/>
            <w:gridSpan w:val="2"/>
          </w:tcPr>
          <w:p w:rsidR="00EE666B" w:rsidRPr="007E2A00" w:rsidRDefault="00EE666B" w:rsidP="00C1697B">
            <w:pPr>
              <w:pStyle w:val="Textkrper-Tabelle"/>
              <w:rPr>
                <w:lang w:val="en-US"/>
              </w:rPr>
            </w:pPr>
            <w:r w:rsidRPr="007E2A00">
              <w:rPr>
                <w:rStyle w:val="CODE"/>
                <w:rFonts w:eastAsia="StarSymbol" w:cs="Courier New"/>
                <w:b/>
                <w:lang w:val="en-US"/>
              </w:rPr>
              <w:t>void</w:t>
            </w:r>
            <w:r w:rsidRPr="007E2A00">
              <w:rPr>
                <w:rStyle w:val="CODE"/>
                <w:rFonts w:eastAsia="StarSymbol" w:cs="Courier New"/>
                <w:lang w:val="en-US"/>
              </w:rPr>
              <w:t xml:space="preserve"> </w:t>
            </w:r>
            <w:r w:rsidR="004A18C1" w:rsidRPr="007E2A00">
              <w:rPr>
                <w:rStyle w:val="CODE"/>
                <w:rFonts w:eastAsia="StarSymbol" w:cs="Courier New"/>
                <w:lang w:val="en-US"/>
              </w:rPr>
              <w:t>fmi</w:t>
            </w:r>
            <w:r w:rsidRPr="007E2A00">
              <w:rPr>
                <w:rStyle w:val="CODE"/>
                <w:rFonts w:eastAsia="StarSymbol"/>
                <w:lang w:val="en-US"/>
              </w:rPr>
              <w:t>F</w:t>
            </w:r>
            <w:r w:rsidRPr="007E2A00">
              <w:rPr>
                <w:rStyle w:val="CODE"/>
                <w:rFonts w:eastAsia="StarSymbol" w:cs="Courier New"/>
                <w:lang w:val="en-US"/>
              </w:rPr>
              <w:t>reeSlaveInstance(</w:t>
            </w:r>
            <w:r w:rsidR="00B67E91" w:rsidRPr="007E2A00">
              <w:rPr>
                <w:rStyle w:val="CODE"/>
                <w:rFonts w:eastAsia="StarSymbol" w:cs="Courier New"/>
                <w:lang w:val="en-US"/>
              </w:rPr>
              <w:t>fmiComponent c</w:t>
            </w:r>
            <w:r w:rsidRPr="007E2A00">
              <w:rPr>
                <w:rStyle w:val="CODE"/>
                <w:rFonts w:eastAsia="StarSymbol" w:cs="Courier New"/>
                <w:lang w:val="en-US"/>
              </w:rPr>
              <w:t>);</w:t>
            </w:r>
          </w:p>
        </w:tc>
      </w:tr>
      <w:tr w:rsidR="00EE666B" w:rsidRPr="007E2A00">
        <w:tc>
          <w:tcPr>
            <w:tcW w:w="570" w:type="dxa"/>
          </w:tcPr>
          <w:p w:rsidR="00EE666B" w:rsidRPr="007E2A00" w:rsidRDefault="00EE666B" w:rsidP="00C1697B">
            <w:pPr>
              <w:pStyle w:val="Textkrper-Tabelle"/>
              <w:rPr>
                <w:lang w:val="en-US"/>
              </w:rPr>
            </w:pPr>
          </w:p>
        </w:tc>
        <w:tc>
          <w:tcPr>
            <w:tcW w:w="8367" w:type="dxa"/>
          </w:tcPr>
          <w:p w:rsidR="00EE666B" w:rsidRPr="007E2A00" w:rsidRDefault="00EE666B" w:rsidP="00C1697B">
            <w:pPr>
              <w:pStyle w:val="Textkrper-Tabelle"/>
              <w:spacing w:after="240"/>
              <w:rPr>
                <w:lang w:val="en-US"/>
              </w:rPr>
            </w:pPr>
            <w:r w:rsidRPr="007E2A00">
              <w:rPr>
                <w:lang w:val="en-US"/>
              </w:rPr>
              <w:t>Dispose</w:t>
            </w:r>
            <w:r w:rsidR="00FF628C" w:rsidRPr="007E2A00">
              <w:rPr>
                <w:lang w:val="en-US"/>
              </w:rPr>
              <w:t>s</w:t>
            </w:r>
            <w:r w:rsidRPr="007E2A00">
              <w:rPr>
                <w:lang w:val="en-US"/>
              </w:rPr>
              <w:t xml:space="preserve"> the given instance</w:t>
            </w:r>
            <w:r w:rsidR="00FF628C" w:rsidRPr="007E2A00">
              <w:rPr>
                <w:lang w:val="en-US"/>
              </w:rPr>
              <w:t>,</w:t>
            </w:r>
            <w:r w:rsidRPr="007E2A00">
              <w:rPr>
                <w:lang w:val="en-US"/>
              </w:rPr>
              <w:t xml:space="preserve"> unloads the loaded model</w:t>
            </w:r>
            <w:r w:rsidR="00FF628C" w:rsidRPr="007E2A00">
              <w:rPr>
                <w:lang w:val="en-US"/>
              </w:rPr>
              <w:t>,</w:t>
            </w:r>
            <w:r w:rsidRPr="007E2A00">
              <w:rPr>
                <w:lang w:val="en-US"/>
              </w:rPr>
              <w:t xml:space="preserve"> and frees all the allocated memory and other resources that have been allocated by the functions of the </w:t>
            </w:r>
            <w:r w:rsidR="00B06718" w:rsidRPr="007E2A00">
              <w:rPr>
                <w:lang w:val="en-US"/>
              </w:rPr>
              <w:t>c</w:t>
            </w:r>
            <w:r w:rsidRPr="007E2A00">
              <w:rPr>
                <w:lang w:val="en-US"/>
              </w:rPr>
              <w:t>o-</w:t>
            </w:r>
            <w:r w:rsidR="00B06718" w:rsidRPr="007E2A00">
              <w:rPr>
                <w:lang w:val="en-US"/>
              </w:rPr>
              <w:t>s</w:t>
            </w:r>
            <w:r w:rsidRPr="007E2A00">
              <w:rPr>
                <w:lang w:val="en-US"/>
              </w:rPr>
              <w:t xml:space="preserve">imulation </w:t>
            </w:r>
            <w:r w:rsidR="00B06718" w:rsidRPr="007E2A00">
              <w:rPr>
                <w:lang w:val="en-US"/>
              </w:rPr>
              <w:t>i</w:t>
            </w:r>
            <w:r w:rsidRPr="007E2A00">
              <w:rPr>
                <w:lang w:val="en-US"/>
              </w:rPr>
              <w:t>nterface.</w:t>
            </w:r>
          </w:p>
        </w:tc>
      </w:tr>
      <w:tr w:rsidR="00EE666B" w:rsidRPr="007E2A00">
        <w:tc>
          <w:tcPr>
            <w:tcW w:w="8937" w:type="dxa"/>
            <w:gridSpan w:val="2"/>
          </w:tcPr>
          <w:p w:rsidR="00EE666B" w:rsidRPr="007E2A00" w:rsidRDefault="004A18C1" w:rsidP="000F2608">
            <w:pPr>
              <w:pStyle w:val="CODE1"/>
              <w:ind w:left="0"/>
              <w:rPr>
                <w:lang w:val="en-US"/>
              </w:rPr>
            </w:pPr>
            <w:r w:rsidRPr="00C1610F">
              <w:rPr>
                <w:lang w:val="en-US"/>
              </w:rPr>
              <w:t>fmi</w:t>
            </w:r>
            <w:r w:rsidR="00EE666B" w:rsidRPr="00C1610F">
              <w:rPr>
                <w:lang w:val="en-US"/>
              </w:rPr>
              <w:t>Status</w:t>
            </w:r>
            <w:r w:rsidR="00EE666B" w:rsidRPr="007E2A00">
              <w:rPr>
                <w:lang w:val="en-US"/>
              </w:rPr>
              <w:t xml:space="preserve"> </w:t>
            </w:r>
            <w:r w:rsidRPr="007E2A00">
              <w:rPr>
                <w:lang w:val="en-US"/>
              </w:rPr>
              <w:t>fmi</w:t>
            </w:r>
            <w:r w:rsidR="00EE666B" w:rsidRPr="007E2A00">
              <w:rPr>
                <w:lang w:val="en-US"/>
              </w:rPr>
              <w:t>SetDebugLogging(</w:t>
            </w:r>
            <w:r w:rsidR="00B67E91" w:rsidRPr="007E2A00">
              <w:rPr>
                <w:rStyle w:val="CODE"/>
                <w:rFonts w:eastAsia="StarSymbol"/>
                <w:lang w:val="en-US"/>
              </w:rPr>
              <w:t>fmiComponent c</w:t>
            </w:r>
            <w:r w:rsidR="00EE666B" w:rsidRPr="007E2A00">
              <w:rPr>
                <w:lang w:val="en-US"/>
              </w:rPr>
              <w:t xml:space="preserve">, </w:t>
            </w:r>
            <w:r w:rsidRPr="007E2A00">
              <w:rPr>
                <w:lang w:val="en-US"/>
              </w:rPr>
              <w:t>fmi</w:t>
            </w:r>
            <w:r w:rsidR="00EE666B" w:rsidRPr="007E2A00">
              <w:rPr>
                <w:lang w:val="en-US"/>
              </w:rPr>
              <w:t>Boolean loggingOn)</w:t>
            </w:r>
            <w:r w:rsidR="002F0246">
              <w:rPr>
                <w:lang w:val="en-US"/>
              </w:rPr>
              <w:t>;</w:t>
            </w:r>
            <w:r w:rsidR="00EE666B" w:rsidRPr="007E2A00">
              <w:rPr>
                <w:lang w:val="en-US"/>
              </w:rPr>
              <w:t xml:space="preserve"> </w:t>
            </w:r>
          </w:p>
        </w:tc>
      </w:tr>
      <w:tr w:rsidR="00EE666B" w:rsidRPr="007E2A00">
        <w:tc>
          <w:tcPr>
            <w:tcW w:w="570" w:type="dxa"/>
          </w:tcPr>
          <w:p w:rsidR="00EE666B" w:rsidRPr="007E2A00" w:rsidRDefault="00EE666B" w:rsidP="00C1697B">
            <w:pPr>
              <w:pStyle w:val="Textkrper-Tabelle"/>
              <w:rPr>
                <w:lang w:val="en-US"/>
              </w:rPr>
            </w:pPr>
          </w:p>
        </w:tc>
        <w:tc>
          <w:tcPr>
            <w:tcW w:w="8367" w:type="dxa"/>
          </w:tcPr>
          <w:p w:rsidR="00EE666B" w:rsidRPr="007E2A00" w:rsidRDefault="00EE666B" w:rsidP="00C1697B">
            <w:pPr>
              <w:pStyle w:val="Textkrper-Tabelle"/>
              <w:spacing w:after="240"/>
              <w:rPr>
                <w:lang w:val="en-US"/>
              </w:rPr>
            </w:pPr>
            <w:r w:rsidRPr="007E2A00">
              <w:rPr>
                <w:lang w:val="en-US"/>
              </w:rPr>
              <w:t xml:space="preserve">If </w:t>
            </w:r>
            <w:r w:rsidRPr="007E2A00">
              <w:rPr>
                <w:rStyle w:val="CODE"/>
                <w:rFonts w:eastAsia="StarSymbol"/>
                <w:lang w:val="en-US"/>
              </w:rPr>
              <w:t>loggingOn=</w:t>
            </w:r>
            <w:r w:rsidR="004A18C1" w:rsidRPr="007E2A00">
              <w:rPr>
                <w:rStyle w:val="CODE"/>
                <w:rFonts w:eastAsia="StarSymbol"/>
                <w:lang w:val="en-US"/>
              </w:rPr>
              <w:t>fmi</w:t>
            </w:r>
            <w:r w:rsidRPr="007E2A00">
              <w:rPr>
                <w:rStyle w:val="CODE"/>
                <w:rFonts w:eastAsia="StarSymbol"/>
                <w:lang w:val="en-US"/>
              </w:rPr>
              <w:t>True</w:t>
            </w:r>
            <w:r w:rsidRPr="007E2A00">
              <w:rPr>
                <w:lang w:val="en-US"/>
              </w:rPr>
              <w:t>, debug logging is enabled, otherwise it is switched off.</w:t>
            </w:r>
          </w:p>
        </w:tc>
      </w:tr>
    </w:tbl>
    <w:p w:rsidR="00EE666B" w:rsidRPr="007E2A00" w:rsidRDefault="00EE666B" w:rsidP="00EE666B">
      <w:pPr>
        <w:rPr>
          <w:lang w:val="en-US"/>
        </w:rPr>
      </w:pPr>
    </w:p>
    <w:p w:rsidR="00EE666B" w:rsidRPr="007E2A00" w:rsidRDefault="00EE666B" w:rsidP="00C1282E">
      <w:pPr>
        <w:pStyle w:val="berschrift3"/>
      </w:pPr>
      <w:bookmarkStart w:id="192" w:name="_Toc247964771"/>
      <w:bookmarkStart w:id="193" w:name="_Toc274647154"/>
      <w:r w:rsidRPr="007E2A00">
        <w:t>Transfer of input / output values</w:t>
      </w:r>
      <w:bookmarkEnd w:id="192"/>
      <w:r w:rsidR="005F6956" w:rsidRPr="007E2A00">
        <w:t xml:space="preserve"> and parameters</w:t>
      </w:r>
      <w:bookmarkEnd w:id="193"/>
    </w:p>
    <w:p w:rsidR="00EE666B" w:rsidRPr="007E2A00" w:rsidRDefault="00EE666B" w:rsidP="00A374B2">
      <w:pPr>
        <w:pStyle w:val="Textkrper"/>
      </w:pPr>
      <w:r w:rsidRPr="007E2A00">
        <w:t xml:space="preserve">Input and output variables are identified with a variable handle called “value reference”. The handle is defined in the </w:t>
      </w:r>
      <w:r w:rsidR="00B06718" w:rsidRPr="007E2A00">
        <w:t>c</w:t>
      </w:r>
      <w:r w:rsidRPr="007E2A00">
        <w:t>o-</w:t>
      </w:r>
      <w:r w:rsidR="00B06718" w:rsidRPr="007E2A00">
        <w:t>s</w:t>
      </w:r>
      <w:r w:rsidRPr="007E2A00">
        <w:t xml:space="preserve">imulation </w:t>
      </w:r>
      <w:r w:rsidR="00B06718" w:rsidRPr="007E2A00">
        <w:t>d</w:t>
      </w:r>
      <w:r w:rsidRPr="007E2A00">
        <w:t xml:space="preserve">escription file (as “ValueReference” in element “ScalarVariable”). It is a unique reference within each Slave instance for a scalar variable with respect to its base type (like </w:t>
      </w:r>
      <w:r w:rsidR="004A18C1" w:rsidRPr="007E2A00">
        <w:rPr>
          <w:rStyle w:val="CODE"/>
        </w:rPr>
        <w:t>fmi</w:t>
      </w:r>
      <w:r w:rsidRPr="007E2A00">
        <w:rPr>
          <w:rStyle w:val="CODE"/>
        </w:rPr>
        <w:t>Real</w:t>
      </w:r>
      <w:r w:rsidRPr="007E2A00">
        <w:t>) and is internal information of the slave.</w:t>
      </w:r>
    </w:p>
    <w:p w:rsidR="00A374B2" w:rsidRPr="007E2A00" w:rsidRDefault="00A374B2" w:rsidP="00A374B2">
      <w:pPr>
        <w:pStyle w:val="Textkrper"/>
        <w:rPr>
          <w:sz w:val="10"/>
          <w:szCs w:val="10"/>
        </w:rPr>
      </w:pPr>
    </w:p>
    <w:tbl>
      <w:tblPr>
        <w:tblW w:w="0" w:type="auto"/>
        <w:tblInd w:w="348" w:type="dxa"/>
        <w:tblLook w:val="01E0" w:firstRow="1" w:lastRow="1" w:firstColumn="1" w:lastColumn="1" w:noHBand="0" w:noVBand="0"/>
      </w:tblPr>
      <w:tblGrid>
        <w:gridCol w:w="559"/>
        <w:gridCol w:w="8378"/>
      </w:tblGrid>
      <w:tr w:rsidR="00EE666B" w:rsidRPr="007E2A00">
        <w:tc>
          <w:tcPr>
            <w:tcW w:w="8937" w:type="dxa"/>
            <w:gridSpan w:val="2"/>
          </w:tcPr>
          <w:p w:rsidR="00EE666B" w:rsidRPr="007E2A00" w:rsidRDefault="004A18C1" w:rsidP="008425FE">
            <w:pPr>
              <w:pStyle w:val="Textkrper-Tabelle"/>
              <w:tabs>
                <w:tab w:val="left" w:pos="2752"/>
              </w:tabs>
              <w:rPr>
                <w:rStyle w:val="CODE"/>
                <w:rFonts w:eastAsia="StarSymbol"/>
                <w:lang w:val="en-US"/>
              </w:rPr>
            </w:pPr>
            <w:r w:rsidRPr="007E2A00">
              <w:rPr>
                <w:rStyle w:val="CODE"/>
                <w:rFonts w:eastAsia="StarSymbol"/>
                <w:lang w:val="en-US"/>
              </w:rPr>
              <w:t>fmi</w:t>
            </w:r>
            <w:r w:rsidR="00EE666B" w:rsidRPr="007E2A00">
              <w:rPr>
                <w:rStyle w:val="CODE"/>
                <w:rFonts w:eastAsia="StarSymbol"/>
                <w:lang w:val="en-US"/>
              </w:rPr>
              <w:t xml:space="preserve">Status </w:t>
            </w:r>
            <w:r w:rsidRPr="007E2A00">
              <w:rPr>
                <w:rStyle w:val="CODE"/>
                <w:rFonts w:eastAsia="StarSymbol"/>
                <w:lang w:val="en-US"/>
              </w:rPr>
              <w:t>fmi</w:t>
            </w:r>
            <w:r w:rsidR="00EE666B" w:rsidRPr="007E2A00">
              <w:rPr>
                <w:rStyle w:val="CODE"/>
                <w:rFonts w:eastAsia="StarSymbol"/>
                <w:lang w:val="en-US"/>
              </w:rPr>
              <w:t>SetReal   (</w:t>
            </w:r>
            <w:r w:rsidR="00B67E91" w:rsidRPr="008425FE">
              <w:rPr>
                <w:rStyle w:val="CODE"/>
                <w:rFonts w:eastAsia="StarSymbol"/>
              </w:rPr>
              <w:t>fmiComponent</w:t>
            </w:r>
            <w:r w:rsidR="00EE666B" w:rsidRPr="007E2A00">
              <w:rPr>
                <w:rStyle w:val="CODE"/>
                <w:rFonts w:eastAsia="StarSymbol"/>
                <w:lang w:val="en-US"/>
              </w:rPr>
              <w:t xml:space="preserve"> c, </w:t>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lang w:val="en-US"/>
              </w:rPr>
              <w:t>fmi</w:t>
            </w:r>
            <w:r w:rsidR="00EE666B" w:rsidRPr="007E2A00">
              <w:rPr>
                <w:rStyle w:val="CODE"/>
                <w:rFonts w:eastAsia="StarSymbol"/>
                <w:lang w:val="en-US"/>
              </w:rPr>
              <w:t xml:space="preserve">ValueReference vr[], </w:t>
            </w:r>
            <w:r w:rsidRPr="007E2A00">
              <w:rPr>
                <w:rStyle w:val="CODE"/>
                <w:rFonts w:eastAsia="StarSymbol"/>
                <w:lang w:val="en-US"/>
              </w:rPr>
              <w:br/>
            </w:r>
            <w:r w:rsidR="008425FE">
              <w:rPr>
                <w:rStyle w:val="CODE"/>
                <w:rFonts w:eastAsia="StarSymbol"/>
                <w:lang w:val="en-US"/>
              </w:rPr>
              <w:tab/>
            </w:r>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r w:rsidR="00EE666B" w:rsidRPr="007E2A00">
              <w:rPr>
                <w:rStyle w:val="CODE"/>
                <w:rFonts w:eastAsia="StarSymbol"/>
                <w:lang w:val="en-US"/>
              </w:rPr>
              <w:t xml:space="preserve"> nvr,</w:t>
            </w:r>
            <w:r w:rsidRPr="007E2A00">
              <w:rPr>
                <w:rStyle w:val="CODE"/>
                <w:rFonts w:eastAsia="StarSymbol"/>
                <w:lang w:val="en-US"/>
              </w:rPr>
              <w:t xml:space="preserve"> </w:t>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lang w:val="en-US"/>
              </w:rPr>
              <w:t>fmi</w:t>
            </w:r>
            <w:r w:rsidR="00EE666B" w:rsidRPr="007E2A00">
              <w:rPr>
                <w:rStyle w:val="CODE"/>
                <w:rFonts w:eastAsia="StarSymbol"/>
                <w:lang w:val="en-US"/>
              </w:rPr>
              <w:t>Real value[]);</w:t>
            </w:r>
          </w:p>
          <w:p w:rsidR="004A18C1" w:rsidRPr="007E2A00" w:rsidRDefault="004A18C1" w:rsidP="008425FE">
            <w:pPr>
              <w:pStyle w:val="Textkrper-Tabelle"/>
              <w:tabs>
                <w:tab w:val="left" w:pos="2752"/>
              </w:tabs>
              <w:rPr>
                <w:rStyle w:val="CODE"/>
                <w:rFonts w:eastAsia="StarSymbol" w:cs="Courier New"/>
                <w:lang w:val="en-US"/>
              </w:rPr>
            </w:pPr>
            <w:r w:rsidRPr="007E2A00">
              <w:rPr>
                <w:rStyle w:val="CODE"/>
                <w:rFonts w:eastAsia="StarSymbol"/>
                <w:lang w:val="en-US"/>
              </w:rPr>
              <w:t>fmi</w:t>
            </w:r>
            <w:r w:rsidR="00EE666B" w:rsidRPr="007E2A00">
              <w:rPr>
                <w:rStyle w:val="CODE"/>
                <w:rFonts w:eastAsia="StarSymbol"/>
                <w:lang w:val="en-US"/>
              </w:rPr>
              <w:t>Status</w:t>
            </w:r>
            <w:r w:rsidR="00EE666B" w:rsidRPr="007E2A00">
              <w:rPr>
                <w:rStyle w:val="CODE"/>
                <w:rFonts w:eastAsia="StarSymbol" w:cs="Courier New"/>
                <w:lang w:val="en-US"/>
              </w:rPr>
              <w:t xml:space="preserve"> </w:t>
            </w:r>
            <w:r w:rsidRPr="007E2A00">
              <w:rPr>
                <w:rStyle w:val="CODE"/>
                <w:rFonts w:eastAsia="StarSymbol" w:cs="Courier New"/>
                <w:lang w:val="en-US"/>
              </w:rPr>
              <w:t>fmi</w:t>
            </w:r>
            <w:r w:rsidR="00EE666B" w:rsidRPr="007E2A00">
              <w:rPr>
                <w:rStyle w:val="CODE"/>
                <w:rFonts w:eastAsia="StarSymbol" w:cs="Courier New"/>
                <w:lang w:val="en-US"/>
              </w:rPr>
              <w:t>SetInteger(</w:t>
            </w:r>
            <w:r w:rsidR="00B67E91" w:rsidRPr="007E2A00">
              <w:rPr>
                <w:rStyle w:val="CODE"/>
                <w:rFonts w:eastAsia="StarSymbol"/>
                <w:lang w:val="en-US"/>
              </w:rPr>
              <w:t>fmiComponent</w:t>
            </w:r>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cs="Courier New"/>
                <w:lang w:val="en-US"/>
              </w:rPr>
              <w:t>fmi</w:t>
            </w:r>
            <w:r w:rsidR="00EE666B" w:rsidRPr="007E2A00">
              <w:rPr>
                <w:rStyle w:val="CODE"/>
                <w:rFonts w:eastAsia="StarSymbol" w:cs="Courier New"/>
                <w:lang w:val="en-US"/>
              </w:rPr>
              <w:t xml:space="preserve">ValueReference vr[], </w:t>
            </w:r>
          </w:p>
          <w:p w:rsidR="00EE666B" w:rsidRPr="007E2A00" w:rsidRDefault="008425FE" w:rsidP="008425FE">
            <w:pPr>
              <w:pStyle w:val="Textkrper-Tabelle"/>
              <w:tabs>
                <w:tab w:val="left" w:pos="2752"/>
              </w:tabs>
              <w:rPr>
                <w:rStyle w:val="CODE"/>
                <w:rFonts w:eastAsia="StarSymbol"/>
                <w:lang w:val="en-US"/>
              </w:rPr>
            </w:pPr>
            <w:r>
              <w:rPr>
                <w:rStyle w:val="CODE"/>
                <w:rFonts w:eastAsia="StarSymbol" w:cs="Courier New"/>
                <w:lang w:val="en-US"/>
              </w:rPr>
              <w:tab/>
            </w:r>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r w:rsidR="00EE666B" w:rsidRPr="007E2A00">
              <w:rPr>
                <w:rStyle w:val="CODE"/>
                <w:rFonts w:eastAsia="StarSymbol"/>
                <w:lang w:val="en-US"/>
              </w:rPr>
              <w:t xml:space="preserve"> nvr,</w:t>
            </w:r>
            <w:r w:rsidR="004A18C1" w:rsidRPr="007E2A00">
              <w:rPr>
                <w:rStyle w:val="CODE"/>
                <w:rFonts w:eastAsia="StarSymbol"/>
                <w:lang w:val="en-US"/>
              </w:rPr>
              <w:t xml:space="preserve"> </w:t>
            </w:r>
            <w:r w:rsidR="00EE666B" w:rsidRPr="007E2A00">
              <w:rPr>
                <w:rStyle w:val="CODE"/>
                <w:rFonts w:eastAsia="StarSymbol"/>
                <w:b/>
                <w:lang w:val="en-US"/>
              </w:rPr>
              <w:t>const</w:t>
            </w:r>
            <w:r w:rsidR="00EE666B" w:rsidRPr="007E2A00">
              <w:rPr>
                <w:rStyle w:val="CODE"/>
                <w:rFonts w:eastAsia="StarSymbol"/>
                <w:lang w:val="en-US"/>
              </w:rPr>
              <w:t xml:space="preserve"> </w:t>
            </w:r>
            <w:r w:rsidR="004A18C1" w:rsidRPr="007E2A00">
              <w:rPr>
                <w:rStyle w:val="CODE"/>
                <w:rFonts w:eastAsia="StarSymbol" w:cs="Courier New"/>
                <w:lang w:val="en-US"/>
              </w:rPr>
              <w:t>fmi</w:t>
            </w:r>
            <w:r w:rsidR="00EE666B" w:rsidRPr="007E2A00">
              <w:rPr>
                <w:rStyle w:val="CODE"/>
                <w:rFonts w:eastAsia="StarSymbol" w:cs="Courier New"/>
                <w:lang w:val="en-US"/>
              </w:rPr>
              <w:t>Integer value</w:t>
            </w:r>
            <w:r w:rsidR="00EE666B" w:rsidRPr="007E2A00">
              <w:rPr>
                <w:rStyle w:val="CODE"/>
                <w:rFonts w:eastAsia="StarSymbol"/>
                <w:lang w:val="en-US"/>
              </w:rPr>
              <w:t>[]</w:t>
            </w:r>
            <w:r w:rsidR="00EE666B" w:rsidRPr="007E2A00">
              <w:rPr>
                <w:rStyle w:val="CODE"/>
                <w:rFonts w:eastAsia="StarSymbol" w:cs="Courier New"/>
                <w:lang w:val="en-US"/>
              </w:rPr>
              <w:t>);</w:t>
            </w:r>
          </w:p>
          <w:p w:rsidR="004A18C1" w:rsidRPr="007E2A00" w:rsidRDefault="004A18C1" w:rsidP="008425FE">
            <w:pPr>
              <w:pStyle w:val="Textkrper-Tabelle"/>
              <w:tabs>
                <w:tab w:val="left" w:pos="2752"/>
              </w:tabs>
              <w:rPr>
                <w:rStyle w:val="CODE"/>
                <w:rFonts w:eastAsia="StarSymbol"/>
                <w:lang w:val="en-US"/>
              </w:rPr>
            </w:pPr>
            <w:r w:rsidRPr="007E2A00">
              <w:rPr>
                <w:rStyle w:val="CODE"/>
                <w:rFonts w:eastAsia="StarSymbol"/>
                <w:lang w:val="en-US"/>
              </w:rPr>
              <w:t>fmi</w:t>
            </w:r>
            <w:r w:rsidR="00EE666B" w:rsidRPr="007E2A00">
              <w:rPr>
                <w:rStyle w:val="CODE"/>
                <w:rFonts w:eastAsia="StarSymbol"/>
                <w:lang w:val="en-US"/>
              </w:rPr>
              <w:t xml:space="preserve">Status </w:t>
            </w:r>
            <w:r w:rsidRPr="007E2A00">
              <w:rPr>
                <w:rStyle w:val="CODE"/>
                <w:rFonts w:eastAsia="StarSymbol" w:cs="Courier New"/>
                <w:lang w:val="en-US"/>
              </w:rPr>
              <w:t>fmi</w:t>
            </w:r>
            <w:r w:rsidR="00EE666B" w:rsidRPr="007E2A00">
              <w:rPr>
                <w:rStyle w:val="CODE"/>
                <w:rFonts w:eastAsia="StarSymbol" w:cs="Courier New"/>
                <w:lang w:val="en-US"/>
              </w:rPr>
              <w:t>SetBoolean(</w:t>
            </w:r>
            <w:r w:rsidR="00B67E91" w:rsidRPr="007E2A00">
              <w:rPr>
                <w:rStyle w:val="CODE"/>
                <w:rFonts w:eastAsia="StarSymbol"/>
                <w:lang w:val="en-US"/>
              </w:rPr>
              <w:t>fmiComponent</w:t>
            </w:r>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cs="Courier New"/>
                <w:lang w:val="en-US"/>
              </w:rPr>
              <w:t>fmi</w:t>
            </w:r>
            <w:r w:rsidR="00EE666B" w:rsidRPr="007E2A00">
              <w:rPr>
                <w:rStyle w:val="CODE"/>
                <w:rFonts w:eastAsia="StarSymbol" w:cs="Courier New"/>
                <w:lang w:val="en-US"/>
              </w:rPr>
              <w:t>ValueReference v</w:t>
            </w:r>
            <w:r w:rsidR="00EE666B" w:rsidRPr="007E2A00">
              <w:rPr>
                <w:rStyle w:val="CODE"/>
                <w:rFonts w:eastAsia="StarSymbol"/>
                <w:lang w:val="en-US"/>
              </w:rPr>
              <w:t xml:space="preserve">r[], </w:t>
            </w:r>
          </w:p>
          <w:p w:rsidR="00EE666B" w:rsidRPr="007E2A00" w:rsidRDefault="008425FE" w:rsidP="008425FE">
            <w:pPr>
              <w:pStyle w:val="Textkrper-Tabelle"/>
              <w:tabs>
                <w:tab w:val="left" w:pos="2752"/>
              </w:tabs>
              <w:rPr>
                <w:rStyle w:val="CODE"/>
                <w:rFonts w:eastAsia="StarSymbol"/>
                <w:lang w:val="en-US"/>
              </w:rPr>
            </w:pPr>
            <w:r>
              <w:rPr>
                <w:rStyle w:val="CODE"/>
                <w:rFonts w:eastAsia="StarSymbol"/>
                <w:lang w:val="en-US"/>
              </w:rPr>
              <w:tab/>
            </w:r>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r w:rsidR="00EE666B" w:rsidRPr="007E2A00">
              <w:rPr>
                <w:rStyle w:val="CODE"/>
                <w:rFonts w:eastAsia="StarSymbol"/>
                <w:lang w:val="en-US"/>
              </w:rPr>
              <w:t xml:space="preserve"> nvr,</w:t>
            </w:r>
            <w:r w:rsidR="004A18C1" w:rsidRPr="007E2A00">
              <w:rPr>
                <w:rStyle w:val="CODE"/>
                <w:rFonts w:eastAsia="StarSymbol"/>
                <w:lang w:val="en-US"/>
              </w:rPr>
              <w:t xml:space="preserve"> </w:t>
            </w:r>
            <w:r w:rsidR="00EE666B" w:rsidRPr="007E2A00">
              <w:rPr>
                <w:rStyle w:val="CODE"/>
                <w:rFonts w:eastAsia="StarSymbol"/>
                <w:b/>
                <w:lang w:val="en-US"/>
              </w:rPr>
              <w:t>const</w:t>
            </w:r>
            <w:r w:rsidR="00EE666B" w:rsidRPr="007E2A00">
              <w:rPr>
                <w:rStyle w:val="CODE"/>
                <w:rFonts w:eastAsia="StarSymbol"/>
                <w:lang w:val="en-US"/>
              </w:rPr>
              <w:t xml:space="preserve"> </w:t>
            </w:r>
            <w:r w:rsidR="004A18C1" w:rsidRPr="007E2A00">
              <w:rPr>
                <w:rStyle w:val="CODE"/>
                <w:rFonts w:eastAsia="StarSymbol" w:cs="Courier New"/>
                <w:lang w:val="en-US"/>
              </w:rPr>
              <w:t>fmi</w:t>
            </w:r>
            <w:r w:rsidR="00EE666B" w:rsidRPr="007E2A00">
              <w:rPr>
                <w:rStyle w:val="CODE"/>
                <w:rFonts w:eastAsia="StarSymbol" w:cs="Courier New"/>
                <w:lang w:val="en-US"/>
              </w:rPr>
              <w:t>Boolean value</w:t>
            </w:r>
            <w:r w:rsidR="00EE666B" w:rsidRPr="007E2A00">
              <w:rPr>
                <w:rStyle w:val="CODE"/>
                <w:rFonts w:eastAsia="StarSymbol"/>
                <w:lang w:val="en-US"/>
              </w:rPr>
              <w:t>[]</w:t>
            </w:r>
            <w:r w:rsidR="00EE666B" w:rsidRPr="007E2A00">
              <w:rPr>
                <w:rStyle w:val="CODE"/>
                <w:rFonts w:eastAsia="StarSymbol" w:cs="Courier New"/>
                <w:lang w:val="en-US"/>
              </w:rPr>
              <w:t>);</w:t>
            </w:r>
          </w:p>
          <w:p w:rsidR="004A18C1" w:rsidRPr="007E2A00" w:rsidRDefault="004A18C1" w:rsidP="008425FE">
            <w:pPr>
              <w:pStyle w:val="Textkrper-Tabelle"/>
              <w:tabs>
                <w:tab w:val="left" w:pos="2752"/>
              </w:tabs>
              <w:rPr>
                <w:rStyle w:val="CODE"/>
                <w:rFonts w:eastAsia="StarSymbol" w:cs="Courier New"/>
                <w:lang w:val="en-US"/>
              </w:rPr>
            </w:pPr>
            <w:r w:rsidRPr="007E2A00">
              <w:rPr>
                <w:rStyle w:val="CODE"/>
                <w:rFonts w:eastAsia="StarSymbol"/>
                <w:lang w:val="en-US"/>
              </w:rPr>
              <w:t>fmi</w:t>
            </w:r>
            <w:r w:rsidR="00EE666B" w:rsidRPr="007E2A00">
              <w:rPr>
                <w:rStyle w:val="CODE"/>
                <w:rFonts w:eastAsia="StarSymbol"/>
                <w:lang w:val="en-US"/>
              </w:rPr>
              <w:t xml:space="preserve">Status </w:t>
            </w:r>
            <w:r w:rsidRPr="007E2A00">
              <w:rPr>
                <w:rStyle w:val="CODE"/>
                <w:rFonts w:eastAsia="StarSymbol"/>
                <w:lang w:val="en-US"/>
              </w:rPr>
              <w:t>fmi</w:t>
            </w:r>
            <w:r w:rsidR="00EE666B" w:rsidRPr="007E2A00">
              <w:rPr>
                <w:rStyle w:val="CODE"/>
                <w:rFonts w:eastAsia="StarSymbol" w:cs="Courier New"/>
                <w:lang w:val="en-US"/>
              </w:rPr>
              <w:t>SetString (</w:t>
            </w:r>
            <w:r w:rsidR="00B67E91" w:rsidRPr="007E2A00">
              <w:rPr>
                <w:rStyle w:val="CODE"/>
                <w:rFonts w:eastAsia="StarSymbol"/>
                <w:lang w:val="en-US"/>
              </w:rPr>
              <w:t>fmiComponent</w:t>
            </w:r>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cs="Courier New"/>
                <w:lang w:val="en-US"/>
              </w:rPr>
              <w:t>fmi</w:t>
            </w:r>
            <w:r w:rsidR="00EE666B" w:rsidRPr="007E2A00">
              <w:rPr>
                <w:rStyle w:val="CODE"/>
                <w:rFonts w:eastAsia="StarSymbol" w:cs="Courier New"/>
                <w:lang w:val="en-US"/>
              </w:rPr>
              <w:t xml:space="preserve">ValueReference vr[], </w:t>
            </w:r>
          </w:p>
          <w:p w:rsidR="00EE666B" w:rsidRPr="007E2A00" w:rsidRDefault="008425FE" w:rsidP="008425FE">
            <w:pPr>
              <w:pStyle w:val="Textkrper-Tabelle"/>
              <w:tabs>
                <w:tab w:val="left" w:pos="2752"/>
              </w:tabs>
              <w:rPr>
                <w:rFonts w:ascii="Courier New" w:eastAsia="StarSymbol" w:hAnsi="Courier New"/>
                <w:sz w:val="19"/>
                <w:lang w:val="en-US"/>
              </w:rPr>
            </w:pPr>
            <w:r>
              <w:rPr>
                <w:rStyle w:val="CODE"/>
                <w:rFonts w:eastAsia="StarSymbol" w:cs="Courier New"/>
                <w:lang w:val="en-US"/>
              </w:rPr>
              <w:tab/>
            </w:r>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r w:rsidR="00EE666B" w:rsidRPr="007E2A00">
              <w:rPr>
                <w:rStyle w:val="CODE"/>
                <w:rFonts w:eastAsia="StarSymbol"/>
                <w:lang w:val="en-US"/>
              </w:rPr>
              <w:t xml:space="preserve"> nvr,</w:t>
            </w:r>
            <w:r w:rsidR="004A18C1" w:rsidRPr="007E2A00">
              <w:rPr>
                <w:rStyle w:val="CODE"/>
                <w:rFonts w:eastAsia="StarSymbol"/>
                <w:lang w:val="en-US"/>
              </w:rPr>
              <w:t xml:space="preserve"> </w:t>
            </w:r>
            <w:r w:rsidR="00EE666B" w:rsidRPr="007E2A00">
              <w:rPr>
                <w:rStyle w:val="CODE"/>
                <w:rFonts w:eastAsia="StarSymbol"/>
                <w:b/>
                <w:lang w:val="en-US"/>
              </w:rPr>
              <w:t>const</w:t>
            </w:r>
            <w:r w:rsidR="00EE666B" w:rsidRPr="007E2A00">
              <w:rPr>
                <w:rStyle w:val="CODE"/>
                <w:rFonts w:eastAsia="StarSymbol"/>
                <w:lang w:val="en-US"/>
              </w:rPr>
              <w:t xml:space="preserve"> </w:t>
            </w:r>
            <w:r w:rsidR="004A18C1" w:rsidRPr="007E2A00">
              <w:rPr>
                <w:rStyle w:val="CODE"/>
                <w:rFonts w:eastAsia="StarSymbol" w:cs="Courier New"/>
                <w:lang w:val="en-US"/>
              </w:rPr>
              <w:t>fmi</w:t>
            </w:r>
            <w:r w:rsidR="00EE666B" w:rsidRPr="007E2A00">
              <w:rPr>
                <w:rStyle w:val="CODE"/>
                <w:rFonts w:eastAsia="StarSymbol" w:cs="Courier New"/>
                <w:lang w:val="en-US"/>
              </w:rPr>
              <w:t>String value</w:t>
            </w:r>
            <w:r w:rsidR="00EE666B" w:rsidRPr="007E2A00">
              <w:rPr>
                <w:rStyle w:val="CODE"/>
                <w:rFonts w:eastAsia="StarSymbol"/>
                <w:lang w:val="en-US"/>
              </w:rPr>
              <w:t>[]</w:t>
            </w:r>
            <w:r w:rsidR="00EE666B" w:rsidRPr="007E2A00">
              <w:rPr>
                <w:rStyle w:val="CODE"/>
                <w:rFonts w:eastAsia="StarSymbol" w:cs="Courier New"/>
                <w:lang w:val="en-US"/>
              </w:rPr>
              <w:t>);</w:t>
            </w:r>
          </w:p>
        </w:tc>
      </w:tr>
      <w:tr w:rsidR="00EE666B" w:rsidRPr="007E2A00">
        <w:tc>
          <w:tcPr>
            <w:tcW w:w="559" w:type="dxa"/>
          </w:tcPr>
          <w:p w:rsidR="00EE666B" w:rsidRPr="007E2A00" w:rsidRDefault="00EE666B" w:rsidP="00C1697B">
            <w:pPr>
              <w:pStyle w:val="Textkrper-Tabelle"/>
              <w:rPr>
                <w:lang w:val="en-US"/>
              </w:rPr>
            </w:pPr>
          </w:p>
        </w:tc>
        <w:tc>
          <w:tcPr>
            <w:tcW w:w="8378" w:type="dxa"/>
          </w:tcPr>
          <w:p w:rsidR="00EE666B" w:rsidRPr="007E2A00" w:rsidRDefault="00EE666B" w:rsidP="00C1697B">
            <w:pPr>
              <w:pStyle w:val="Textkrper-Tabelle"/>
              <w:spacing w:after="120"/>
              <w:rPr>
                <w:szCs w:val="20"/>
                <w:lang w:val="en-US"/>
              </w:rPr>
            </w:pPr>
            <w:r w:rsidRPr="007E2A00">
              <w:rPr>
                <w:szCs w:val="20"/>
                <w:lang w:val="en-US"/>
              </w:rPr>
              <w:t xml:space="preserve">Set values of inputs. Argument </w:t>
            </w:r>
            <w:r w:rsidR="00C1610F">
              <w:rPr>
                <w:rStyle w:val="CODE"/>
                <w:rFonts w:eastAsia="StarSymbol"/>
                <w:sz w:val="20"/>
                <w:szCs w:val="20"/>
                <w:lang w:val="en-US"/>
              </w:rPr>
              <w:t>vr</w:t>
            </w:r>
            <w:r w:rsidRPr="007E2A00">
              <w:rPr>
                <w:szCs w:val="20"/>
                <w:lang w:val="en-US"/>
              </w:rPr>
              <w:t xml:space="preserve"> is a</w:t>
            </w:r>
            <w:r w:rsidR="00DF7AAB">
              <w:rPr>
                <w:szCs w:val="20"/>
                <w:lang w:val="en-US"/>
              </w:rPr>
              <w:t xml:space="preserve"> (possibly empty)</w:t>
            </w:r>
            <w:r w:rsidRPr="007E2A00">
              <w:rPr>
                <w:szCs w:val="20"/>
                <w:lang w:val="en-US"/>
              </w:rPr>
              <w:t xml:space="preserve"> vector of </w:t>
            </w:r>
            <w:r w:rsidRPr="007E2A00">
              <w:rPr>
                <w:rStyle w:val="CODE"/>
                <w:rFonts w:eastAsia="StarSymbol"/>
                <w:sz w:val="20"/>
                <w:szCs w:val="20"/>
                <w:lang w:val="en-US"/>
              </w:rPr>
              <w:t>nvr</w:t>
            </w:r>
            <w:r w:rsidRPr="007E2A00">
              <w:rPr>
                <w:szCs w:val="20"/>
                <w:lang w:val="en-US"/>
              </w:rPr>
              <w:t xml:space="preserve"> value references that define the variables that shall be set. Argument </w:t>
            </w:r>
            <w:r w:rsidRPr="007E2A00">
              <w:rPr>
                <w:rStyle w:val="CODE"/>
                <w:rFonts w:eastAsia="StarSymbol" w:cs="Courier New"/>
                <w:sz w:val="20"/>
                <w:szCs w:val="20"/>
                <w:lang w:val="en-US"/>
              </w:rPr>
              <w:t>value</w:t>
            </w:r>
            <w:r w:rsidRPr="007E2A00">
              <w:rPr>
                <w:szCs w:val="20"/>
                <w:lang w:val="en-US"/>
              </w:rPr>
              <w:t xml:space="preserve"> is a vector with the actual values of these variables. </w:t>
            </w:r>
            <w:r w:rsidR="003733C7">
              <w:rPr>
                <w:szCs w:val="20"/>
                <w:lang w:val="en-US"/>
              </w:rPr>
              <w:t xml:space="preserve">The slave has to copy </w:t>
            </w:r>
            <w:r w:rsidR="003931AC">
              <w:rPr>
                <w:szCs w:val="20"/>
                <w:lang w:val="en-US"/>
              </w:rPr>
              <w:t xml:space="preserve">the content of the </w:t>
            </w:r>
            <w:r w:rsidR="003733C7" w:rsidRPr="007E2A00">
              <w:rPr>
                <w:rStyle w:val="CODE"/>
                <w:rFonts w:eastAsia="StarSymbol" w:cs="Courier New"/>
                <w:sz w:val="20"/>
                <w:szCs w:val="20"/>
                <w:lang w:val="en-US"/>
              </w:rPr>
              <w:t>value</w:t>
            </w:r>
            <w:r w:rsidR="003733C7">
              <w:rPr>
                <w:szCs w:val="20"/>
                <w:lang w:val="en-US"/>
              </w:rPr>
              <w:t xml:space="preserve"> array </w:t>
            </w:r>
            <w:r w:rsidR="003931AC">
              <w:rPr>
                <w:szCs w:val="20"/>
                <w:lang w:val="en-US"/>
              </w:rPr>
              <w:t>if it needs them after return</w:t>
            </w:r>
            <w:r w:rsidR="003733C7">
              <w:rPr>
                <w:szCs w:val="20"/>
                <w:lang w:val="en-US"/>
              </w:rPr>
              <w:t>ing</w:t>
            </w:r>
            <w:r w:rsidR="003931AC">
              <w:rPr>
                <w:szCs w:val="20"/>
                <w:lang w:val="en-US"/>
              </w:rPr>
              <w:t xml:space="preserve">. </w:t>
            </w:r>
            <w:r w:rsidR="003733C7">
              <w:rPr>
                <w:szCs w:val="20"/>
                <w:lang w:val="en-US"/>
              </w:rPr>
              <w:t xml:space="preserve">The master may </w:t>
            </w:r>
            <w:r w:rsidR="00E86BA3">
              <w:rPr>
                <w:szCs w:val="20"/>
                <w:lang w:val="en-US"/>
              </w:rPr>
              <w:t>deallocate the array</w:t>
            </w:r>
            <w:r w:rsidR="003733C7">
              <w:rPr>
                <w:szCs w:val="20"/>
                <w:lang w:val="en-US"/>
              </w:rPr>
              <w:t>.</w:t>
            </w:r>
          </w:p>
          <w:p w:rsidR="00EE666B" w:rsidRPr="007E2A00" w:rsidRDefault="00EE666B" w:rsidP="00C1697B">
            <w:pPr>
              <w:pStyle w:val="Textkrper-Tabelle"/>
              <w:spacing w:after="120"/>
              <w:rPr>
                <w:szCs w:val="20"/>
                <w:lang w:val="en-US"/>
              </w:rPr>
            </w:pPr>
            <w:r w:rsidRPr="007E2A00">
              <w:rPr>
                <w:szCs w:val="20"/>
                <w:lang w:val="en-US"/>
              </w:rPr>
              <w:t xml:space="preserve">Restrictions </w:t>
            </w:r>
            <w:ins w:id="194" w:author="andreas" w:date="2017-03-27T12:06:00Z">
              <w:r w:rsidR="002B0E85">
                <w:rPr>
                  <w:szCs w:val="20"/>
                  <w:lang w:val="en-US"/>
                </w:rPr>
                <w:t xml:space="preserve">and clarifications </w:t>
              </w:r>
            </w:ins>
            <w:r w:rsidRPr="007E2A00">
              <w:rPr>
                <w:szCs w:val="20"/>
                <w:lang w:val="en-US"/>
              </w:rPr>
              <w:t xml:space="preserve">on using the </w:t>
            </w:r>
            <w:r w:rsidR="004A18C1" w:rsidRPr="007E2A00">
              <w:rPr>
                <w:rStyle w:val="CODE"/>
                <w:rFonts w:eastAsia="StarSymbol"/>
                <w:sz w:val="20"/>
                <w:szCs w:val="20"/>
                <w:lang w:val="en-US"/>
              </w:rPr>
              <w:t>fmi</w:t>
            </w:r>
            <w:r w:rsidRPr="007E2A00">
              <w:rPr>
                <w:rStyle w:val="CODE"/>
                <w:rFonts w:eastAsia="StarSymbol"/>
                <w:sz w:val="20"/>
                <w:szCs w:val="20"/>
                <w:lang w:val="en-US"/>
              </w:rPr>
              <w:t>SetXXX</w:t>
            </w:r>
            <w:r w:rsidRPr="007E2A00">
              <w:rPr>
                <w:szCs w:val="20"/>
                <w:lang w:val="en-US"/>
              </w:rPr>
              <w:t xml:space="preserve"> functions (see also section </w:t>
            </w:r>
            <w:r w:rsidR="00597456" w:rsidRPr="007E2A00">
              <w:rPr>
                <w:szCs w:val="20"/>
                <w:lang w:val="en-US"/>
              </w:rPr>
              <w:fldChar w:fldCharType="begin"/>
            </w:r>
            <w:r w:rsidR="00597456" w:rsidRPr="007E2A00">
              <w:rPr>
                <w:szCs w:val="20"/>
                <w:lang w:val="en-US"/>
              </w:rPr>
              <w:instrText xml:space="preserve"> REF _Ref248821801 \r \h  \* MERGEFORMAT </w:instrText>
            </w:r>
            <w:r w:rsidR="00597456" w:rsidRPr="007E2A00">
              <w:rPr>
                <w:szCs w:val="20"/>
                <w:lang w:val="en-US"/>
              </w:rPr>
            </w:r>
            <w:r w:rsidR="00597456" w:rsidRPr="007E2A00">
              <w:rPr>
                <w:szCs w:val="20"/>
                <w:lang w:val="en-US"/>
              </w:rPr>
              <w:fldChar w:fldCharType="separate"/>
            </w:r>
            <w:r w:rsidR="0010528C">
              <w:rPr>
                <w:szCs w:val="20"/>
                <w:lang w:val="en-US"/>
              </w:rPr>
              <w:t>3.3</w:t>
            </w:r>
            <w:r w:rsidR="00597456" w:rsidRPr="007E2A00">
              <w:rPr>
                <w:szCs w:val="20"/>
                <w:lang w:val="en-US"/>
              </w:rPr>
              <w:fldChar w:fldCharType="end"/>
            </w:r>
            <w:r w:rsidRPr="007E2A00">
              <w:rPr>
                <w:szCs w:val="20"/>
                <w:lang w:val="en-US"/>
              </w:rPr>
              <w:t>):</w:t>
            </w:r>
          </w:p>
          <w:p w:rsidR="00EE666B" w:rsidRPr="007E2A00" w:rsidRDefault="00EE666B" w:rsidP="00EE666B">
            <w:pPr>
              <w:pStyle w:val="Textkrper-Tabelle"/>
              <w:numPr>
                <w:ilvl w:val="0"/>
                <w:numId w:val="21"/>
              </w:numPr>
              <w:spacing w:line="260" w:lineRule="exact"/>
              <w:rPr>
                <w:szCs w:val="20"/>
                <w:lang w:val="en-US"/>
              </w:rPr>
            </w:pPr>
            <w:r w:rsidRPr="007E2A00">
              <w:rPr>
                <w:szCs w:val="20"/>
                <w:lang w:val="en-US"/>
              </w:rPr>
              <w:t xml:space="preserve">These functions can only be called after calling </w:t>
            </w:r>
            <w:r w:rsidR="004A18C1" w:rsidRPr="007E2A00">
              <w:rPr>
                <w:rStyle w:val="CODE"/>
                <w:rFonts w:eastAsia="StarSymbol"/>
                <w:sz w:val="20"/>
                <w:szCs w:val="20"/>
                <w:lang w:val="en-US"/>
              </w:rPr>
              <w:t>fmi</w:t>
            </w:r>
            <w:r w:rsidRPr="007E2A00">
              <w:rPr>
                <w:rStyle w:val="CODE"/>
                <w:rFonts w:eastAsia="StarSymbol"/>
                <w:sz w:val="20"/>
                <w:szCs w:val="20"/>
                <w:lang w:val="en-US"/>
              </w:rPr>
              <w:t>InstantiateSlave</w:t>
            </w:r>
            <w:r w:rsidRPr="007E2A00">
              <w:rPr>
                <w:szCs w:val="20"/>
                <w:lang w:val="en-US"/>
              </w:rPr>
              <w:t>(</w:t>
            </w:r>
            <w:r w:rsidR="00414AE9" w:rsidRPr="007E2A00">
              <w:rPr>
                <w:szCs w:val="20"/>
                <w:lang w:val="en-US"/>
              </w:rPr>
              <w:t>…</w:t>
            </w:r>
            <w:r w:rsidRPr="007E2A00">
              <w:rPr>
                <w:szCs w:val="20"/>
                <w:lang w:val="en-US"/>
              </w:rPr>
              <w:t xml:space="preserve">) and before </w:t>
            </w:r>
            <w:r w:rsidR="004A18C1" w:rsidRPr="007E2A00">
              <w:rPr>
                <w:rStyle w:val="CODE"/>
                <w:rFonts w:eastAsia="StarSymbol"/>
                <w:sz w:val="20"/>
                <w:szCs w:val="20"/>
                <w:lang w:val="en-US"/>
              </w:rPr>
              <w:t>fmi</w:t>
            </w:r>
            <w:r w:rsidRPr="007E2A00">
              <w:rPr>
                <w:rStyle w:val="CODE"/>
                <w:rFonts w:eastAsia="StarSymbol"/>
                <w:sz w:val="20"/>
                <w:szCs w:val="20"/>
                <w:lang w:val="en-US"/>
              </w:rPr>
              <w:t>FreeSlave</w:t>
            </w:r>
            <w:r w:rsidRPr="007E2A00">
              <w:rPr>
                <w:szCs w:val="20"/>
                <w:lang w:val="en-US"/>
              </w:rPr>
              <w:t>(</w:t>
            </w:r>
            <w:r w:rsidR="00414AE9" w:rsidRPr="007E2A00">
              <w:rPr>
                <w:szCs w:val="20"/>
                <w:lang w:val="en-US"/>
              </w:rPr>
              <w:t>...</w:t>
            </w:r>
            <w:r w:rsidRPr="007E2A00">
              <w:rPr>
                <w:szCs w:val="20"/>
                <w:lang w:val="en-US"/>
              </w:rPr>
              <w:t>).</w:t>
            </w:r>
          </w:p>
          <w:p w:rsidR="00EE666B" w:rsidRPr="007E2A00" w:rsidRDefault="00EE666B" w:rsidP="00EE666B">
            <w:pPr>
              <w:pStyle w:val="Textkrper-Tabelle"/>
              <w:numPr>
                <w:ilvl w:val="0"/>
                <w:numId w:val="21"/>
              </w:numPr>
              <w:spacing w:line="260" w:lineRule="exact"/>
              <w:rPr>
                <w:lang w:val="en-US"/>
              </w:rPr>
            </w:pPr>
            <w:r w:rsidRPr="007E2A00">
              <w:rPr>
                <w:szCs w:val="20"/>
                <w:lang w:val="en-US"/>
              </w:rPr>
              <w:t>Besides (1), they can always be called on inputs (ScalarVariable.Causality = “input”)</w:t>
            </w:r>
            <w:r w:rsidR="0088692C">
              <w:rPr>
                <w:szCs w:val="20"/>
                <w:lang w:val="en-US"/>
              </w:rPr>
              <w:t>.</w:t>
            </w:r>
          </w:p>
          <w:p w:rsidR="005F6956" w:rsidRPr="002B0E85" w:rsidRDefault="005F6956" w:rsidP="00EE666B">
            <w:pPr>
              <w:pStyle w:val="Textkrper-Tabelle"/>
              <w:numPr>
                <w:ilvl w:val="0"/>
                <w:numId w:val="21"/>
              </w:numPr>
              <w:spacing w:line="260" w:lineRule="exact"/>
              <w:rPr>
                <w:ins w:id="195" w:author="andreas" w:date="2017-03-27T12:07:00Z"/>
                <w:rStyle w:val="CODE"/>
                <w:rFonts w:ascii="Arial" w:hAnsi="Arial"/>
                <w:sz w:val="24"/>
                <w:lang w:val="en-US"/>
                <w:rPrChange w:id="196" w:author="andreas" w:date="2017-03-27T12:07:00Z">
                  <w:rPr>
                    <w:ins w:id="197" w:author="andreas" w:date="2017-03-27T12:07:00Z"/>
                    <w:rStyle w:val="CODE"/>
                    <w:lang w:val="en-US"/>
                  </w:rPr>
                </w:rPrChange>
              </w:rPr>
            </w:pPr>
            <w:r w:rsidRPr="007E2A00">
              <w:rPr>
                <w:szCs w:val="20"/>
                <w:lang w:val="en-US"/>
              </w:rPr>
              <w:t xml:space="preserve">For parameters (ScalarVariable.causality = “input” and ScalarVariable.variability = “parameter”) the functions can only be called between </w:t>
            </w:r>
            <w:r w:rsidRPr="007E2A00">
              <w:rPr>
                <w:rStyle w:val="CODE"/>
                <w:rFonts w:eastAsia="StarSymbol"/>
                <w:lang w:val="en-US"/>
              </w:rPr>
              <w:t>fmiInstantiateSlave</w:t>
            </w:r>
            <w:r w:rsidRPr="007E2A00">
              <w:rPr>
                <w:rStyle w:val="CODE"/>
                <w:lang w:val="en-US"/>
              </w:rPr>
              <w:t>(..</w:t>
            </w:r>
            <w:r w:rsidR="00414AE9" w:rsidRPr="007E2A00">
              <w:rPr>
                <w:rStyle w:val="CODE"/>
                <w:lang w:val="en-US"/>
              </w:rPr>
              <w:t>.</w:t>
            </w:r>
            <w:r w:rsidRPr="007E2A00">
              <w:rPr>
                <w:rStyle w:val="CODE"/>
                <w:lang w:val="en-US"/>
              </w:rPr>
              <w:t>)</w:t>
            </w:r>
            <w:r w:rsidRPr="007E2A00">
              <w:rPr>
                <w:szCs w:val="20"/>
                <w:lang w:val="en-US"/>
              </w:rPr>
              <w:t xml:space="preserve"> and </w:t>
            </w:r>
            <w:r w:rsidR="008C1D9E">
              <w:rPr>
                <w:rStyle w:val="CODE"/>
                <w:rFonts w:eastAsia="StarSymbol"/>
                <w:lang w:val="en-US"/>
              </w:rPr>
              <w:t>fmiInitializeSlave</w:t>
            </w:r>
            <w:r w:rsidRPr="007E2A00">
              <w:rPr>
                <w:rStyle w:val="CODE"/>
                <w:lang w:val="en-US"/>
              </w:rPr>
              <w:t>(.</w:t>
            </w:r>
            <w:r w:rsidR="00B66948" w:rsidRPr="007E2A00">
              <w:rPr>
                <w:rStyle w:val="CODE"/>
                <w:lang w:val="en-US"/>
              </w:rPr>
              <w:t>.</w:t>
            </w:r>
            <w:r w:rsidRPr="007E2A00">
              <w:rPr>
                <w:rStyle w:val="CODE"/>
                <w:lang w:val="en-US"/>
              </w:rPr>
              <w:t>.)</w:t>
            </w:r>
            <w:r w:rsidR="0088692C">
              <w:rPr>
                <w:rStyle w:val="CODE"/>
                <w:lang w:val="en-US"/>
              </w:rPr>
              <w:t>.</w:t>
            </w:r>
          </w:p>
          <w:p w:rsidR="002B0E85" w:rsidRPr="002B0E85" w:rsidRDefault="002B0E85" w:rsidP="00EE666B">
            <w:pPr>
              <w:pStyle w:val="Textkrper-Tabelle"/>
              <w:numPr>
                <w:ilvl w:val="0"/>
                <w:numId w:val="21"/>
              </w:numPr>
              <w:spacing w:line="260" w:lineRule="exact"/>
              <w:rPr>
                <w:ins w:id="198" w:author="andreas" w:date="2017-03-27T12:12:00Z"/>
                <w:rStyle w:val="CODE"/>
                <w:rFonts w:ascii="Arial" w:hAnsi="Arial" w:cs="Arial"/>
                <w:sz w:val="20"/>
                <w:szCs w:val="20"/>
                <w:lang w:val="en-US"/>
                <w:rPrChange w:id="199" w:author="andreas" w:date="2017-03-27T12:12:00Z">
                  <w:rPr>
                    <w:ins w:id="200" w:author="andreas" w:date="2017-03-27T12:12:00Z"/>
                    <w:rStyle w:val="CODE"/>
                    <w:rFonts w:ascii="Arial" w:hAnsi="Arial" w:cs="Arial"/>
                    <w:i/>
                    <w:sz w:val="20"/>
                    <w:szCs w:val="20"/>
                    <w:lang w:val="en-US"/>
                  </w:rPr>
                </w:rPrChange>
              </w:rPr>
            </w:pPr>
            <w:ins w:id="201" w:author="andreas" w:date="2017-03-27T12:07:00Z">
              <w:r>
                <w:rPr>
                  <w:rStyle w:val="CODE"/>
                  <w:rFonts w:ascii="Arial" w:hAnsi="Arial" w:cs="Arial"/>
                  <w:sz w:val="20"/>
                  <w:szCs w:val="20"/>
                  <w:lang w:val="en-US"/>
                </w:rPr>
                <w:t xml:space="preserve">If a value reference appears multiple times in </w:t>
              </w:r>
              <w:r w:rsidRPr="009D3DE2">
                <w:rPr>
                  <w:rStyle w:val="CODE"/>
                  <w:rFonts w:cs="Courier New"/>
                  <w:sz w:val="20"/>
                  <w:szCs w:val="20"/>
                  <w:lang w:val="en-US"/>
                </w:rPr>
                <w:t>vr[]</w:t>
              </w:r>
              <w:r>
                <w:rPr>
                  <w:rStyle w:val="CODE"/>
                  <w:rFonts w:ascii="Arial" w:hAnsi="Arial" w:cs="Arial"/>
                  <w:sz w:val="20"/>
                  <w:szCs w:val="20"/>
                  <w:lang w:val="en-US"/>
                </w:rPr>
                <w:t xml:space="preserve"> then the last value will be set.</w:t>
              </w:r>
            </w:ins>
            <w:ins w:id="202" w:author="andreas" w:date="2017-03-27T12:09:00Z">
              <w:r>
                <w:rPr>
                  <w:rStyle w:val="CODE"/>
                  <w:rFonts w:ascii="Arial" w:hAnsi="Arial" w:cs="Arial"/>
                  <w:sz w:val="20"/>
                  <w:szCs w:val="20"/>
                  <w:lang w:val="en-US"/>
                </w:rPr>
                <w:t xml:space="preserve"> </w:t>
              </w:r>
              <w:r w:rsidRPr="002B0E85">
                <w:rPr>
                  <w:rStyle w:val="CODE"/>
                  <w:rFonts w:ascii="Arial" w:hAnsi="Arial" w:cs="Arial"/>
                  <w:i/>
                  <w:sz w:val="20"/>
                  <w:szCs w:val="20"/>
                  <w:lang w:val="en-US"/>
                  <w:rPrChange w:id="203" w:author="andreas" w:date="2017-03-27T12:11:00Z">
                    <w:rPr>
                      <w:rStyle w:val="CODE"/>
                      <w:rFonts w:ascii="Arial" w:hAnsi="Arial" w:cs="Arial"/>
                      <w:sz w:val="20"/>
                      <w:szCs w:val="20"/>
                      <w:lang w:val="en-US"/>
                    </w:rPr>
                  </w:rPrChange>
                </w:rPr>
                <w:t xml:space="preserve">[This way the results is the same as calling </w:t>
              </w:r>
            </w:ins>
            <w:ins w:id="204" w:author="andreas" w:date="2017-03-27T12:10:00Z">
              <w:r w:rsidRPr="002B0E85">
                <w:rPr>
                  <w:rStyle w:val="CODE"/>
                  <w:rFonts w:ascii="Arial" w:hAnsi="Arial" w:cs="Arial"/>
                  <w:i/>
                  <w:sz w:val="20"/>
                  <w:szCs w:val="20"/>
                  <w:lang w:val="en-US"/>
                  <w:rPrChange w:id="205" w:author="andreas" w:date="2017-03-27T12:11:00Z">
                    <w:rPr>
                      <w:rStyle w:val="CODE"/>
                      <w:rFonts w:ascii="Arial" w:hAnsi="Arial" w:cs="Arial"/>
                      <w:sz w:val="20"/>
                      <w:szCs w:val="20"/>
                      <w:lang w:val="en-US"/>
                    </w:rPr>
                  </w:rPrChange>
                </w:rPr>
                <w:t xml:space="preserve">the function </w:t>
              </w:r>
            </w:ins>
            <w:ins w:id="206" w:author="andreas" w:date="2017-03-27T12:09:00Z">
              <w:r w:rsidRPr="002B0E85">
                <w:rPr>
                  <w:rStyle w:val="CODE"/>
                  <w:rFonts w:ascii="Arial" w:hAnsi="Arial" w:cs="Arial"/>
                  <w:i/>
                  <w:sz w:val="20"/>
                  <w:szCs w:val="20"/>
                  <w:lang w:val="en-US"/>
                  <w:rPrChange w:id="207" w:author="andreas" w:date="2017-03-27T12:11:00Z">
                    <w:rPr>
                      <w:rStyle w:val="CODE"/>
                      <w:rFonts w:ascii="Arial" w:hAnsi="Arial" w:cs="Arial"/>
                      <w:sz w:val="20"/>
                      <w:szCs w:val="20"/>
                      <w:lang w:val="en-US"/>
                    </w:rPr>
                  </w:rPrChange>
                </w:rPr>
                <w:t>multiple times with the same</w:t>
              </w:r>
            </w:ins>
            <w:ins w:id="208" w:author="andreas" w:date="2017-03-27T12:10:00Z">
              <w:r w:rsidRPr="002B0E85">
                <w:rPr>
                  <w:rStyle w:val="CODE"/>
                  <w:rFonts w:ascii="Arial" w:hAnsi="Arial" w:cs="Arial"/>
                  <w:i/>
                  <w:sz w:val="20"/>
                  <w:szCs w:val="20"/>
                  <w:lang w:val="en-US"/>
                  <w:rPrChange w:id="209" w:author="andreas" w:date="2017-03-27T12:11:00Z">
                    <w:rPr>
                      <w:rStyle w:val="CODE"/>
                      <w:rFonts w:ascii="Arial" w:hAnsi="Arial" w:cs="Arial"/>
                      <w:sz w:val="20"/>
                      <w:szCs w:val="20"/>
                      <w:lang w:val="en-US"/>
                    </w:rPr>
                  </w:rPrChange>
                </w:rPr>
                <w:t xml:space="preserve"> value reference.]</w:t>
              </w:r>
            </w:ins>
          </w:p>
          <w:p w:rsidR="002B0E85" w:rsidRPr="002B0E85" w:rsidRDefault="002B0E85" w:rsidP="00EE666B">
            <w:pPr>
              <w:pStyle w:val="Textkrper-Tabelle"/>
              <w:numPr>
                <w:ilvl w:val="0"/>
                <w:numId w:val="21"/>
              </w:numPr>
              <w:spacing w:line="260" w:lineRule="exact"/>
              <w:rPr>
                <w:rStyle w:val="CODE"/>
                <w:rFonts w:ascii="Arial" w:hAnsi="Arial" w:cs="Arial"/>
                <w:sz w:val="20"/>
                <w:szCs w:val="20"/>
                <w:lang w:val="en-US"/>
                <w:rPrChange w:id="210" w:author="andreas" w:date="2017-03-27T12:07:00Z">
                  <w:rPr>
                    <w:rStyle w:val="CODE"/>
                    <w:rFonts w:ascii="Arial" w:hAnsi="Arial"/>
                    <w:sz w:val="24"/>
                    <w:lang w:val="en-US"/>
                  </w:rPr>
                </w:rPrChange>
              </w:rPr>
            </w:pPr>
            <w:ins w:id="211" w:author="andreas" w:date="2017-03-27T12:12:00Z">
              <w:r>
                <w:rPr>
                  <w:rStyle w:val="CODE"/>
                  <w:rFonts w:ascii="Arial" w:hAnsi="Arial" w:cs="Arial"/>
                  <w:sz w:val="20"/>
                  <w:szCs w:val="20"/>
                  <w:lang w:val="en-US"/>
                </w:rPr>
                <w:t>Setting aliased parameters and inputs variables</w:t>
              </w:r>
            </w:ins>
            <w:ins w:id="212" w:author="andreas" w:date="2017-03-27T12:13:00Z">
              <w:r>
                <w:rPr>
                  <w:rStyle w:val="CODE"/>
                  <w:rFonts w:ascii="Arial" w:hAnsi="Arial" w:cs="Arial"/>
                  <w:sz w:val="20"/>
                  <w:szCs w:val="20"/>
                  <w:lang w:val="en-US"/>
                </w:rPr>
                <w:t xml:space="preserve">: The last call to </w:t>
              </w:r>
            </w:ins>
            <w:ins w:id="213" w:author="andreas" w:date="2017-03-27T12:15:00Z">
              <w:r w:rsidRPr="002B0E85">
                <w:rPr>
                  <w:rStyle w:val="CODE"/>
                  <w:rFonts w:cs="Courier New"/>
                  <w:sz w:val="20"/>
                  <w:szCs w:val="20"/>
                  <w:lang w:val="en-US"/>
                </w:rPr>
                <w:t>fmi</w:t>
              </w:r>
            </w:ins>
            <w:ins w:id="214" w:author="andreas" w:date="2017-03-27T12:13:00Z">
              <w:r w:rsidRPr="002B0E85">
                <w:rPr>
                  <w:rStyle w:val="CODE"/>
                  <w:rFonts w:cs="Courier New"/>
                  <w:sz w:val="20"/>
                  <w:szCs w:val="20"/>
                  <w:lang w:val="en-US"/>
                </w:rPr>
                <w:t>SetXXX</w:t>
              </w:r>
            </w:ins>
            <w:ins w:id="215" w:author="andreas" w:date="2017-03-27T12:15:00Z">
              <w:r w:rsidRPr="002B0E85">
                <w:rPr>
                  <w:rStyle w:val="CODE"/>
                  <w:rFonts w:cs="Courier New"/>
                  <w:sz w:val="20"/>
                  <w:szCs w:val="20"/>
                  <w:lang w:val="en-US"/>
                </w:rPr>
                <w:t>()</w:t>
              </w:r>
            </w:ins>
            <w:ins w:id="216" w:author="andreas" w:date="2017-03-27T12:13:00Z">
              <w:r>
                <w:rPr>
                  <w:rStyle w:val="CODE"/>
                  <w:rFonts w:ascii="Arial" w:hAnsi="Arial" w:cs="Arial"/>
                  <w:sz w:val="20"/>
                  <w:szCs w:val="20"/>
                  <w:lang w:val="en-US"/>
                </w:rPr>
                <w:t xml:space="preserve"> will define the value of the aliased variable(s).</w:t>
              </w:r>
            </w:ins>
          </w:p>
          <w:p w:rsidR="005C0927" w:rsidRPr="005C0927" w:rsidRDefault="00D47752" w:rsidP="005C0927">
            <w:pPr>
              <w:pStyle w:val="Textkrper-Tabelle"/>
              <w:spacing w:after="120"/>
              <w:rPr>
                <w:szCs w:val="20"/>
                <w:lang w:val="en-US"/>
              </w:rPr>
            </w:pPr>
            <w:r w:rsidRPr="007E2A00">
              <w:rPr>
                <w:szCs w:val="20"/>
                <w:lang w:val="en-US"/>
              </w:rPr>
              <w:t>If no set</w:t>
            </w:r>
            <w:r w:rsidR="00997361" w:rsidRPr="007E2A00">
              <w:rPr>
                <w:szCs w:val="20"/>
                <w:lang w:val="en-US"/>
              </w:rPr>
              <w:t xml:space="preserve"> function </w:t>
            </w:r>
            <w:r w:rsidRPr="007E2A00">
              <w:rPr>
                <w:szCs w:val="20"/>
                <w:lang w:val="en-US"/>
              </w:rPr>
              <w:t>is called for a variable it is initialized by the slave to its default value.</w:t>
            </w:r>
          </w:p>
        </w:tc>
      </w:tr>
    </w:tbl>
    <w:p w:rsidR="00EE666B" w:rsidRPr="007E2A00" w:rsidRDefault="00EE666B" w:rsidP="00EE666B">
      <w:pPr>
        <w:rPr>
          <w:lang w:val="en-US"/>
        </w:rPr>
      </w:pPr>
    </w:p>
    <w:p w:rsidR="00EE666B" w:rsidRPr="007E2A00" w:rsidRDefault="00C360B1" w:rsidP="000A3A45">
      <w:pPr>
        <w:pStyle w:val="Textkrper"/>
      </w:pPr>
      <w:r w:rsidRPr="007E2A00">
        <w:t>In o</w:t>
      </w:r>
      <w:r w:rsidR="00EE666B" w:rsidRPr="007E2A00">
        <w:t xml:space="preserve">rder to enable the slave to interpolate the continuous real inputs between communication steps the derivatives of the inputs with respect to time can be provided. To allow higher order interpolation also higher derivatives can be set. Whether a slave is able to interpolate and therefore needs this information is provided by the capability </w:t>
      </w:r>
      <w:r w:rsidR="00EE666B" w:rsidRPr="007E2A00">
        <w:rPr>
          <w:rStyle w:val="CODE"/>
        </w:rPr>
        <w:t>canInterpolateInputs</w:t>
      </w:r>
      <w:r w:rsidR="00EE666B" w:rsidRPr="007E2A00">
        <w:t>.</w:t>
      </w:r>
    </w:p>
    <w:p w:rsidR="000A3A45" w:rsidRPr="007E2A00" w:rsidRDefault="000A3A45" w:rsidP="000A3A45">
      <w:pPr>
        <w:pStyle w:val="Textkrper"/>
        <w:rPr>
          <w:sz w:val="10"/>
          <w:szCs w:val="10"/>
        </w:rPr>
      </w:pPr>
    </w:p>
    <w:tbl>
      <w:tblPr>
        <w:tblW w:w="0" w:type="auto"/>
        <w:tblInd w:w="348" w:type="dxa"/>
        <w:tblLook w:val="01E0" w:firstRow="1" w:lastRow="1" w:firstColumn="1" w:lastColumn="1" w:noHBand="0" w:noVBand="0"/>
      </w:tblPr>
      <w:tblGrid>
        <w:gridCol w:w="469"/>
        <w:gridCol w:w="8468"/>
      </w:tblGrid>
      <w:tr w:rsidR="00EE666B" w:rsidRPr="007E2A00">
        <w:tc>
          <w:tcPr>
            <w:tcW w:w="8937" w:type="dxa"/>
            <w:gridSpan w:val="2"/>
          </w:tcPr>
          <w:p w:rsidR="00EE666B" w:rsidRPr="007E2A00" w:rsidRDefault="004A18C1" w:rsidP="005337A1">
            <w:pPr>
              <w:pStyle w:val="Textkrper-Tabelle"/>
              <w:tabs>
                <w:tab w:val="left" w:pos="4252"/>
              </w:tabs>
              <w:rPr>
                <w:rFonts w:ascii="Courier New" w:eastAsia="StarSymbol" w:hAnsi="Courier New" w:cs="Courier New"/>
                <w:sz w:val="19"/>
                <w:lang w:val="en-US"/>
              </w:rPr>
            </w:pPr>
            <w:r w:rsidRPr="007E2A00">
              <w:rPr>
                <w:rStyle w:val="CODE"/>
                <w:rFonts w:eastAsia="StarSymbol"/>
                <w:lang w:val="en-US"/>
              </w:rPr>
              <w:t>fmi</w:t>
            </w:r>
            <w:r w:rsidR="00EE666B" w:rsidRPr="007E2A00">
              <w:rPr>
                <w:rStyle w:val="CODE"/>
                <w:rFonts w:eastAsia="StarSymbol"/>
                <w:lang w:val="en-US"/>
              </w:rPr>
              <w:t xml:space="preserve">Status </w:t>
            </w:r>
            <w:r w:rsidRPr="007E2A00">
              <w:rPr>
                <w:rStyle w:val="CODE"/>
                <w:rFonts w:eastAsia="StarSymbol"/>
                <w:lang w:val="en-US"/>
              </w:rPr>
              <w:t>fmi</w:t>
            </w:r>
            <w:r w:rsidR="00EE666B" w:rsidRPr="007E2A00">
              <w:rPr>
                <w:rStyle w:val="CODE"/>
                <w:rFonts w:eastAsia="StarSymbol"/>
                <w:lang w:val="en-US"/>
              </w:rPr>
              <w:t>SetRealInputDerivatives(</w:t>
            </w:r>
            <w:r w:rsidR="00B67E91" w:rsidRPr="007E2A00">
              <w:rPr>
                <w:rStyle w:val="CODE"/>
                <w:rFonts w:eastAsia="StarSymbol"/>
                <w:lang w:val="en-US"/>
              </w:rPr>
              <w:t>fmiComponent c</w:t>
            </w:r>
            <w:r w:rsidR="00EE666B" w:rsidRPr="007E2A00">
              <w:rPr>
                <w:rStyle w:val="CODE"/>
                <w:rFonts w:eastAsia="StarSymbol"/>
                <w:lang w:val="en-US"/>
              </w:rPr>
              <w:t xml:space="preserve">, </w:t>
            </w:r>
            <w:r w:rsidR="005337A1">
              <w:rPr>
                <w:rStyle w:val="CODE"/>
                <w:rFonts w:eastAsia="StarSymbol"/>
                <w:lang w:val="en-US"/>
              </w:rPr>
              <w:br/>
            </w:r>
            <w:r w:rsidR="005337A1">
              <w:rPr>
                <w:rStyle w:val="CODE"/>
                <w:rFonts w:eastAsia="StarSymbol"/>
                <w:lang w:val="en-US"/>
              </w:rPr>
              <w:tab/>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lang w:val="en-US"/>
              </w:rPr>
              <w:t>fmi</w:t>
            </w:r>
            <w:r w:rsidR="00EE666B" w:rsidRPr="007E2A00">
              <w:rPr>
                <w:rStyle w:val="CODE"/>
                <w:rFonts w:eastAsia="StarSymbol"/>
                <w:lang w:val="en-US"/>
              </w:rPr>
              <w:t xml:space="preserve">ValueReference vr[], </w:t>
            </w:r>
            <w:r w:rsidR="005337A1">
              <w:rPr>
                <w:rStyle w:val="CODE"/>
                <w:rFonts w:eastAsia="StarSymbol"/>
                <w:lang w:val="en-US"/>
              </w:rPr>
              <w:br/>
            </w:r>
            <w:r w:rsidR="005337A1">
              <w:rPr>
                <w:rStyle w:val="CODE"/>
                <w:rFonts w:eastAsia="StarSymbol"/>
                <w:lang w:val="en-US"/>
              </w:rPr>
              <w:tab/>
            </w:r>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r w:rsidR="00EE666B" w:rsidRPr="007E2A00">
              <w:rPr>
                <w:rStyle w:val="CODE"/>
                <w:rFonts w:eastAsia="StarSymbol"/>
                <w:lang w:val="en-US"/>
              </w:rPr>
              <w:t xml:space="preserve"> nvr, </w:t>
            </w:r>
            <w:r w:rsidR="00EE666B" w:rsidRPr="007E2A00">
              <w:rPr>
                <w:rStyle w:val="CODE"/>
                <w:rFonts w:eastAsia="StarSymbol"/>
                <w:b/>
                <w:lang w:val="en-US"/>
              </w:rPr>
              <w:t>const</w:t>
            </w:r>
            <w:r w:rsidR="00EE666B" w:rsidRPr="007E2A00">
              <w:rPr>
                <w:rStyle w:val="CODE"/>
                <w:rFonts w:eastAsia="StarSymbol"/>
                <w:lang w:val="en-US"/>
              </w:rPr>
              <w:t xml:space="preserve"> </w:t>
            </w:r>
            <w:r w:rsidR="005A6EE2" w:rsidRPr="007E2A00">
              <w:rPr>
                <w:rStyle w:val="CODE"/>
                <w:rFonts w:eastAsia="StarSymbol"/>
                <w:lang w:val="en-US"/>
              </w:rPr>
              <w:t xml:space="preserve">fmiInteger </w:t>
            </w:r>
            <w:r w:rsidR="00EE666B" w:rsidRPr="007E2A00">
              <w:rPr>
                <w:rStyle w:val="CODE"/>
                <w:rFonts w:eastAsia="StarSymbol"/>
                <w:lang w:val="en-US"/>
              </w:rPr>
              <w:t>order[],</w:t>
            </w:r>
            <w:r w:rsidR="005337A1">
              <w:rPr>
                <w:rStyle w:val="CODE"/>
                <w:rFonts w:eastAsia="StarSymbol"/>
                <w:lang w:val="en-US"/>
              </w:rPr>
              <w:br/>
            </w:r>
            <w:r w:rsidR="005337A1">
              <w:rPr>
                <w:rStyle w:val="CODE"/>
                <w:rFonts w:eastAsia="StarSymbol"/>
                <w:lang w:val="en-US"/>
              </w:rPr>
              <w:tab/>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lang w:val="en-US"/>
              </w:rPr>
              <w:t>fmi</w:t>
            </w:r>
            <w:r w:rsidR="00EE666B" w:rsidRPr="007E2A00">
              <w:rPr>
                <w:rStyle w:val="CODE"/>
                <w:rFonts w:eastAsia="StarSymbol"/>
                <w:lang w:val="en-US"/>
              </w:rPr>
              <w:t>Real value[]);</w:t>
            </w:r>
          </w:p>
        </w:tc>
      </w:tr>
      <w:tr w:rsidR="00EE666B" w:rsidRPr="007E2A00">
        <w:tc>
          <w:tcPr>
            <w:tcW w:w="469" w:type="dxa"/>
          </w:tcPr>
          <w:p w:rsidR="00EE666B" w:rsidRPr="007E2A00" w:rsidRDefault="00EE666B" w:rsidP="00C1697B">
            <w:pPr>
              <w:pStyle w:val="Textkrper-Tabelle"/>
              <w:spacing w:after="120"/>
              <w:rPr>
                <w:lang w:val="en-US"/>
              </w:rPr>
            </w:pPr>
          </w:p>
        </w:tc>
        <w:tc>
          <w:tcPr>
            <w:tcW w:w="8468" w:type="dxa"/>
          </w:tcPr>
          <w:p w:rsidR="00EE666B" w:rsidRPr="007E2A00" w:rsidRDefault="00EE666B" w:rsidP="00C1697B">
            <w:pPr>
              <w:pStyle w:val="Textkrper-Tabelle"/>
              <w:ind w:left="0"/>
              <w:rPr>
                <w:szCs w:val="20"/>
                <w:lang w:val="en-US"/>
              </w:rPr>
            </w:pPr>
            <w:r w:rsidRPr="007E2A00">
              <w:rPr>
                <w:szCs w:val="20"/>
                <w:lang w:val="en-US"/>
              </w:rPr>
              <w:t>Sets the n-th time derivative of real input variables. Argument “</w:t>
            </w:r>
            <w:r w:rsidRPr="007E2A00">
              <w:rPr>
                <w:rStyle w:val="CODE"/>
                <w:sz w:val="20"/>
                <w:szCs w:val="20"/>
                <w:lang w:val="en-US"/>
              </w:rPr>
              <w:t>v</w:t>
            </w:r>
            <w:r w:rsidRPr="007E2A00">
              <w:rPr>
                <w:rStyle w:val="CODE"/>
                <w:rFonts w:eastAsia="StarSymbol"/>
                <w:sz w:val="20"/>
                <w:szCs w:val="20"/>
                <w:lang w:val="en-US"/>
              </w:rPr>
              <w:t>r</w:t>
            </w:r>
            <w:r w:rsidRPr="007E2A00">
              <w:rPr>
                <w:szCs w:val="20"/>
                <w:lang w:val="en-US"/>
              </w:rPr>
              <w:t xml:space="preserve">” is a </w:t>
            </w:r>
            <w:r w:rsidR="00DF7AAB">
              <w:rPr>
                <w:szCs w:val="20"/>
                <w:lang w:val="en-US"/>
              </w:rPr>
              <w:t xml:space="preserve">(possibly empty) </w:t>
            </w:r>
            <w:r w:rsidRPr="007E2A00">
              <w:rPr>
                <w:szCs w:val="20"/>
                <w:lang w:val="en-US"/>
              </w:rPr>
              <w:lastRenderedPageBreak/>
              <w:t>vector of value references that define the variables whose derivatives shall be set. The array “</w:t>
            </w:r>
            <w:r w:rsidRPr="007E2A00">
              <w:rPr>
                <w:rStyle w:val="CODE"/>
                <w:rFonts w:eastAsia="StarSymbol"/>
                <w:sz w:val="20"/>
                <w:szCs w:val="20"/>
                <w:lang w:val="en-US"/>
              </w:rPr>
              <w:t>order</w:t>
            </w:r>
            <w:r w:rsidRPr="007E2A00">
              <w:rPr>
                <w:szCs w:val="20"/>
                <w:lang w:val="en-US"/>
              </w:rPr>
              <w:t>” contains the orders of the respective derivative (1 means the first derivative, 0 is not allowed). Argument “</w:t>
            </w:r>
            <w:r w:rsidRPr="007E2A00">
              <w:rPr>
                <w:rStyle w:val="CODE"/>
                <w:rFonts w:eastAsia="StarSymbol" w:cs="Courier New"/>
                <w:sz w:val="20"/>
                <w:szCs w:val="20"/>
                <w:lang w:val="en-US"/>
              </w:rPr>
              <w:t>value</w:t>
            </w:r>
            <w:r w:rsidRPr="007E2A00">
              <w:rPr>
                <w:szCs w:val="20"/>
                <w:lang w:val="en-US"/>
              </w:rPr>
              <w:t xml:space="preserve">” is a vector with the values of the derivatives. </w:t>
            </w:r>
            <w:r w:rsidR="00FA71D6" w:rsidRPr="007E2A00">
              <w:rPr>
                <w:szCs w:val="20"/>
                <w:lang w:val="en-US"/>
              </w:rPr>
              <w:t>“</w:t>
            </w:r>
            <w:r w:rsidR="00FA71D6" w:rsidRPr="007E2A00">
              <w:rPr>
                <w:rStyle w:val="CODE"/>
                <w:rFonts w:eastAsia="StarSymbol"/>
                <w:sz w:val="20"/>
                <w:lang w:val="en-US"/>
              </w:rPr>
              <w:t>n</w:t>
            </w:r>
            <w:r w:rsidR="00FA71D6" w:rsidRPr="007E2A00">
              <w:rPr>
                <w:rStyle w:val="CODE"/>
                <w:rFonts w:eastAsia="StarSymbol"/>
                <w:sz w:val="20"/>
                <w:szCs w:val="20"/>
                <w:lang w:val="en-US"/>
              </w:rPr>
              <w:t>vr</w:t>
            </w:r>
            <w:r w:rsidR="00FA71D6" w:rsidRPr="007E2A00">
              <w:rPr>
                <w:szCs w:val="20"/>
                <w:lang w:val="en-US"/>
              </w:rPr>
              <w:t>” is the dimension of the vectors.</w:t>
            </w:r>
          </w:p>
          <w:p w:rsidR="00AD230A" w:rsidRPr="007E2A00" w:rsidRDefault="00EE666B" w:rsidP="00C1697B">
            <w:pPr>
              <w:pStyle w:val="Textkrper-Tabelle"/>
              <w:ind w:left="0"/>
              <w:rPr>
                <w:lang w:val="en-US"/>
              </w:rPr>
            </w:pPr>
            <w:r w:rsidRPr="007E2A00">
              <w:rPr>
                <w:szCs w:val="20"/>
                <w:lang w:val="en-US"/>
              </w:rPr>
              <w:t xml:space="preserve">Restrictions on using the function are the same as for the </w:t>
            </w:r>
            <w:r w:rsidR="004A18C1" w:rsidRPr="007E2A00">
              <w:rPr>
                <w:rStyle w:val="CODE"/>
                <w:rFonts w:eastAsia="StarSymbol"/>
                <w:sz w:val="20"/>
                <w:szCs w:val="20"/>
                <w:lang w:val="en-US"/>
              </w:rPr>
              <w:t>fmi</w:t>
            </w:r>
            <w:r w:rsidRPr="007E2A00">
              <w:rPr>
                <w:rStyle w:val="CODE"/>
                <w:rFonts w:eastAsia="StarSymbol"/>
                <w:sz w:val="20"/>
                <w:szCs w:val="20"/>
                <w:lang w:val="en-US"/>
              </w:rPr>
              <w:t>SetReal</w:t>
            </w:r>
            <w:r w:rsidR="0088692C">
              <w:rPr>
                <w:szCs w:val="20"/>
                <w:lang w:val="en-US"/>
              </w:rPr>
              <w:t xml:space="preserve"> f</w:t>
            </w:r>
            <w:r w:rsidRPr="007E2A00">
              <w:rPr>
                <w:szCs w:val="20"/>
                <w:lang w:val="en-US"/>
              </w:rPr>
              <w:t>unction.</w:t>
            </w:r>
            <w:r w:rsidR="00DF3F77" w:rsidRPr="007E2A00" w:rsidDel="00DF3F77">
              <w:rPr>
                <w:szCs w:val="20"/>
                <w:lang w:val="en-US"/>
              </w:rPr>
              <w:t xml:space="preserve"> </w:t>
            </w:r>
          </w:p>
        </w:tc>
      </w:tr>
    </w:tbl>
    <w:p w:rsidR="00EE666B" w:rsidRPr="007E2A00" w:rsidRDefault="00EE666B" w:rsidP="00EE666B">
      <w:pPr>
        <w:rPr>
          <w:lang w:val="en-US"/>
        </w:rPr>
      </w:pPr>
    </w:p>
    <w:p w:rsidR="00EE666B" w:rsidRPr="007E2A00" w:rsidRDefault="00EE666B" w:rsidP="000A3A45">
      <w:pPr>
        <w:pStyle w:val="Textkrper"/>
      </w:pPr>
      <w:r w:rsidRPr="007E2A00">
        <w:t xml:space="preserve">Inputs and their derivatives are set with respect to the beginning of a time step. </w:t>
      </w:r>
    </w:p>
    <w:p w:rsidR="00EE666B" w:rsidRPr="007E2A00" w:rsidRDefault="00EE666B" w:rsidP="000A3A45">
      <w:pPr>
        <w:pStyle w:val="Textkrper"/>
      </w:pPr>
      <w:r w:rsidRPr="007E2A00">
        <w:t>Output variables are handled in the same way using the following functions:</w:t>
      </w:r>
    </w:p>
    <w:p w:rsidR="000A3A45" w:rsidRPr="007E2A00" w:rsidRDefault="000A3A45" w:rsidP="000A3A45">
      <w:pPr>
        <w:pStyle w:val="Textkrper"/>
        <w:rPr>
          <w:sz w:val="10"/>
          <w:szCs w:val="10"/>
        </w:rPr>
      </w:pPr>
    </w:p>
    <w:tbl>
      <w:tblPr>
        <w:tblW w:w="0" w:type="auto"/>
        <w:tblInd w:w="348" w:type="dxa"/>
        <w:tblLook w:val="01E0" w:firstRow="1" w:lastRow="1" w:firstColumn="1" w:lastColumn="1" w:noHBand="0" w:noVBand="0"/>
      </w:tblPr>
      <w:tblGrid>
        <w:gridCol w:w="559"/>
        <w:gridCol w:w="8378"/>
      </w:tblGrid>
      <w:tr w:rsidR="00EE666B" w:rsidRPr="007E2A00" w:rsidTr="0088692C">
        <w:trPr>
          <w:cantSplit/>
        </w:trPr>
        <w:tc>
          <w:tcPr>
            <w:tcW w:w="8937" w:type="dxa"/>
            <w:gridSpan w:val="2"/>
          </w:tcPr>
          <w:p w:rsidR="00EE666B" w:rsidRPr="007E2A00" w:rsidRDefault="004A18C1" w:rsidP="006E72FB">
            <w:pPr>
              <w:pStyle w:val="Textkrper-Tabelle"/>
              <w:tabs>
                <w:tab w:val="right" w:pos="2752"/>
                <w:tab w:val="left" w:pos="2778"/>
              </w:tabs>
              <w:rPr>
                <w:rStyle w:val="CODE"/>
                <w:rFonts w:eastAsia="StarSymbol" w:cs="Courier New"/>
                <w:lang w:val="en-US"/>
              </w:rPr>
            </w:pPr>
            <w:r w:rsidRPr="007E2A00">
              <w:rPr>
                <w:rStyle w:val="CODE"/>
                <w:rFonts w:eastAsia="StarSymbol"/>
                <w:lang w:val="en-US"/>
              </w:rPr>
              <w:t>fmi</w:t>
            </w:r>
            <w:r w:rsidR="00EE666B" w:rsidRPr="007E2A00">
              <w:rPr>
                <w:rStyle w:val="CODE"/>
                <w:rFonts w:eastAsia="StarSymbol"/>
                <w:lang w:val="en-US"/>
              </w:rPr>
              <w:t xml:space="preserve">Status </w:t>
            </w:r>
            <w:r w:rsidR="006E72FB">
              <w:rPr>
                <w:rStyle w:val="CODE"/>
                <w:rFonts w:eastAsia="StarSymbol"/>
                <w:lang w:val="en-US"/>
              </w:rPr>
              <w:tab/>
            </w:r>
            <w:r w:rsidRPr="007E2A00">
              <w:rPr>
                <w:rStyle w:val="CODE"/>
                <w:rFonts w:eastAsia="StarSymbol"/>
                <w:lang w:val="en-US"/>
              </w:rPr>
              <w:t>fmi</w:t>
            </w:r>
            <w:r w:rsidR="00EE666B" w:rsidRPr="007E2A00">
              <w:rPr>
                <w:rStyle w:val="CODE"/>
                <w:rFonts w:eastAsia="StarSymbol"/>
                <w:lang w:val="en-US"/>
              </w:rPr>
              <w:t>GetReal(</w:t>
            </w:r>
            <w:r w:rsidR="006E72FB">
              <w:rPr>
                <w:rStyle w:val="CODE"/>
                <w:rFonts w:eastAsia="StarSymbol"/>
                <w:lang w:val="en-US"/>
              </w:rPr>
              <w:tab/>
            </w:r>
            <w:r w:rsidR="00B67E91" w:rsidRPr="007E2A00">
              <w:rPr>
                <w:rStyle w:val="CODE"/>
                <w:rFonts w:eastAsia="StarSymbol"/>
                <w:lang w:val="en-US"/>
              </w:rPr>
              <w:t>fmiComponent</w:t>
            </w:r>
            <w:r w:rsidR="00EE666B" w:rsidRPr="007E2A00">
              <w:rPr>
                <w:rStyle w:val="CODE"/>
                <w:rFonts w:eastAsia="StarSymbol"/>
                <w:lang w:val="en-US"/>
              </w:rPr>
              <w:t xml:space="preserve"> c, </w:t>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lang w:val="en-US"/>
              </w:rPr>
              <w:t>fmi</w:t>
            </w:r>
            <w:r w:rsidR="00EE666B" w:rsidRPr="007E2A00">
              <w:rPr>
                <w:rStyle w:val="CODE"/>
                <w:rFonts w:eastAsia="StarSymbol"/>
                <w:lang w:val="en-US"/>
              </w:rPr>
              <w:t xml:space="preserve">ValueReference vr[], </w:t>
            </w:r>
            <w:r w:rsidR="006E72FB">
              <w:rPr>
                <w:rStyle w:val="CODE"/>
                <w:rFonts w:eastAsia="StarSymbol"/>
                <w:lang w:val="en-US"/>
              </w:rPr>
              <w:br/>
            </w:r>
            <w:r w:rsidR="006E72FB">
              <w:rPr>
                <w:rStyle w:val="CODE"/>
                <w:rFonts w:eastAsia="StarSymbol"/>
                <w:lang w:val="en-US"/>
              </w:rPr>
              <w:tab/>
            </w:r>
            <w:r w:rsidR="006E72FB">
              <w:rPr>
                <w:rStyle w:val="CODE"/>
                <w:rFonts w:eastAsia="StarSymbol"/>
                <w:lang w:val="en-US"/>
              </w:rPr>
              <w:tab/>
            </w:r>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r w:rsidR="00EE666B" w:rsidRPr="007E2A00">
              <w:rPr>
                <w:rStyle w:val="CODE"/>
                <w:rFonts w:eastAsia="StarSymbol"/>
                <w:lang w:val="en-US"/>
              </w:rPr>
              <w:t xml:space="preserve"> nvr, </w:t>
            </w:r>
            <w:r w:rsidRPr="007E2A00">
              <w:rPr>
                <w:rStyle w:val="CODE"/>
                <w:rFonts w:eastAsia="StarSymbol"/>
                <w:lang w:val="en-US"/>
              </w:rPr>
              <w:t>fmi</w:t>
            </w:r>
            <w:r w:rsidR="00EE666B" w:rsidRPr="007E2A00">
              <w:rPr>
                <w:rStyle w:val="CODE"/>
                <w:rFonts w:eastAsia="StarSymbol"/>
                <w:lang w:val="en-US"/>
              </w:rPr>
              <w:t>Real value[]);</w:t>
            </w:r>
          </w:p>
          <w:p w:rsidR="00EE666B" w:rsidRPr="007E2A00" w:rsidRDefault="004A18C1" w:rsidP="006E72FB">
            <w:pPr>
              <w:pStyle w:val="Textkrper-Tabelle"/>
              <w:tabs>
                <w:tab w:val="right" w:pos="2752"/>
                <w:tab w:val="left" w:pos="2778"/>
              </w:tabs>
              <w:rPr>
                <w:rStyle w:val="CODE"/>
                <w:rFonts w:eastAsia="StarSymbol"/>
                <w:lang w:val="en-US"/>
              </w:rPr>
            </w:pPr>
            <w:r w:rsidRPr="007E2A00">
              <w:rPr>
                <w:rStyle w:val="CODE"/>
                <w:rFonts w:eastAsia="StarSymbol"/>
                <w:lang w:val="en-US"/>
              </w:rPr>
              <w:t>fmi</w:t>
            </w:r>
            <w:r w:rsidR="00EE666B" w:rsidRPr="007E2A00">
              <w:rPr>
                <w:rStyle w:val="CODE"/>
                <w:rFonts w:eastAsia="StarSymbol"/>
                <w:lang w:val="en-US"/>
              </w:rPr>
              <w:t>Status</w:t>
            </w:r>
            <w:r w:rsidR="00EE666B" w:rsidRPr="007E2A00">
              <w:rPr>
                <w:rStyle w:val="CODE"/>
                <w:rFonts w:eastAsia="StarSymbol" w:cs="Courier New"/>
                <w:lang w:val="en-US"/>
              </w:rPr>
              <w:t xml:space="preserve"> </w:t>
            </w:r>
            <w:r w:rsidR="006E72FB">
              <w:rPr>
                <w:rStyle w:val="CODE"/>
                <w:rFonts w:eastAsia="StarSymbol" w:cs="Courier New"/>
                <w:lang w:val="en-US"/>
              </w:rPr>
              <w:tab/>
            </w:r>
            <w:r w:rsidRPr="007E2A00">
              <w:rPr>
                <w:rStyle w:val="CODE"/>
                <w:rFonts w:eastAsia="StarSymbol" w:cs="Courier New"/>
                <w:lang w:val="en-US"/>
              </w:rPr>
              <w:t>fmi</w:t>
            </w:r>
            <w:r w:rsidR="00EE666B" w:rsidRPr="007E2A00">
              <w:rPr>
                <w:rStyle w:val="CODE"/>
                <w:rFonts w:eastAsia="StarSymbol" w:cs="Courier New"/>
                <w:lang w:val="en-US"/>
              </w:rPr>
              <w:t>GetInteger(</w:t>
            </w:r>
            <w:r w:rsidR="006E72FB">
              <w:rPr>
                <w:rStyle w:val="CODE"/>
                <w:rFonts w:eastAsia="StarSymbol" w:cs="Courier New"/>
                <w:lang w:val="en-US"/>
              </w:rPr>
              <w:tab/>
            </w:r>
            <w:r w:rsidR="00B67E91" w:rsidRPr="007E2A00">
              <w:rPr>
                <w:rStyle w:val="CODE"/>
                <w:rFonts w:eastAsia="StarSymbol"/>
                <w:lang w:val="en-US"/>
              </w:rPr>
              <w:t>fmiComponent</w:t>
            </w:r>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cs="Courier New"/>
                <w:lang w:val="en-US"/>
              </w:rPr>
              <w:t>fmi</w:t>
            </w:r>
            <w:r w:rsidR="00EE666B" w:rsidRPr="007E2A00">
              <w:rPr>
                <w:rStyle w:val="CODE"/>
                <w:rFonts w:eastAsia="StarSymbol" w:cs="Courier New"/>
                <w:lang w:val="en-US"/>
              </w:rPr>
              <w:t>ValueReference vr[],</w:t>
            </w:r>
            <w:r w:rsidR="006E72FB">
              <w:rPr>
                <w:rStyle w:val="CODE"/>
                <w:rFonts w:eastAsia="StarSymbol" w:cs="Courier New"/>
                <w:lang w:val="en-US"/>
              </w:rPr>
              <w:br/>
            </w:r>
            <w:r w:rsidR="006E72FB">
              <w:rPr>
                <w:rStyle w:val="CODE"/>
                <w:rFonts w:eastAsia="StarSymbol" w:cs="Courier New"/>
                <w:lang w:val="en-US"/>
              </w:rPr>
              <w:tab/>
            </w:r>
            <w:r w:rsidR="006E72FB">
              <w:rPr>
                <w:rStyle w:val="CODE"/>
                <w:rFonts w:eastAsia="StarSymbol" w:cs="Courier New"/>
                <w:lang w:val="en-US"/>
              </w:rPr>
              <w:tab/>
            </w:r>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r w:rsidR="00EE666B" w:rsidRPr="007E2A00">
              <w:rPr>
                <w:rStyle w:val="CODE"/>
                <w:rFonts w:eastAsia="StarSymbol"/>
                <w:lang w:val="en-US"/>
              </w:rPr>
              <w:t xml:space="preserve"> nvr, </w:t>
            </w:r>
            <w:r w:rsidRPr="007E2A00">
              <w:rPr>
                <w:rStyle w:val="CODE"/>
                <w:rFonts w:eastAsia="StarSymbol" w:cs="Courier New"/>
                <w:lang w:val="en-US"/>
              </w:rPr>
              <w:t>fmi</w:t>
            </w:r>
            <w:r w:rsidR="00EE666B" w:rsidRPr="007E2A00">
              <w:rPr>
                <w:rStyle w:val="CODE"/>
                <w:rFonts w:eastAsia="StarSymbol" w:cs="Courier New"/>
                <w:lang w:val="en-US"/>
              </w:rPr>
              <w:t>Integer value</w:t>
            </w:r>
            <w:r w:rsidR="00EE666B" w:rsidRPr="007E2A00">
              <w:rPr>
                <w:rStyle w:val="CODE"/>
                <w:rFonts w:eastAsia="StarSymbol"/>
                <w:lang w:val="en-US"/>
              </w:rPr>
              <w:t>[]</w:t>
            </w:r>
            <w:r w:rsidR="00EE666B" w:rsidRPr="007E2A00">
              <w:rPr>
                <w:rStyle w:val="CODE"/>
                <w:rFonts w:eastAsia="StarSymbol" w:cs="Courier New"/>
                <w:lang w:val="en-US"/>
              </w:rPr>
              <w:t>);</w:t>
            </w:r>
          </w:p>
          <w:p w:rsidR="00EE666B" w:rsidRPr="007E2A00" w:rsidRDefault="004A18C1" w:rsidP="006E72FB">
            <w:pPr>
              <w:pStyle w:val="Textkrper-Tabelle"/>
              <w:tabs>
                <w:tab w:val="right" w:pos="2752"/>
                <w:tab w:val="left" w:pos="2778"/>
              </w:tabs>
              <w:rPr>
                <w:rStyle w:val="CODE"/>
                <w:rFonts w:eastAsia="StarSymbol"/>
                <w:lang w:val="en-US"/>
              </w:rPr>
            </w:pPr>
            <w:r w:rsidRPr="007E2A00">
              <w:rPr>
                <w:rStyle w:val="CODE"/>
                <w:rFonts w:eastAsia="StarSymbol"/>
                <w:lang w:val="en-US"/>
              </w:rPr>
              <w:t>fmi</w:t>
            </w:r>
            <w:r w:rsidR="00EE666B" w:rsidRPr="007E2A00">
              <w:rPr>
                <w:rStyle w:val="CODE"/>
                <w:rFonts w:eastAsia="StarSymbol"/>
                <w:lang w:val="en-US"/>
              </w:rPr>
              <w:t xml:space="preserve">Status </w:t>
            </w:r>
            <w:r w:rsidR="006E72FB">
              <w:rPr>
                <w:rStyle w:val="CODE"/>
                <w:rFonts w:eastAsia="StarSymbol"/>
                <w:lang w:val="en-US"/>
              </w:rPr>
              <w:tab/>
            </w:r>
            <w:r w:rsidRPr="007E2A00">
              <w:rPr>
                <w:rStyle w:val="CODE"/>
                <w:rFonts w:eastAsia="StarSymbol" w:cs="Courier New"/>
                <w:lang w:val="en-US"/>
              </w:rPr>
              <w:t>fmi</w:t>
            </w:r>
            <w:r w:rsidR="00EE666B" w:rsidRPr="007E2A00">
              <w:rPr>
                <w:rStyle w:val="CODE"/>
                <w:rFonts w:eastAsia="StarSymbol" w:cs="Courier New"/>
                <w:lang w:val="en-US"/>
              </w:rPr>
              <w:t>GetBoolean(</w:t>
            </w:r>
            <w:r w:rsidR="006E72FB">
              <w:rPr>
                <w:rStyle w:val="CODE"/>
                <w:rFonts w:eastAsia="StarSymbol" w:cs="Courier New"/>
                <w:lang w:val="en-US"/>
              </w:rPr>
              <w:tab/>
            </w:r>
            <w:r w:rsidR="00B67E91" w:rsidRPr="007E2A00">
              <w:rPr>
                <w:rStyle w:val="CODE"/>
                <w:rFonts w:eastAsia="StarSymbol"/>
                <w:lang w:val="en-US"/>
              </w:rPr>
              <w:t>fmiComponent</w:t>
            </w:r>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cs="Courier New"/>
                <w:lang w:val="en-US"/>
              </w:rPr>
              <w:t>fmi</w:t>
            </w:r>
            <w:r w:rsidR="00EE666B" w:rsidRPr="007E2A00">
              <w:rPr>
                <w:rStyle w:val="CODE"/>
                <w:rFonts w:eastAsia="StarSymbol" w:cs="Courier New"/>
                <w:lang w:val="en-US"/>
              </w:rPr>
              <w:t>ValueReference v</w:t>
            </w:r>
            <w:r w:rsidR="00EE666B" w:rsidRPr="007E2A00">
              <w:rPr>
                <w:rStyle w:val="CODE"/>
                <w:rFonts w:eastAsia="StarSymbol"/>
                <w:lang w:val="en-US"/>
              </w:rPr>
              <w:t>r[],</w:t>
            </w:r>
            <w:r w:rsidR="006E72FB">
              <w:rPr>
                <w:rStyle w:val="CODE"/>
                <w:rFonts w:eastAsia="StarSymbol"/>
                <w:lang w:val="en-US"/>
              </w:rPr>
              <w:br/>
            </w:r>
            <w:r w:rsidR="006E72FB">
              <w:rPr>
                <w:rStyle w:val="CODE"/>
                <w:rFonts w:eastAsia="StarSymbol"/>
                <w:lang w:val="en-US"/>
              </w:rPr>
              <w:tab/>
            </w:r>
            <w:r w:rsidR="006E72FB">
              <w:rPr>
                <w:rStyle w:val="CODE"/>
                <w:rFonts w:eastAsia="StarSymbol"/>
                <w:lang w:val="en-US"/>
              </w:rPr>
              <w:tab/>
            </w:r>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r w:rsidR="00EE666B" w:rsidRPr="007E2A00">
              <w:rPr>
                <w:rStyle w:val="CODE"/>
                <w:rFonts w:eastAsia="StarSymbol"/>
                <w:lang w:val="en-US"/>
              </w:rPr>
              <w:t xml:space="preserve"> nvr,</w:t>
            </w:r>
            <w:r w:rsidRPr="007E2A00">
              <w:rPr>
                <w:rStyle w:val="CODE"/>
                <w:rFonts w:eastAsia="StarSymbol"/>
                <w:lang w:val="en-US"/>
              </w:rPr>
              <w:t xml:space="preserve"> </w:t>
            </w:r>
            <w:r w:rsidRPr="007E2A00">
              <w:rPr>
                <w:rStyle w:val="CODE"/>
                <w:rFonts w:eastAsia="StarSymbol" w:cs="Courier New"/>
                <w:lang w:val="en-US"/>
              </w:rPr>
              <w:t>fmi</w:t>
            </w:r>
            <w:r w:rsidR="00EE666B" w:rsidRPr="007E2A00">
              <w:rPr>
                <w:rStyle w:val="CODE"/>
                <w:rFonts w:eastAsia="StarSymbol" w:cs="Courier New"/>
                <w:lang w:val="en-US"/>
              </w:rPr>
              <w:t>Boolean value</w:t>
            </w:r>
            <w:r w:rsidR="00EE666B" w:rsidRPr="007E2A00">
              <w:rPr>
                <w:rStyle w:val="CODE"/>
                <w:rFonts w:eastAsia="StarSymbol"/>
                <w:lang w:val="en-US"/>
              </w:rPr>
              <w:t>[]</w:t>
            </w:r>
            <w:r w:rsidR="00EE666B" w:rsidRPr="007E2A00">
              <w:rPr>
                <w:rStyle w:val="CODE"/>
                <w:rFonts w:eastAsia="StarSymbol" w:cs="Courier New"/>
                <w:lang w:val="en-US"/>
              </w:rPr>
              <w:t>);</w:t>
            </w:r>
          </w:p>
          <w:p w:rsidR="00EE666B" w:rsidRPr="007E2A00" w:rsidRDefault="004A18C1" w:rsidP="006E72FB">
            <w:pPr>
              <w:pStyle w:val="Textkrper-Tabelle"/>
              <w:tabs>
                <w:tab w:val="right" w:pos="2752"/>
                <w:tab w:val="left" w:pos="2778"/>
              </w:tabs>
              <w:rPr>
                <w:rFonts w:ascii="Courier New" w:hAnsi="Courier New" w:cs="Courier New"/>
                <w:sz w:val="19"/>
                <w:lang w:val="en-US"/>
              </w:rPr>
            </w:pPr>
            <w:r w:rsidRPr="007E2A00">
              <w:rPr>
                <w:rStyle w:val="CODE"/>
                <w:rFonts w:eastAsia="StarSymbol"/>
                <w:lang w:val="en-US"/>
              </w:rPr>
              <w:t>fmi</w:t>
            </w:r>
            <w:r w:rsidR="00EE666B" w:rsidRPr="007E2A00">
              <w:rPr>
                <w:rStyle w:val="CODE"/>
                <w:rFonts w:eastAsia="StarSymbol"/>
                <w:lang w:val="en-US"/>
              </w:rPr>
              <w:t xml:space="preserve">Status </w:t>
            </w:r>
            <w:r w:rsidR="006E72FB">
              <w:rPr>
                <w:rStyle w:val="CODE"/>
                <w:rFonts w:eastAsia="StarSymbol"/>
                <w:lang w:val="en-US"/>
              </w:rPr>
              <w:tab/>
            </w:r>
            <w:r w:rsidRPr="007E2A00">
              <w:rPr>
                <w:rStyle w:val="CODE"/>
                <w:rFonts w:eastAsia="StarSymbol"/>
                <w:lang w:val="en-US"/>
              </w:rPr>
              <w:t>fmi</w:t>
            </w:r>
            <w:r w:rsidR="00EE666B" w:rsidRPr="007E2A00">
              <w:rPr>
                <w:rStyle w:val="CODE"/>
                <w:rFonts w:eastAsia="StarSymbol" w:cs="Courier New"/>
                <w:lang w:val="en-US"/>
              </w:rPr>
              <w:t>GetString(</w:t>
            </w:r>
            <w:r w:rsidR="006E72FB">
              <w:rPr>
                <w:rStyle w:val="CODE"/>
                <w:rFonts w:eastAsia="StarSymbol" w:cs="Courier New"/>
                <w:lang w:val="en-US"/>
              </w:rPr>
              <w:tab/>
            </w:r>
            <w:r w:rsidR="00B67E91" w:rsidRPr="007E2A00">
              <w:rPr>
                <w:rStyle w:val="CODE"/>
                <w:rFonts w:eastAsia="StarSymbol"/>
                <w:lang w:val="en-US"/>
              </w:rPr>
              <w:t>fmiComponent</w:t>
            </w:r>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cs="Courier New"/>
                <w:lang w:val="en-US"/>
              </w:rPr>
              <w:t>fmi</w:t>
            </w:r>
            <w:r w:rsidR="00EE666B" w:rsidRPr="007E2A00">
              <w:rPr>
                <w:rStyle w:val="CODE"/>
                <w:rFonts w:eastAsia="StarSymbol" w:cs="Courier New"/>
                <w:lang w:val="en-US"/>
              </w:rPr>
              <w:t xml:space="preserve">ValueReference vr[], </w:t>
            </w:r>
            <w:r w:rsidR="006E72FB">
              <w:rPr>
                <w:rStyle w:val="CODE"/>
                <w:rFonts w:eastAsia="StarSymbol" w:cs="Courier New"/>
                <w:lang w:val="en-US"/>
              </w:rPr>
              <w:br/>
            </w:r>
            <w:r w:rsidR="006E72FB">
              <w:rPr>
                <w:rStyle w:val="CODE"/>
                <w:rFonts w:eastAsia="StarSymbol" w:cs="Courier New"/>
                <w:lang w:val="en-US"/>
              </w:rPr>
              <w:tab/>
            </w:r>
            <w:r w:rsidR="006E72FB">
              <w:rPr>
                <w:rStyle w:val="CODE"/>
                <w:rFonts w:eastAsia="StarSymbol" w:cs="Courier New"/>
                <w:lang w:val="en-US"/>
              </w:rPr>
              <w:tab/>
            </w:r>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r w:rsidR="00EE666B" w:rsidRPr="007E2A00">
              <w:rPr>
                <w:rStyle w:val="CODE"/>
                <w:rFonts w:eastAsia="StarSymbol"/>
                <w:lang w:val="en-US"/>
              </w:rPr>
              <w:t xml:space="preserve"> nvr,</w:t>
            </w:r>
            <w:r w:rsidR="008D7796" w:rsidRPr="007E2A00" w:rsidDel="008D7796">
              <w:rPr>
                <w:rStyle w:val="CODE"/>
                <w:rFonts w:eastAsia="StarSymbol"/>
                <w:lang w:val="en-US"/>
              </w:rPr>
              <w:t xml:space="preserve"> </w:t>
            </w:r>
            <w:r w:rsidR="008D7796" w:rsidRPr="007E2A00">
              <w:rPr>
                <w:rStyle w:val="CODE"/>
                <w:rFonts w:eastAsia="StarSymbol" w:cs="Courier New"/>
                <w:lang w:val="en-US"/>
              </w:rPr>
              <w:t>fmiString value</w:t>
            </w:r>
            <w:r w:rsidR="008D7796" w:rsidRPr="007E2A00">
              <w:rPr>
                <w:rStyle w:val="CODE"/>
                <w:rFonts w:eastAsia="StarSymbol"/>
                <w:lang w:val="en-US"/>
              </w:rPr>
              <w:t>[]</w:t>
            </w:r>
            <w:r w:rsidR="008D7796" w:rsidRPr="007E2A00">
              <w:rPr>
                <w:rStyle w:val="CODE"/>
                <w:rFonts w:eastAsia="StarSymbol" w:cs="Courier New"/>
                <w:lang w:val="en-US"/>
              </w:rPr>
              <w:t>);</w:t>
            </w:r>
          </w:p>
        </w:tc>
      </w:tr>
      <w:tr w:rsidR="00EE666B" w:rsidRPr="007E2A00" w:rsidTr="0088692C">
        <w:trPr>
          <w:cantSplit/>
        </w:trPr>
        <w:tc>
          <w:tcPr>
            <w:tcW w:w="559" w:type="dxa"/>
          </w:tcPr>
          <w:p w:rsidR="00EE666B" w:rsidRPr="007E2A00" w:rsidRDefault="00EE666B" w:rsidP="00C1697B">
            <w:pPr>
              <w:pStyle w:val="Textkrper-Tabelle"/>
              <w:rPr>
                <w:lang w:val="en-US"/>
              </w:rPr>
            </w:pPr>
          </w:p>
        </w:tc>
        <w:tc>
          <w:tcPr>
            <w:tcW w:w="8378" w:type="dxa"/>
          </w:tcPr>
          <w:p w:rsidR="00EE666B" w:rsidRPr="007E2A00" w:rsidRDefault="00EE666B" w:rsidP="00C1697B">
            <w:pPr>
              <w:pStyle w:val="Textkrper-Tabelle"/>
              <w:ind w:left="0"/>
              <w:rPr>
                <w:szCs w:val="20"/>
                <w:lang w:val="en-US"/>
              </w:rPr>
            </w:pPr>
            <w:r w:rsidRPr="007E2A00">
              <w:rPr>
                <w:szCs w:val="20"/>
                <w:lang w:val="en-US"/>
              </w:rPr>
              <w:t>Get actual values of variables by providing the variable handles.</w:t>
            </w:r>
          </w:p>
        </w:tc>
      </w:tr>
    </w:tbl>
    <w:p w:rsidR="00EE666B" w:rsidRPr="007E2A00" w:rsidRDefault="00EE666B" w:rsidP="00EE666B">
      <w:pPr>
        <w:rPr>
          <w:lang w:val="en-US"/>
        </w:rPr>
      </w:pPr>
    </w:p>
    <w:p w:rsidR="00BD4A8E" w:rsidRPr="007E2A00" w:rsidRDefault="00EE666B" w:rsidP="000A3A45">
      <w:pPr>
        <w:pStyle w:val="Textkrper"/>
      </w:pPr>
      <w:r w:rsidRPr="007E2A00">
        <w:t xml:space="preserve">To allow interpolation/approximation of the real output variables between communication steps (if they are used as inputs for other slaves) the derivatives of the outputs with respect to time can be read. Whether the slave is able to provide the derivatives of outputs is given by the unsigned integer capability flag </w:t>
      </w:r>
      <w:r w:rsidRPr="007E2A00">
        <w:rPr>
          <w:rStyle w:val="CODE"/>
        </w:rPr>
        <w:t>MaxOutputDerivativeOrder</w:t>
      </w:r>
      <w:r w:rsidRPr="007E2A00">
        <w:t>. It delivers the maximum order of the output derivative. If the actual order is lower (because the order of integration algorithm is low), the retrieved value is 0.</w:t>
      </w:r>
    </w:p>
    <w:p w:rsidR="0085502F" w:rsidRPr="007E2A00" w:rsidRDefault="0085502F" w:rsidP="000A3A45">
      <w:pPr>
        <w:pStyle w:val="Textkrper"/>
      </w:pPr>
      <w:r w:rsidRPr="007E2A00">
        <w:t>Example: If the internal polynomial is of order 1 and the master inquires the second derivative of an output, the slave will return zero.</w:t>
      </w:r>
    </w:p>
    <w:p w:rsidR="00EE666B" w:rsidRPr="007E2A00" w:rsidRDefault="00EE666B" w:rsidP="000A3A45">
      <w:pPr>
        <w:pStyle w:val="Textkrper"/>
      </w:pPr>
      <w:r w:rsidRPr="007E2A00">
        <w:t>The derivatives can be retrieved by:</w:t>
      </w:r>
    </w:p>
    <w:p w:rsidR="000A3A45" w:rsidRPr="007E2A00" w:rsidRDefault="000A3A45" w:rsidP="000A3A45">
      <w:pPr>
        <w:pStyle w:val="Textkrper"/>
        <w:rPr>
          <w:sz w:val="10"/>
          <w:szCs w:val="10"/>
        </w:rPr>
      </w:pPr>
    </w:p>
    <w:tbl>
      <w:tblPr>
        <w:tblW w:w="0" w:type="auto"/>
        <w:tblInd w:w="348" w:type="dxa"/>
        <w:tblLook w:val="01E0" w:firstRow="1" w:lastRow="1" w:firstColumn="1" w:lastColumn="1" w:noHBand="0" w:noVBand="0"/>
      </w:tblPr>
      <w:tblGrid>
        <w:gridCol w:w="469"/>
        <w:gridCol w:w="8468"/>
      </w:tblGrid>
      <w:tr w:rsidR="00EE666B" w:rsidRPr="007E2A00">
        <w:tc>
          <w:tcPr>
            <w:tcW w:w="8937" w:type="dxa"/>
            <w:gridSpan w:val="2"/>
          </w:tcPr>
          <w:p w:rsidR="00EE666B" w:rsidRPr="007E2A00" w:rsidRDefault="004A18C1" w:rsidP="006E72FB">
            <w:pPr>
              <w:pStyle w:val="Textkrper-Tabelle"/>
              <w:tabs>
                <w:tab w:val="left" w:pos="4452"/>
              </w:tabs>
              <w:rPr>
                <w:rFonts w:ascii="Courier New" w:eastAsia="StarSymbol" w:hAnsi="Courier New" w:cs="Courier New"/>
                <w:sz w:val="19"/>
                <w:lang w:val="en-US"/>
              </w:rPr>
            </w:pPr>
            <w:r w:rsidRPr="007E2A00">
              <w:rPr>
                <w:rStyle w:val="CODE"/>
                <w:rFonts w:eastAsia="StarSymbol"/>
                <w:lang w:val="en-US"/>
              </w:rPr>
              <w:t>fmi</w:t>
            </w:r>
            <w:r w:rsidR="00EE666B" w:rsidRPr="007E2A00">
              <w:rPr>
                <w:rStyle w:val="CODE"/>
                <w:rFonts w:eastAsia="StarSymbol"/>
                <w:lang w:val="en-US"/>
              </w:rPr>
              <w:t xml:space="preserve">Status </w:t>
            </w:r>
            <w:r w:rsidRPr="007E2A00">
              <w:rPr>
                <w:rStyle w:val="CODE"/>
                <w:rFonts w:eastAsia="StarSymbol"/>
                <w:lang w:val="en-US"/>
              </w:rPr>
              <w:t>fmi</w:t>
            </w:r>
            <w:r w:rsidR="00EE666B" w:rsidRPr="007E2A00">
              <w:rPr>
                <w:rStyle w:val="CODE"/>
                <w:rFonts w:eastAsia="StarSymbol"/>
                <w:lang w:val="en-US"/>
              </w:rPr>
              <w:t>GetRealOutputDerivatives</w:t>
            </w:r>
            <w:r w:rsidR="006E72FB">
              <w:rPr>
                <w:rStyle w:val="CODE"/>
                <w:rFonts w:eastAsia="StarSymbol"/>
                <w:lang w:val="en-US"/>
              </w:rPr>
              <w:t xml:space="preserve"> </w:t>
            </w:r>
            <w:r w:rsidR="00EE666B" w:rsidRPr="007E2A00">
              <w:rPr>
                <w:rStyle w:val="CODE"/>
                <w:rFonts w:eastAsia="StarSymbol"/>
                <w:lang w:val="en-US"/>
              </w:rPr>
              <w:t>(</w:t>
            </w:r>
            <w:r w:rsidR="00B67E91" w:rsidRPr="007E2A00">
              <w:rPr>
                <w:rStyle w:val="CODE"/>
                <w:rFonts w:eastAsia="StarSymbol"/>
                <w:lang w:val="en-US"/>
              </w:rPr>
              <w:t>fmiComponent c</w:t>
            </w:r>
            <w:r w:rsidR="00EE666B" w:rsidRPr="007E2A00">
              <w:rPr>
                <w:rStyle w:val="CODE"/>
                <w:rFonts w:eastAsia="StarSymbol"/>
                <w:lang w:val="en-US"/>
              </w:rPr>
              <w:t xml:space="preserve">, </w:t>
            </w:r>
            <w:r w:rsidR="006E72FB">
              <w:rPr>
                <w:rStyle w:val="CODE"/>
                <w:rFonts w:eastAsia="StarSymbol"/>
                <w:lang w:val="en-US"/>
              </w:rPr>
              <w:br/>
            </w:r>
            <w:r w:rsidR="006E72FB">
              <w:rPr>
                <w:rStyle w:val="CODE"/>
                <w:rFonts w:eastAsia="StarSymbol"/>
                <w:lang w:val="en-US"/>
              </w:rPr>
              <w:tab/>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lang w:val="en-US"/>
              </w:rPr>
              <w:t>fmi</w:t>
            </w:r>
            <w:r w:rsidR="00EE666B" w:rsidRPr="007E2A00">
              <w:rPr>
                <w:rStyle w:val="CODE"/>
                <w:rFonts w:eastAsia="StarSymbol"/>
                <w:lang w:val="en-US"/>
              </w:rPr>
              <w:t xml:space="preserve">ValueReference vr[], </w:t>
            </w:r>
            <w:r w:rsidR="006E72FB">
              <w:rPr>
                <w:rStyle w:val="CODE"/>
                <w:rFonts w:eastAsia="StarSymbol"/>
                <w:lang w:val="en-US"/>
              </w:rPr>
              <w:br/>
            </w:r>
            <w:r w:rsidR="006E72FB">
              <w:rPr>
                <w:rStyle w:val="CODE"/>
                <w:rFonts w:eastAsia="StarSymbol"/>
                <w:lang w:val="en-US"/>
              </w:rPr>
              <w:tab/>
            </w:r>
            <w:r w:rsidR="00EE666B" w:rsidRPr="007E2A00">
              <w:rPr>
                <w:rStyle w:val="CODE"/>
                <w:rFonts w:eastAsia="StarSymbol"/>
                <w:b/>
                <w:lang w:val="en-US"/>
              </w:rPr>
              <w:t>size</w:t>
            </w:r>
            <w:r w:rsidR="00EE666B" w:rsidRPr="007E2A00">
              <w:rPr>
                <w:rStyle w:val="CODE"/>
                <w:rFonts w:ascii="Symbol" w:eastAsia="StarSymbol" w:hAnsi="Symbol"/>
                <w:b/>
                <w:lang w:val="en-US"/>
              </w:rPr>
              <w:t></w:t>
            </w:r>
            <w:r w:rsidR="00EE666B" w:rsidRPr="007E2A00">
              <w:rPr>
                <w:rStyle w:val="CODE"/>
                <w:rFonts w:eastAsia="StarSymbol"/>
                <w:b/>
                <w:lang w:val="en-US"/>
              </w:rPr>
              <w:t>t</w:t>
            </w:r>
            <w:r w:rsidR="00EE666B" w:rsidRPr="007E2A00">
              <w:rPr>
                <w:rStyle w:val="CODE"/>
                <w:rFonts w:eastAsia="StarSymbol"/>
                <w:lang w:val="en-US"/>
              </w:rPr>
              <w:t xml:space="preserve"> nvr, </w:t>
            </w:r>
            <w:r w:rsidR="00EE666B" w:rsidRPr="007E2A00">
              <w:rPr>
                <w:rStyle w:val="CODE"/>
                <w:rFonts w:eastAsia="StarSymbol"/>
                <w:b/>
                <w:lang w:val="en-US"/>
              </w:rPr>
              <w:t>const</w:t>
            </w:r>
            <w:r w:rsidR="00EE666B" w:rsidRPr="007E2A00">
              <w:rPr>
                <w:rStyle w:val="CODE"/>
                <w:rFonts w:eastAsia="StarSymbol"/>
                <w:lang w:val="en-US"/>
              </w:rPr>
              <w:t xml:space="preserve"> </w:t>
            </w:r>
            <w:r w:rsidR="009F2A49">
              <w:rPr>
                <w:rStyle w:val="CODE"/>
                <w:rFonts w:eastAsia="StarSymbol"/>
                <w:lang w:val="en-US"/>
              </w:rPr>
              <w:t xml:space="preserve">fmiInteger </w:t>
            </w:r>
            <w:r w:rsidR="00EE666B" w:rsidRPr="007E2A00">
              <w:rPr>
                <w:rStyle w:val="CODE"/>
                <w:rFonts w:eastAsia="StarSymbol"/>
                <w:lang w:val="en-US"/>
              </w:rPr>
              <w:t>order[],</w:t>
            </w:r>
            <w:r w:rsidR="006E72FB">
              <w:rPr>
                <w:rStyle w:val="CODE"/>
                <w:rFonts w:eastAsia="StarSymbol"/>
                <w:lang w:val="en-US"/>
              </w:rPr>
              <w:br/>
            </w:r>
            <w:r w:rsidR="006E72FB">
              <w:rPr>
                <w:rStyle w:val="CODE"/>
                <w:rFonts w:eastAsia="StarSymbol"/>
                <w:lang w:val="en-US"/>
              </w:rPr>
              <w:tab/>
            </w:r>
            <w:r w:rsidRPr="007E2A00">
              <w:rPr>
                <w:rStyle w:val="CODE"/>
                <w:rFonts w:eastAsia="StarSymbol"/>
                <w:lang w:val="en-US"/>
              </w:rPr>
              <w:t>fmi</w:t>
            </w:r>
            <w:r w:rsidR="00EE666B" w:rsidRPr="007E2A00">
              <w:rPr>
                <w:rStyle w:val="CODE"/>
                <w:rFonts w:eastAsia="StarSymbol"/>
                <w:lang w:val="en-US"/>
              </w:rPr>
              <w:t>Real value[]);</w:t>
            </w:r>
          </w:p>
        </w:tc>
      </w:tr>
      <w:tr w:rsidR="00EE666B" w:rsidRPr="007E2A00">
        <w:tc>
          <w:tcPr>
            <w:tcW w:w="469" w:type="dxa"/>
          </w:tcPr>
          <w:p w:rsidR="00EE666B" w:rsidRPr="007E2A00" w:rsidRDefault="00EE666B" w:rsidP="00C1697B">
            <w:pPr>
              <w:pStyle w:val="Textkrper-Tabelle"/>
              <w:spacing w:after="120"/>
              <w:rPr>
                <w:lang w:val="en-US"/>
              </w:rPr>
            </w:pPr>
          </w:p>
        </w:tc>
        <w:tc>
          <w:tcPr>
            <w:tcW w:w="8468" w:type="dxa"/>
          </w:tcPr>
          <w:p w:rsidR="00EE666B" w:rsidRPr="007E2A00" w:rsidRDefault="00EE666B" w:rsidP="00C1697B">
            <w:pPr>
              <w:pStyle w:val="Textkrper-Tabelle"/>
              <w:ind w:left="0"/>
              <w:rPr>
                <w:szCs w:val="20"/>
                <w:lang w:val="en-US"/>
              </w:rPr>
            </w:pPr>
            <w:r w:rsidRPr="007E2A00">
              <w:rPr>
                <w:szCs w:val="20"/>
                <w:lang w:val="en-US"/>
              </w:rPr>
              <w:t>Retrieves the n-th derivative of output values. Argument “</w:t>
            </w:r>
            <w:r w:rsidRPr="007E2A00">
              <w:rPr>
                <w:rStyle w:val="CODE"/>
                <w:sz w:val="20"/>
                <w:szCs w:val="20"/>
                <w:lang w:val="en-US"/>
              </w:rPr>
              <w:t>v</w:t>
            </w:r>
            <w:r w:rsidRPr="007E2A00">
              <w:rPr>
                <w:rStyle w:val="CODE"/>
                <w:rFonts w:eastAsia="StarSymbol"/>
                <w:sz w:val="20"/>
                <w:szCs w:val="20"/>
                <w:lang w:val="en-US"/>
              </w:rPr>
              <w:t>r</w:t>
            </w:r>
            <w:r w:rsidRPr="007E2A00">
              <w:rPr>
                <w:szCs w:val="20"/>
                <w:lang w:val="en-US"/>
              </w:rPr>
              <w:t>” is a vector of “</w:t>
            </w:r>
            <w:r w:rsidRPr="007E2A00">
              <w:rPr>
                <w:rStyle w:val="CODE"/>
                <w:rFonts w:eastAsia="StarSymbol"/>
                <w:sz w:val="20"/>
                <w:szCs w:val="20"/>
                <w:lang w:val="en-US"/>
              </w:rPr>
              <w:t>nvr</w:t>
            </w:r>
            <w:r w:rsidRPr="007E2A00">
              <w:rPr>
                <w:szCs w:val="20"/>
                <w:lang w:val="en-US"/>
              </w:rPr>
              <w:t>” value references that define the variables whose derivatives shall be retrieved. The array “</w:t>
            </w:r>
            <w:r w:rsidRPr="007E2A00">
              <w:rPr>
                <w:rStyle w:val="CODE"/>
                <w:rFonts w:eastAsia="StarSymbol"/>
                <w:sz w:val="20"/>
                <w:szCs w:val="20"/>
                <w:lang w:val="en-US"/>
              </w:rPr>
              <w:t>order</w:t>
            </w:r>
            <w:r w:rsidRPr="007E2A00">
              <w:rPr>
                <w:szCs w:val="20"/>
                <w:lang w:val="en-US"/>
              </w:rPr>
              <w:t>” contains the order of the respective derivative (1 means the first derivative, 0 is not allowed). Argument “</w:t>
            </w:r>
            <w:r w:rsidRPr="007E2A00">
              <w:rPr>
                <w:rStyle w:val="CODE"/>
                <w:rFonts w:eastAsia="StarSymbol" w:cs="Courier New"/>
                <w:sz w:val="20"/>
                <w:szCs w:val="20"/>
                <w:lang w:val="en-US"/>
              </w:rPr>
              <w:t>value</w:t>
            </w:r>
            <w:r w:rsidRPr="007E2A00">
              <w:rPr>
                <w:szCs w:val="20"/>
                <w:lang w:val="en-US"/>
              </w:rPr>
              <w:t xml:space="preserve">” is a vector with the actual values of the derivatives. </w:t>
            </w:r>
          </w:p>
          <w:p w:rsidR="00AD230A" w:rsidRPr="007E2A00" w:rsidRDefault="00EE666B" w:rsidP="00C1697B">
            <w:pPr>
              <w:pStyle w:val="Textkrper-Tabelle"/>
              <w:ind w:left="0"/>
              <w:rPr>
                <w:szCs w:val="20"/>
                <w:lang w:val="en-US"/>
              </w:rPr>
            </w:pPr>
            <w:r w:rsidRPr="007E2A00">
              <w:rPr>
                <w:szCs w:val="20"/>
                <w:lang w:val="en-US"/>
              </w:rPr>
              <w:t xml:space="preserve">Restrictions on using the function are the same as for the </w:t>
            </w:r>
            <w:r w:rsidR="004A18C1" w:rsidRPr="007E2A00">
              <w:rPr>
                <w:rStyle w:val="CODE"/>
                <w:rFonts w:eastAsia="StarSymbol"/>
                <w:sz w:val="20"/>
                <w:szCs w:val="20"/>
                <w:lang w:val="en-US"/>
              </w:rPr>
              <w:t>fmi</w:t>
            </w:r>
            <w:r w:rsidRPr="007E2A00">
              <w:rPr>
                <w:rStyle w:val="CODE"/>
                <w:rFonts w:eastAsia="StarSymbol"/>
                <w:sz w:val="20"/>
                <w:szCs w:val="20"/>
                <w:lang w:val="en-US"/>
              </w:rPr>
              <w:t>GetReal</w:t>
            </w:r>
            <w:r w:rsidR="0088692C">
              <w:t xml:space="preserve"> f</w:t>
            </w:r>
            <w:r w:rsidRPr="007E2A00">
              <w:rPr>
                <w:szCs w:val="20"/>
                <w:lang w:val="en-US"/>
              </w:rPr>
              <w:t>unction.</w:t>
            </w:r>
          </w:p>
        </w:tc>
      </w:tr>
    </w:tbl>
    <w:p w:rsidR="00EE666B" w:rsidRPr="007E2A00" w:rsidRDefault="00EE666B" w:rsidP="00EE666B">
      <w:pPr>
        <w:rPr>
          <w:lang w:val="en-US"/>
        </w:rPr>
      </w:pPr>
    </w:p>
    <w:p w:rsidR="00EE666B" w:rsidRPr="007E2A00" w:rsidRDefault="00EE666B" w:rsidP="000A3A45">
      <w:pPr>
        <w:pStyle w:val="Textkrper"/>
      </w:pPr>
      <w:r w:rsidRPr="007E2A00">
        <w:t xml:space="preserve">The returned outputs correspond to the current slave time. E. g. after a successful </w:t>
      </w:r>
      <w:r w:rsidR="004A18C1" w:rsidRPr="007E2A00">
        <w:rPr>
          <w:rStyle w:val="CODE"/>
        </w:rPr>
        <w:t>fmi</w:t>
      </w:r>
      <w:r w:rsidRPr="007E2A00">
        <w:rPr>
          <w:rStyle w:val="CODE"/>
        </w:rPr>
        <w:t>DoStep(..</w:t>
      </w:r>
      <w:r w:rsidR="00B66948" w:rsidRPr="007E2A00">
        <w:rPr>
          <w:rStyle w:val="CODE"/>
        </w:rPr>
        <w:t>.</w:t>
      </w:r>
      <w:r w:rsidRPr="007E2A00">
        <w:rPr>
          <w:rStyle w:val="CODE"/>
        </w:rPr>
        <w:t>)</w:t>
      </w:r>
      <w:r w:rsidRPr="007E2A00">
        <w:t xml:space="preserve"> the returned values are related to the end of the time step.</w:t>
      </w:r>
    </w:p>
    <w:p w:rsidR="00EE666B" w:rsidRPr="007E2A00" w:rsidRDefault="00584CA1" w:rsidP="000A3A45">
      <w:pPr>
        <w:pStyle w:val="Textkrper"/>
      </w:pPr>
      <w:r>
        <w:t>This standard supports polynomial interpolation and extrapolation as well as more sophisticated signal extrapolation schemes like rational extrapolation, see Appendix D.</w:t>
      </w:r>
      <w:r w:rsidR="00EE666B" w:rsidRPr="007E2A00">
        <w:t xml:space="preserve"> </w:t>
      </w:r>
    </w:p>
    <w:p w:rsidR="00EE666B" w:rsidRPr="007E2A00" w:rsidRDefault="00EE666B" w:rsidP="00C1282E">
      <w:pPr>
        <w:pStyle w:val="berschrift3"/>
      </w:pPr>
      <w:bookmarkStart w:id="217" w:name="_Ref248821476"/>
      <w:bookmarkStart w:id="218" w:name="_Toc274647155"/>
      <w:r w:rsidRPr="007E2A00">
        <w:lastRenderedPageBreak/>
        <w:t>Computation</w:t>
      </w:r>
      <w:bookmarkEnd w:id="217"/>
      <w:bookmarkEnd w:id="218"/>
    </w:p>
    <w:p w:rsidR="00EE666B" w:rsidRPr="007E2A00" w:rsidRDefault="00EE666B" w:rsidP="000A3A45">
      <w:pPr>
        <w:pStyle w:val="Textkrper"/>
      </w:pPr>
      <w:r w:rsidRPr="007E2A00">
        <w:t>The computation of time steps is controlled by the following function.</w:t>
      </w:r>
    </w:p>
    <w:p w:rsidR="000A3A45" w:rsidRPr="007E2A00" w:rsidRDefault="000A3A45" w:rsidP="000A3A45">
      <w:pPr>
        <w:pStyle w:val="Textkrper"/>
        <w:rPr>
          <w:sz w:val="10"/>
          <w:szCs w:val="10"/>
        </w:rPr>
      </w:pPr>
    </w:p>
    <w:tbl>
      <w:tblPr>
        <w:tblW w:w="0" w:type="auto"/>
        <w:tblInd w:w="348" w:type="dxa"/>
        <w:tblLook w:val="01E0" w:firstRow="1" w:lastRow="1" w:firstColumn="1" w:lastColumn="1" w:noHBand="0" w:noVBand="0"/>
      </w:tblPr>
      <w:tblGrid>
        <w:gridCol w:w="469"/>
        <w:gridCol w:w="8468"/>
      </w:tblGrid>
      <w:tr w:rsidR="00EE666B" w:rsidRPr="007E2A00">
        <w:tc>
          <w:tcPr>
            <w:tcW w:w="8937" w:type="dxa"/>
            <w:gridSpan w:val="2"/>
          </w:tcPr>
          <w:p w:rsidR="00EE666B" w:rsidRPr="007E2A00" w:rsidRDefault="004A18C1" w:rsidP="006E72FB">
            <w:pPr>
              <w:pStyle w:val="Textkrper-Tabelle"/>
              <w:tabs>
                <w:tab w:val="left" w:pos="2352"/>
              </w:tabs>
              <w:rPr>
                <w:rFonts w:ascii="Courier New" w:eastAsia="StarSymbol" w:hAnsi="Courier New" w:cs="Courier New"/>
                <w:sz w:val="19"/>
                <w:lang w:val="en-US"/>
              </w:rPr>
            </w:pPr>
            <w:r w:rsidRPr="007E2A00">
              <w:rPr>
                <w:rStyle w:val="CODE"/>
                <w:rFonts w:eastAsia="StarSymbol"/>
                <w:lang w:val="en-US"/>
              </w:rPr>
              <w:t>fmi</w:t>
            </w:r>
            <w:r w:rsidR="00EE666B" w:rsidRPr="007E2A00">
              <w:rPr>
                <w:rStyle w:val="CODE"/>
                <w:rFonts w:eastAsia="StarSymbol"/>
                <w:lang w:val="en-US"/>
              </w:rPr>
              <w:t xml:space="preserve">Status </w:t>
            </w:r>
            <w:r w:rsidRPr="007E2A00">
              <w:rPr>
                <w:rStyle w:val="CODE"/>
                <w:rFonts w:eastAsia="StarSymbol"/>
                <w:lang w:val="en-US"/>
              </w:rPr>
              <w:t>fmi</w:t>
            </w:r>
            <w:r w:rsidR="00EE666B" w:rsidRPr="007E2A00">
              <w:rPr>
                <w:rStyle w:val="CODE"/>
                <w:rFonts w:eastAsia="StarSymbol"/>
                <w:lang w:val="en-US"/>
              </w:rPr>
              <w:t>DoStep(</w:t>
            </w:r>
            <w:r w:rsidR="006E72FB">
              <w:rPr>
                <w:rStyle w:val="CODE"/>
                <w:rFonts w:eastAsia="StarSymbol"/>
                <w:lang w:val="en-US"/>
              </w:rPr>
              <w:tab/>
            </w:r>
            <w:r w:rsidR="00B67E91" w:rsidRPr="007E2A00">
              <w:rPr>
                <w:rStyle w:val="CODE"/>
                <w:rFonts w:eastAsia="StarSymbol"/>
                <w:lang w:val="en-US"/>
              </w:rPr>
              <w:t>fmiComponent c</w:t>
            </w:r>
            <w:r w:rsidR="00EE666B" w:rsidRPr="007E2A00">
              <w:rPr>
                <w:rStyle w:val="CODE"/>
                <w:rFonts w:eastAsia="StarSymbol"/>
                <w:lang w:val="en-US"/>
              </w:rPr>
              <w:t xml:space="preserve">, </w:t>
            </w:r>
            <w:r w:rsidRPr="007E2A00">
              <w:rPr>
                <w:rStyle w:val="CODE"/>
                <w:rFonts w:eastAsia="StarSymbol"/>
                <w:lang w:val="en-US"/>
              </w:rPr>
              <w:t>fmi</w:t>
            </w:r>
            <w:r w:rsidR="00EE666B" w:rsidRPr="007E2A00">
              <w:rPr>
                <w:rStyle w:val="CODE"/>
                <w:rFonts w:eastAsia="StarSymbol"/>
                <w:lang w:val="en-US"/>
              </w:rPr>
              <w:t xml:space="preserve">Real </w:t>
            </w:r>
            <w:r w:rsidR="00733560" w:rsidRPr="007E2A00">
              <w:rPr>
                <w:rStyle w:val="CODE"/>
                <w:rFonts w:eastAsia="StarSymbol"/>
                <w:lang w:val="en-US"/>
              </w:rPr>
              <w:t>currentCommunicationPoint</w:t>
            </w:r>
            <w:r w:rsidR="00EE666B" w:rsidRPr="007E2A00">
              <w:rPr>
                <w:rStyle w:val="CODE"/>
                <w:rFonts w:eastAsia="StarSymbol"/>
                <w:lang w:val="en-US"/>
              </w:rPr>
              <w:t>,</w:t>
            </w:r>
            <w:r w:rsidR="006E72FB">
              <w:rPr>
                <w:rStyle w:val="CODE"/>
                <w:rFonts w:eastAsia="StarSymbol"/>
                <w:lang w:val="en-US"/>
              </w:rPr>
              <w:br/>
            </w:r>
            <w:r w:rsidR="006E72FB">
              <w:rPr>
                <w:rStyle w:val="CODE"/>
                <w:rFonts w:eastAsia="StarSymbol"/>
                <w:lang w:val="en-US"/>
              </w:rPr>
              <w:tab/>
            </w:r>
            <w:r w:rsidRPr="007E2A00">
              <w:rPr>
                <w:rStyle w:val="CODE"/>
                <w:rFonts w:eastAsia="StarSymbol"/>
                <w:lang w:val="en-US"/>
              </w:rPr>
              <w:t>fmi</w:t>
            </w:r>
            <w:r w:rsidR="00EE666B" w:rsidRPr="007E2A00">
              <w:rPr>
                <w:rStyle w:val="CODE"/>
                <w:rFonts w:eastAsia="StarSymbol"/>
                <w:lang w:val="en-US"/>
              </w:rPr>
              <w:t xml:space="preserve">Real </w:t>
            </w:r>
            <w:r w:rsidR="00733560" w:rsidRPr="007E2A00">
              <w:rPr>
                <w:rStyle w:val="CODE"/>
                <w:rFonts w:eastAsia="StarSymbol"/>
                <w:lang w:val="en-US"/>
              </w:rPr>
              <w:t>communicationStepSize</w:t>
            </w:r>
            <w:r w:rsidR="00EE666B" w:rsidRPr="007E2A00">
              <w:rPr>
                <w:rStyle w:val="CODE"/>
                <w:rFonts w:eastAsia="StarSymbol"/>
                <w:lang w:val="en-US"/>
              </w:rPr>
              <w:t xml:space="preserve">, </w:t>
            </w:r>
            <w:r w:rsidRPr="007E2A00">
              <w:rPr>
                <w:rStyle w:val="CODE"/>
                <w:rFonts w:eastAsia="StarSymbol"/>
                <w:lang w:val="en-US"/>
              </w:rPr>
              <w:t>fmi</w:t>
            </w:r>
            <w:r w:rsidR="00EE666B" w:rsidRPr="007E2A00">
              <w:rPr>
                <w:rStyle w:val="CODE"/>
                <w:rFonts w:eastAsia="StarSymbol"/>
                <w:lang w:val="en-US"/>
              </w:rPr>
              <w:t>Boolean newStep);</w:t>
            </w:r>
          </w:p>
        </w:tc>
      </w:tr>
      <w:tr w:rsidR="00EE666B" w:rsidRPr="007E2A00">
        <w:tc>
          <w:tcPr>
            <w:tcW w:w="469" w:type="dxa"/>
          </w:tcPr>
          <w:p w:rsidR="00EE666B" w:rsidRPr="007E2A00" w:rsidRDefault="00EE666B" w:rsidP="00C1697B">
            <w:pPr>
              <w:pStyle w:val="Textkrper-Tabelle"/>
              <w:spacing w:after="120"/>
              <w:rPr>
                <w:lang w:val="en-US"/>
              </w:rPr>
            </w:pPr>
          </w:p>
        </w:tc>
        <w:tc>
          <w:tcPr>
            <w:tcW w:w="8468" w:type="dxa"/>
          </w:tcPr>
          <w:p w:rsidR="00EE666B" w:rsidRPr="007E2A00" w:rsidRDefault="00EE666B" w:rsidP="00C1697B">
            <w:pPr>
              <w:pStyle w:val="Textkrper-Tabelle"/>
              <w:ind w:left="0"/>
              <w:rPr>
                <w:szCs w:val="20"/>
                <w:lang w:val="en-US"/>
              </w:rPr>
            </w:pPr>
            <w:r w:rsidRPr="007E2A00">
              <w:rPr>
                <w:szCs w:val="20"/>
                <w:lang w:val="en-US"/>
              </w:rPr>
              <w:t xml:space="preserve">The computation of a time step is started. </w:t>
            </w:r>
          </w:p>
          <w:p w:rsidR="00EE666B" w:rsidRPr="007E2A00" w:rsidRDefault="00EE666B" w:rsidP="00C1697B">
            <w:pPr>
              <w:pStyle w:val="Textkrper-Tabelle"/>
              <w:ind w:left="0"/>
              <w:rPr>
                <w:szCs w:val="20"/>
                <w:lang w:val="en-US"/>
              </w:rPr>
            </w:pPr>
            <w:r w:rsidRPr="007E2A00">
              <w:rPr>
                <w:szCs w:val="20"/>
                <w:lang w:val="en-US"/>
              </w:rPr>
              <w:t xml:space="preserve">The parameter </w:t>
            </w:r>
            <w:r w:rsidR="00733560" w:rsidRPr="007E2A00">
              <w:rPr>
                <w:szCs w:val="20"/>
                <w:lang w:val="en-US"/>
              </w:rPr>
              <w:t>currentCommunicationPoint</w:t>
            </w:r>
            <w:r w:rsidRPr="007E2A00">
              <w:rPr>
                <w:szCs w:val="20"/>
                <w:lang w:val="en-US"/>
              </w:rPr>
              <w:t xml:space="preserve"> is the current </w:t>
            </w:r>
            <w:r w:rsidR="00733560" w:rsidRPr="007E2A00">
              <w:rPr>
                <w:szCs w:val="20"/>
                <w:lang w:val="en-US"/>
              </w:rPr>
              <w:t xml:space="preserve">communication point </w:t>
            </w:r>
            <w:r w:rsidRPr="007E2A00">
              <w:rPr>
                <w:szCs w:val="20"/>
                <w:lang w:val="en-US"/>
              </w:rPr>
              <w:t xml:space="preserve">of the master (tci). Parameter </w:t>
            </w:r>
            <w:r w:rsidR="00430209" w:rsidRPr="00430209">
              <w:rPr>
                <w:rStyle w:val="CODE"/>
                <w:rFonts w:eastAsia="StarSymbol" w:cs="Courier New"/>
                <w:szCs w:val="24"/>
                <w:lang w:eastAsia="nl-NL"/>
              </w:rPr>
              <w:t>communicationStepSize</w:t>
            </w:r>
            <w:r w:rsidR="00430209" w:rsidRPr="007E2A00">
              <w:rPr>
                <w:szCs w:val="20"/>
                <w:lang w:val="en-US"/>
              </w:rPr>
              <w:t xml:space="preserve"> is</w:t>
            </w:r>
            <w:r w:rsidRPr="007E2A00">
              <w:rPr>
                <w:szCs w:val="20"/>
                <w:lang w:val="en-US"/>
              </w:rPr>
              <w:t xml:space="preserve"> the communication step</w:t>
            </w:r>
            <w:r w:rsidR="00733560" w:rsidRPr="007E2A00">
              <w:rPr>
                <w:szCs w:val="20"/>
                <w:lang w:val="en-US"/>
              </w:rPr>
              <w:t xml:space="preserve"> </w:t>
            </w:r>
            <w:r w:rsidRPr="007E2A00">
              <w:rPr>
                <w:szCs w:val="20"/>
                <w:lang w:val="en-US"/>
              </w:rPr>
              <w:t>size. If the master carries out a</w:t>
            </w:r>
            <w:r w:rsidR="00733560" w:rsidRPr="007E2A00">
              <w:rPr>
                <w:szCs w:val="20"/>
                <w:lang w:val="en-US"/>
              </w:rPr>
              <w:t>n</w:t>
            </w:r>
            <w:r w:rsidRPr="007E2A00">
              <w:rPr>
                <w:szCs w:val="20"/>
                <w:lang w:val="en-US"/>
              </w:rPr>
              <w:t xml:space="preserve"> event iteration the parameter </w:t>
            </w:r>
            <w:r w:rsidR="00733560" w:rsidRPr="00430209">
              <w:rPr>
                <w:rStyle w:val="CODE"/>
                <w:rFonts w:eastAsia="StarSymbol" w:cs="Courier New"/>
                <w:szCs w:val="24"/>
                <w:lang w:eastAsia="nl-NL"/>
              </w:rPr>
              <w:t>communicationStepSize</w:t>
            </w:r>
            <w:r w:rsidR="00733560" w:rsidRPr="007E2A00">
              <w:rPr>
                <w:szCs w:val="20"/>
                <w:lang w:val="en-US"/>
              </w:rPr>
              <w:t xml:space="preserve"> </w:t>
            </w:r>
            <w:r w:rsidRPr="007E2A00">
              <w:rPr>
                <w:szCs w:val="20"/>
                <w:lang w:val="en-US"/>
              </w:rPr>
              <w:t xml:space="preserve">is zero. The Parameter </w:t>
            </w:r>
            <w:r w:rsidRPr="00430209">
              <w:rPr>
                <w:rStyle w:val="CODE"/>
                <w:rFonts w:eastAsia="StarSymbol" w:cs="Courier New"/>
                <w:szCs w:val="24"/>
                <w:lang w:eastAsia="nl-NL"/>
              </w:rPr>
              <w:t>newStep</w:t>
            </w:r>
            <w:r w:rsidRPr="007E2A00">
              <w:rPr>
                <w:szCs w:val="20"/>
                <w:lang w:val="en-US"/>
              </w:rPr>
              <w:t xml:space="preserve"> is </w:t>
            </w:r>
            <w:r w:rsidR="004A18C1" w:rsidRPr="00430209">
              <w:rPr>
                <w:rStyle w:val="CODE"/>
                <w:rFonts w:eastAsia="StarSymbol" w:cs="Courier New"/>
                <w:szCs w:val="24"/>
                <w:lang w:eastAsia="nl-NL"/>
              </w:rPr>
              <w:t>fmi</w:t>
            </w:r>
            <w:r w:rsidRPr="00430209">
              <w:rPr>
                <w:rStyle w:val="CODE"/>
                <w:rFonts w:eastAsia="StarSymbol" w:cs="Courier New"/>
                <w:szCs w:val="24"/>
                <w:lang w:eastAsia="nl-NL"/>
              </w:rPr>
              <w:t>True</w:t>
            </w:r>
            <w:r w:rsidRPr="007E2A00">
              <w:rPr>
                <w:szCs w:val="20"/>
                <w:lang w:val="en-US"/>
              </w:rPr>
              <w:t xml:space="preserve"> if the last communication step is accepted by the master and a new</w:t>
            </w:r>
            <w:r w:rsidR="00733560" w:rsidRPr="007E2A00">
              <w:rPr>
                <w:szCs w:val="20"/>
                <w:lang w:val="en-US"/>
              </w:rPr>
              <w:t xml:space="preserve"> communication</w:t>
            </w:r>
            <w:r w:rsidRPr="007E2A00">
              <w:rPr>
                <w:szCs w:val="20"/>
                <w:lang w:val="en-US"/>
              </w:rPr>
              <w:t xml:space="preserve"> step is started. </w:t>
            </w:r>
          </w:p>
          <w:p w:rsidR="00EE666B" w:rsidRPr="007E2A00" w:rsidRDefault="00EE666B" w:rsidP="00C1697B">
            <w:pPr>
              <w:pStyle w:val="Textkrper-Tabelle"/>
              <w:ind w:left="0"/>
              <w:rPr>
                <w:szCs w:val="20"/>
                <w:lang w:val="en-US"/>
              </w:rPr>
            </w:pPr>
            <w:r w:rsidRPr="007E2A00">
              <w:rPr>
                <w:szCs w:val="20"/>
                <w:lang w:val="en-US"/>
              </w:rPr>
              <w:t xml:space="preserve">Depending on the internal state of the slave and the last call of </w:t>
            </w:r>
            <w:r w:rsidR="004A18C1" w:rsidRPr="00430209">
              <w:rPr>
                <w:rStyle w:val="CODE"/>
                <w:rFonts w:eastAsia="StarSymbol" w:cs="Courier New"/>
                <w:szCs w:val="24"/>
                <w:lang w:eastAsia="nl-NL"/>
              </w:rPr>
              <w:t>fmi</w:t>
            </w:r>
            <w:r w:rsidRPr="00430209">
              <w:rPr>
                <w:rStyle w:val="CODE"/>
                <w:rFonts w:eastAsia="StarSymbol" w:cs="Courier New"/>
                <w:szCs w:val="24"/>
                <w:lang w:eastAsia="nl-NL"/>
              </w:rPr>
              <w:t>DoStep(.</w:t>
            </w:r>
            <w:r w:rsidR="00B66948" w:rsidRPr="00430209">
              <w:rPr>
                <w:rStyle w:val="CODE"/>
                <w:rFonts w:eastAsia="StarSymbol" w:cs="Courier New"/>
                <w:szCs w:val="24"/>
                <w:lang w:eastAsia="nl-NL"/>
              </w:rPr>
              <w:t>.</w:t>
            </w:r>
            <w:r w:rsidRPr="00430209">
              <w:rPr>
                <w:rStyle w:val="CODE"/>
                <w:rFonts w:eastAsia="StarSymbol" w:cs="Courier New"/>
                <w:szCs w:val="24"/>
                <w:lang w:eastAsia="nl-NL"/>
              </w:rPr>
              <w:t>.)</w:t>
            </w:r>
            <w:r w:rsidRPr="007E2A00">
              <w:rPr>
                <w:szCs w:val="20"/>
                <w:lang w:val="en-US"/>
              </w:rPr>
              <w:t xml:space="preserve"> the slave has to decide which action is to be done before the step is computed.</w:t>
            </w:r>
          </w:p>
          <w:p w:rsidR="00EE666B" w:rsidRPr="007E2A00" w:rsidRDefault="00EE666B" w:rsidP="00C1697B">
            <w:pPr>
              <w:pStyle w:val="Textkrper-Tabelle"/>
              <w:ind w:left="0"/>
              <w:rPr>
                <w:szCs w:val="20"/>
                <w:lang w:val="en-US"/>
              </w:rPr>
            </w:pPr>
            <w:r w:rsidRPr="007E2A00">
              <w:rPr>
                <w:szCs w:val="20"/>
                <w:lang w:val="en-US"/>
              </w:rPr>
              <w:t>The function returns:</w:t>
            </w:r>
          </w:p>
          <w:p w:rsidR="00EE666B" w:rsidRPr="007E2A00" w:rsidRDefault="004A18C1" w:rsidP="00EE666B">
            <w:pPr>
              <w:pStyle w:val="BulletItem"/>
              <w:spacing w:line="260" w:lineRule="exact"/>
              <w:rPr>
                <w:szCs w:val="20"/>
                <w:lang w:val="en-US"/>
              </w:rPr>
            </w:pPr>
            <w:r w:rsidRPr="00430209">
              <w:rPr>
                <w:rStyle w:val="CODE"/>
                <w:rFonts w:eastAsia="StarSymbol" w:cs="Courier New"/>
                <w:lang w:eastAsia="nl-NL"/>
              </w:rPr>
              <w:t>fmi</w:t>
            </w:r>
            <w:r w:rsidR="00EE666B" w:rsidRPr="00430209">
              <w:rPr>
                <w:rStyle w:val="CODE"/>
                <w:rFonts w:eastAsia="StarSymbol" w:cs="Courier New"/>
                <w:lang w:eastAsia="nl-NL"/>
              </w:rPr>
              <w:t>OK</w:t>
            </w:r>
            <w:r w:rsidR="00EE666B" w:rsidRPr="007E2A00">
              <w:rPr>
                <w:lang w:val="en-US"/>
              </w:rPr>
              <w:t xml:space="preserve"> - </w:t>
            </w:r>
            <w:r w:rsidR="00EE666B" w:rsidRPr="007E2A00">
              <w:rPr>
                <w:szCs w:val="20"/>
                <w:lang w:val="en-US"/>
              </w:rPr>
              <w:t xml:space="preserve"> if the communication step was computed successfully until </w:t>
            </w:r>
            <w:r w:rsidR="00733560" w:rsidRPr="007E2A00">
              <w:rPr>
                <w:szCs w:val="20"/>
                <w:lang w:val="en-US"/>
              </w:rPr>
              <w:t xml:space="preserve">its </w:t>
            </w:r>
            <w:r w:rsidR="00EE666B" w:rsidRPr="007E2A00">
              <w:rPr>
                <w:szCs w:val="20"/>
                <w:lang w:val="en-US"/>
              </w:rPr>
              <w:t>end.</w:t>
            </w:r>
          </w:p>
          <w:p w:rsidR="00EE666B" w:rsidRPr="007E2A00" w:rsidRDefault="004A18C1" w:rsidP="00EE666B">
            <w:pPr>
              <w:pStyle w:val="BulletItem"/>
              <w:spacing w:line="260" w:lineRule="exact"/>
              <w:rPr>
                <w:szCs w:val="20"/>
                <w:lang w:val="en-US"/>
              </w:rPr>
            </w:pPr>
            <w:r w:rsidRPr="00430209">
              <w:rPr>
                <w:rStyle w:val="CODE"/>
                <w:rFonts w:eastAsia="StarSymbol" w:cs="Courier New"/>
                <w:lang w:eastAsia="nl-NL"/>
              </w:rPr>
              <w:t>fmi</w:t>
            </w:r>
            <w:r w:rsidR="00EE666B" w:rsidRPr="00430209">
              <w:rPr>
                <w:rStyle w:val="CODE"/>
                <w:rFonts w:eastAsia="StarSymbol" w:cs="Courier New"/>
                <w:lang w:eastAsia="nl-NL"/>
              </w:rPr>
              <w:t>Discard</w:t>
            </w:r>
            <w:r w:rsidR="00EE666B" w:rsidRPr="007E2A00">
              <w:rPr>
                <w:szCs w:val="20"/>
                <w:lang w:val="en-US"/>
              </w:rPr>
              <w:t xml:space="preserve"> – if the slave computed successfully only a subinterval of the communication step. The master can call the appropriate </w:t>
            </w:r>
            <w:r w:rsidRPr="00430209">
              <w:rPr>
                <w:rStyle w:val="CODE"/>
                <w:rFonts w:eastAsia="StarSymbol" w:cs="Courier New"/>
                <w:lang w:eastAsia="nl-NL"/>
              </w:rPr>
              <w:t>fmi</w:t>
            </w:r>
            <w:r w:rsidR="00EE666B" w:rsidRPr="00430209">
              <w:rPr>
                <w:rStyle w:val="CODE"/>
                <w:rFonts w:eastAsia="StarSymbol" w:cs="Courier New"/>
                <w:lang w:eastAsia="nl-NL"/>
              </w:rPr>
              <w:t>GetXXXStatus</w:t>
            </w:r>
            <w:r w:rsidR="00EE666B" w:rsidRPr="007E2A00">
              <w:rPr>
                <w:szCs w:val="20"/>
                <w:lang w:val="en-US"/>
              </w:rPr>
              <w:t xml:space="preserve"> functions to get further information.</w:t>
            </w:r>
          </w:p>
          <w:p w:rsidR="00EE666B" w:rsidRPr="007E2A00" w:rsidRDefault="004A18C1" w:rsidP="00EE666B">
            <w:pPr>
              <w:pStyle w:val="BulletItem"/>
              <w:spacing w:line="260" w:lineRule="exact"/>
              <w:rPr>
                <w:szCs w:val="20"/>
                <w:lang w:val="en-US"/>
              </w:rPr>
            </w:pPr>
            <w:r w:rsidRPr="00430209">
              <w:rPr>
                <w:rStyle w:val="CODE"/>
                <w:rFonts w:eastAsia="StarSymbol" w:cs="Courier New"/>
                <w:lang w:eastAsia="nl-NL"/>
              </w:rPr>
              <w:t>fmi</w:t>
            </w:r>
            <w:r w:rsidR="00EE666B" w:rsidRPr="00430209">
              <w:rPr>
                <w:rStyle w:val="CODE"/>
                <w:rFonts w:eastAsia="StarSymbol" w:cs="Courier New"/>
                <w:lang w:eastAsia="nl-NL"/>
              </w:rPr>
              <w:t>Error</w:t>
            </w:r>
            <w:r w:rsidR="00EE666B" w:rsidRPr="007E2A00">
              <w:rPr>
                <w:szCs w:val="20"/>
                <w:lang w:val="en-US"/>
              </w:rPr>
              <w:t xml:space="preserve"> – the communication step could not be carr</w:t>
            </w:r>
            <w:r w:rsidR="00733560" w:rsidRPr="007E2A00">
              <w:rPr>
                <w:szCs w:val="20"/>
                <w:lang w:val="en-US"/>
              </w:rPr>
              <w:t>ied</w:t>
            </w:r>
            <w:r w:rsidR="00EE666B" w:rsidRPr="007E2A00">
              <w:rPr>
                <w:szCs w:val="20"/>
                <w:lang w:val="en-US"/>
              </w:rPr>
              <w:t xml:space="preserve"> out at all. The master can try to repeat the step with other input values and/or an other communication step size.</w:t>
            </w:r>
          </w:p>
          <w:p w:rsidR="00EE666B" w:rsidRPr="007E2A00" w:rsidRDefault="004A18C1" w:rsidP="00EE666B">
            <w:pPr>
              <w:pStyle w:val="BulletItem"/>
              <w:spacing w:line="260" w:lineRule="exact"/>
              <w:rPr>
                <w:szCs w:val="20"/>
                <w:lang w:val="en-US"/>
              </w:rPr>
            </w:pPr>
            <w:r w:rsidRPr="00430209">
              <w:rPr>
                <w:rStyle w:val="CODE"/>
                <w:rFonts w:eastAsia="StarSymbol" w:cs="Courier New"/>
                <w:lang w:eastAsia="nl-NL"/>
              </w:rPr>
              <w:t>fmi</w:t>
            </w:r>
            <w:r w:rsidR="00EE666B" w:rsidRPr="00430209">
              <w:rPr>
                <w:rStyle w:val="CODE"/>
                <w:rFonts w:eastAsia="StarSymbol" w:cs="Courier New"/>
                <w:lang w:eastAsia="nl-NL"/>
              </w:rPr>
              <w:t>Pending</w:t>
            </w:r>
            <w:r w:rsidR="00EE666B" w:rsidRPr="007E2A00">
              <w:rPr>
                <w:szCs w:val="20"/>
                <w:lang w:val="en-US"/>
              </w:rPr>
              <w:t xml:space="preserve"> – is returned if the slave executes the function in an asynchronous way. That means the slave starts the computation but returns immediately. The master has to call </w:t>
            </w:r>
            <w:r w:rsidRPr="00430209">
              <w:rPr>
                <w:rStyle w:val="CODE"/>
                <w:rFonts w:eastAsia="StarSymbol" w:cs="Courier New"/>
                <w:lang w:eastAsia="nl-NL"/>
              </w:rPr>
              <w:t>fmi</w:t>
            </w:r>
            <w:r w:rsidR="00EE666B" w:rsidRPr="00430209">
              <w:rPr>
                <w:rStyle w:val="CODE"/>
                <w:rFonts w:eastAsia="StarSymbol" w:cs="Courier New"/>
                <w:lang w:eastAsia="nl-NL"/>
              </w:rPr>
              <w:t>GetStatus(.</w:t>
            </w:r>
            <w:r w:rsidR="00B66948" w:rsidRPr="00430209">
              <w:rPr>
                <w:rStyle w:val="CODE"/>
                <w:rFonts w:eastAsia="StarSymbol" w:cs="Courier New"/>
                <w:lang w:eastAsia="nl-NL"/>
              </w:rPr>
              <w:t>.</w:t>
            </w:r>
            <w:r w:rsidR="00EE666B" w:rsidRPr="00430209">
              <w:rPr>
                <w:rStyle w:val="CODE"/>
                <w:rFonts w:eastAsia="StarSymbol" w:cs="Courier New"/>
                <w:lang w:eastAsia="nl-NL"/>
              </w:rPr>
              <w:t>.,</w:t>
            </w:r>
            <w:r w:rsidRPr="00430209">
              <w:rPr>
                <w:rStyle w:val="CODE"/>
                <w:rFonts w:eastAsia="StarSymbol" w:cs="Courier New"/>
                <w:lang w:eastAsia="nl-NL"/>
              </w:rPr>
              <w:t>fmi</w:t>
            </w:r>
            <w:r w:rsidR="00EE666B" w:rsidRPr="00430209">
              <w:rPr>
                <w:rStyle w:val="CODE"/>
                <w:rFonts w:eastAsia="StarSymbol" w:cs="Courier New"/>
                <w:lang w:eastAsia="nl-NL"/>
              </w:rPr>
              <w:t>DoStep,.</w:t>
            </w:r>
            <w:r w:rsidR="00B66948" w:rsidRPr="00430209">
              <w:rPr>
                <w:rStyle w:val="CODE"/>
                <w:rFonts w:eastAsia="StarSymbol" w:cs="Courier New"/>
                <w:lang w:eastAsia="nl-NL"/>
              </w:rPr>
              <w:t>.</w:t>
            </w:r>
            <w:r w:rsidR="00EE666B" w:rsidRPr="00430209">
              <w:rPr>
                <w:rStyle w:val="CODE"/>
                <w:rFonts w:eastAsia="StarSymbol" w:cs="Courier New"/>
                <w:lang w:eastAsia="nl-NL"/>
              </w:rPr>
              <w:t>.)</w:t>
            </w:r>
            <w:r w:rsidR="00EE666B" w:rsidRPr="007E2A00">
              <w:rPr>
                <w:szCs w:val="20"/>
                <w:lang w:val="en-US"/>
              </w:rPr>
              <w:t xml:space="preserve"> to find out, if the slave is ready. </w:t>
            </w:r>
            <w:r w:rsidR="0094123E" w:rsidRPr="0094123E">
              <w:rPr>
                <w:rStyle w:val="CODE"/>
                <w:rFonts w:eastAsia="StarSymbol" w:cs="Courier New"/>
                <w:lang w:eastAsia="nl-NL"/>
              </w:rPr>
              <w:t>fmiCancelStep(...)</w:t>
            </w:r>
            <w:r w:rsidR="0094123E">
              <w:rPr>
                <w:szCs w:val="20"/>
                <w:lang w:val="en-US"/>
              </w:rPr>
              <w:t xml:space="preserve"> can be called to cancel the current computation. </w:t>
            </w:r>
            <w:r w:rsidR="00EE666B" w:rsidRPr="007E2A00">
              <w:rPr>
                <w:szCs w:val="20"/>
                <w:lang w:val="en-US"/>
              </w:rPr>
              <w:t xml:space="preserve">It is not allowed to call any other function during a pending </w:t>
            </w:r>
            <w:r w:rsidRPr="00430209">
              <w:rPr>
                <w:rStyle w:val="CODE"/>
                <w:rFonts w:eastAsia="StarSymbol" w:cs="Courier New"/>
                <w:lang w:eastAsia="nl-NL"/>
              </w:rPr>
              <w:t>fmi</w:t>
            </w:r>
            <w:r w:rsidR="00EE666B" w:rsidRPr="00430209">
              <w:rPr>
                <w:rStyle w:val="CODE"/>
                <w:rFonts w:eastAsia="StarSymbol" w:cs="Courier New"/>
                <w:lang w:eastAsia="nl-NL"/>
              </w:rPr>
              <w:t>DoStep(</w:t>
            </w:r>
            <w:r w:rsidR="00B66948" w:rsidRPr="00430209">
              <w:rPr>
                <w:rStyle w:val="CODE"/>
                <w:rFonts w:eastAsia="StarSymbol" w:cs="Courier New"/>
                <w:lang w:eastAsia="nl-NL"/>
              </w:rPr>
              <w:t>…</w:t>
            </w:r>
            <w:r w:rsidR="00EE666B" w:rsidRPr="00430209">
              <w:rPr>
                <w:rStyle w:val="CODE"/>
                <w:rFonts w:eastAsia="StarSymbol" w:cs="Courier New"/>
                <w:lang w:eastAsia="nl-NL"/>
              </w:rPr>
              <w:t>)</w:t>
            </w:r>
            <w:r w:rsidR="00EE666B" w:rsidRPr="007E2A00">
              <w:rPr>
                <w:szCs w:val="20"/>
                <w:lang w:val="en-US"/>
              </w:rPr>
              <w:t>.</w:t>
            </w:r>
          </w:p>
          <w:p w:rsidR="001355FC" w:rsidRPr="007E2A00" w:rsidRDefault="001355FC" w:rsidP="007B5E9D">
            <w:pPr>
              <w:pStyle w:val="BulletItem"/>
              <w:numPr>
                <w:ilvl w:val="0"/>
                <w:numId w:val="0"/>
              </w:numPr>
              <w:spacing w:line="260" w:lineRule="exact"/>
              <w:ind w:left="240" w:hanging="240"/>
              <w:jc w:val="left"/>
              <w:rPr>
                <w:szCs w:val="20"/>
                <w:lang w:val="en-US"/>
              </w:rPr>
            </w:pPr>
          </w:p>
        </w:tc>
      </w:tr>
      <w:tr w:rsidR="00173E78" w:rsidRPr="007E2A00">
        <w:tc>
          <w:tcPr>
            <w:tcW w:w="8937" w:type="dxa"/>
            <w:gridSpan w:val="2"/>
          </w:tcPr>
          <w:p w:rsidR="00173E78" w:rsidRPr="007E2A00" w:rsidRDefault="00173E78" w:rsidP="00C1697B">
            <w:pPr>
              <w:pStyle w:val="Textkrper-Tabelle"/>
              <w:ind w:left="0"/>
              <w:rPr>
                <w:szCs w:val="20"/>
                <w:lang w:val="en-US"/>
              </w:rPr>
            </w:pPr>
            <w:r w:rsidRPr="007E2A00">
              <w:rPr>
                <w:rStyle w:val="CODE"/>
                <w:rFonts w:eastAsia="StarSymbol"/>
                <w:lang w:val="en-US"/>
              </w:rPr>
              <w:t xml:space="preserve">fmiStatus </w:t>
            </w:r>
            <w:r w:rsidR="001355FC" w:rsidRPr="007E2A00">
              <w:rPr>
                <w:rStyle w:val="CODE"/>
                <w:rFonts w:eastAsia="StarSymbol"/>
                <w:lang w:val="en-US"/>
              </w:rPr>
              <w:t>fmiCancelStep</w:t>
            </w:r>
            <w:r w:rsidRPr="007E2A00">
              <w:rPr>
                <w:rStyle w:val="CODE"/>
                <w:rFonts w:eastAsia="StarSymbol"/>
                <w:lang w:val="en-US"/>
              </w:rPr>
              <w:t>(fmiComponent c);</w:t>
            </w:r>
          </w:p>
        </w:tc>
      </w:tr>
      <w:tr w:rsidR="00173E78" w:rsidRPr="007E2A00">
        <w:tc>
          <w:tcPr>
            <w:tcW w:w="469" w:type="dxa"/>
          </w:tcPr>
          <w:p w:rsidR="00173E78" w:rsidRPr="007E2A00" w:rsidRDefault="00173E78" w:rsidP="00C1697B">
            <w:pPr>
              <w:pStyle w:val="Textkrper-Tabelle"/>
              <w:spacing w:after="120"/>
              <w:rPr>
                <w:lang w:val="en-US"/>
              </w:rPr>
            </w:pPr>
          </w:p>
        </w:tc>
        <w:tc>
          <w:tcPr>
            <w:tcW w:w="8468" w:type="dxa"/>
          </w:tcPr>
          <w:p w:rsidR="00173E78" w:rsidRPr="007E2A00" w:rsidRDefault="00173E78" w:rsidP="00C1697B">
            <w:pPr>
              <w:pStyle w:val="Textkrper-Tabelle"/>
              <w:ind w:left="0"/>
              <w:rPr>
                <w:szCs w:val="20"/>
                <w:lang w:val="en-US"/>
              </w:rPr>
            </w:pPr>
            <w:r w:rsidRPr="007E2A00">
              <w:rPr>
                <w:szCs w:val="20"/>
                <w:lang w:val="en-US"/>
              </w:rPr>
              <w:t xml:space="preserve">Can be called if fmiDoStep returned fmiPending in order to stop the current asynchronous execution. The master calls this function if e.g. the </w:t>
            </w:r>
            <w:r w:rsidR="00B06718" w:rsidRPr="007E2A00">
              <w:rPr>
                <w:szCs w:val="20"/>
                <w:lang w:val="en-US"/>
              </w:rPr>
              <w:t>c</w:t>
            </w:r>
            <w:r w:rsidRPr="007E2A00">
              <w:rPr>
                <w:szCs w:val="20"/>
                <w:lang w:val="en-US"/>
              </w:rPr>
              <w:t>o-</w:t>
            </w:r>
            <w:r w:rsidR="00B06718" w:rsidRPr="007E2A00">
              <w:rPr>
                <w:szCs w:val="20"/>
                <w:lang w:val="en-US"/>
              </w:rPr>
              <w:t>s</w:t>
            </w:r>
            <w:r w:rsidRPr="007E2A00">
              <w:rPr>
                <w:szCs w:val="20"/>
                <w:lang w:val="en-US"/>
              </w:rPr>
              <w:t xml:space="preserve">imulation run is stopped by the user or </w:t>
            </w:r>
            <w:r w:rsidR="00127BE9" w:rsidRPr="007E2A00">
              <w:rPr>
                <w:szCs w:val="20"/>
                <w:lang w:val="en-US"/>
              </w:rPr>
              <w:t>one of the</w:t>
            </w:r>
            <w:r w:rsidRPr="007E2A00">
              <w:rPr>
                <w:szCs w:val="20"/>
                <w:lang w:val="en-US"/>
              </w:rPr>
              <w:t xml:space="preserve"> slave</w:t>
            </w:r>
            <w:r w:rsidR="00127BE9" w:rsidRPr="007E2A00">
              <w:rPr>
                <w:szCs w:val="20"/>
                <w:lang w:val="en-US"/>
              </w:rPr>
              <w:t>s</w:t>
            </w:r>
            <w:r w:rsidRPr="007E2A00">
              <w:rPr>
                <w:szCs w:val="20"/>
                <w:lang w:val="en-US"/>
              </w:rPr>
              <w:t>.</w:t>
            </w:r>
            <w:r w:rsidR="00A12EE2" w:rsidRPr="007E2A00">
              <w:rPr>
                <w:szCs w:val="20"/>
                <w:lang w:val="en-US"/>
              </w:rPr>
              <w:t xml:space="preserve"> </w:t>
            </w:r>
            <w:r w:rsidR="0001423F">
              <w:rPr>
                <w:szCs w:val="20"/>
                <w:lang w:val="en-US"/>
              </w:rPr>
              <w:t xml:space="preserve">Afterwards </w:t>
            </w:r>
            <w:r w:rsidR="0094123E">
              <w:rPr>
                <w:szCs w:val="20"/>
                <w:lang w:val="en-US"/>
              </w:rPr>
              <w:t xml:space="preserve">it is only allowed to call the functions </w:t>
            </w:r>
            <w:r w:rsidR="0094123E" w:rsidRPr="007E2A00">
              <w:rPr>
                <w:rStyle w:val="CODE"/>
                <w:rFonts w:eastAsia="StarSymbol" w:cs="Courier New"/>
                <w:lang w:val="en-US"/>
              </w:rPr>
              <w:t>fmi</w:t>
            </w:r>
            <w:r w:rsidR="0094123E" w:rsidRPr="007E2A00">
              <w:rPr>
                <w:rStyle w:val="CODE"/>
                <w:rFonts w:eastAsia="StarSymbol"/>
                <w:lang w:val="en-US"/>
              </w:rPr>
              <w:t>TerminateSlave</w:t>
            </w:r>
            <w:r w:rsidR="0094123E" w:rsidRPr="0094123E">
              <w:rPr>
                <w:szCs w:val="20"/>
              </w:rPr>
              <w:t>,</w:t>
            </w:r>
            <w:r w:rsidR="0094123E" w:rsidRPr="007E2A00">
              <w:rPr>
                <w:rStyle w:val="CODE"/>
                <w:rFonts w:eastAsia="StarSymbol" w:cs="Courier New"/>
                <w:lang w:val="en-US"/>
              </w:rPr>
              <w:t xml:space="preserve"> fmi</w:t>
            </w:r>
            <w:r w:rsidR="0094123E" w:rsidRPr="007E2A00">
              <w:rPr>
                <w:rStyle w:val="CODE"/>
                <w:rFonts w:eastAsia="StarSymbol"/>
                <w:lang w:val="en-US"/>
              </w:rPr>
              <w:t>ResetSlave</w:t>
            </w:r>
            <w:r w:rsidR="0094123E" w:rsidRPr="0094123E">
              <w:rPr>
                <w:szCs w:val="20"/>
              </w:rPr>
              <w:t>, or</w:t>
            </w:r>
            <w:r w:rsidR="0094123E">
              <w:rPr>
                <w:rStyle w:val="CODE"/>
                <w:rFonts w:eastAsia="StarSymbol"/>
                <w:lang w:val="en-US"/>
              </w:rPr>
              <w:t xml:space="preserve"> </w:t>
            </w:r>
            <w:r w:rsidR="0094123E" w:rsidRPr="007E2A00">
              <w:rPr>
                <w:rStyle w:val="CODE"/>
                <w:rFonts w:eastAsia="StarSymbol" w:cs="Courier New"/>
                <w:lang w:val="en-US"/>
              </w:rPr>
              <w:t>fmi</w:t>
            </w:r>
            <w:r w:rsidR="0094123E" w:rsidRPr="007E2A00">
              <w:rPr>
                <w:rStyle w:val="CODE"/>
                <w:rFonts w:eastAsia="StarSymbol"/>
                <w:lang w:val="en-US"/>
              </w:rPr>
              <w:t>F</w:t>
            </w:r>
            <w:r w:rsidR="0094123E" w:rsidRPr="007E2A00">
              <w:rPr>
                <w:rStyle w:val="CODE"/>
                <w:rFonts w:eastAsia="StarSymbol" w:cs="Courier New"/>
                <w:lang w:val="en-US"/>
              </w:rPr>
              <w:t>reeSlaveInstance</w:t>
            </w:r>
            <w:r w:rsidR="0094123E">
              <w:rPr>
                <w:rStyle w:val="CODE"/>
                <w:rFonts w:eastAsia="StarSymbol"/>
                <w:lang w:val="en-US"/>
              </w:rPr>
              <w:t>.</w:t>
            </w:r>
          </w:p>
        </w:tc>
      </w:tr>
    </w:tbl>
    <w:p w:rsidR="00EE666B" w:rsidRPr="007E2A00" w:rsidRDefault="00EE666B" w:rsidP="00EE666B">
      <w:pPr>
        <w:rPr>
          <w:lang w:val="en-US"/>
        </w:rPr>
      </w:pPr>
    </w:p>
    <w:p w:rsidR="00EE666B" w:rsidRPr="007E2A00" w:rsidRDefault="00EE666B" w:rsidP="00EE666B">
      <w:pPr>
        <w:rPr>
          <w:b/>
          <w:i/>
          <w:lang w:val="en-US"/>
        </w:rPr>
      </w:pPr>
      <w:r w:rsidRPr="007E2A00">
        <w:t>It depends on the capabilities of the slave which parameter constellations and calling sequences are allowed (see</w:t>
      </w:r>
      <w:r w:rsidR="009F4D20">
        <w:t xml:space="preserve"> </w:t>
      </w:r>
      <w:r w:rsidR="009F4D20">
        <w:fldChar w:fldCharType="begin"/>
      </w:r>
      <w:r w:rsidR="009F4D20">
        <w:instrText xml:space="preserve"> REF _Ref274638211 \r \h </w:instrText>
      </w:r>
      <w:r w:rsidR="009F4D20">
        <w:fldChar w:fldCharType="separate"/>
      </w:r>
      <w:r w:rsidR="0010528C">
        <w:t>3.5.1</w:t>
      </w:r>
      <w:r w:rsidR="009F4D20">
        <w:fldChar w:fldCharType="end"/>
      </w:r>
      <w:r w:rsidRPr="007E2A00">
        <w:t>).</w:t>
      </w:r>
    </w:p>
    <w:p w:rsidR="00EE666B" w:rsidRPr="007E2A00" w:rsidRDefault="00EE666B" w:rsidP="00C1282E">
      <w:pPr>
        <w:pStyle w:val="berschrift3"/>
      </w:pPr>
      <w:bookmarkStart w:id="219" w:name="_Toc247964773"/>
      <w:bookmarkStart w:id="220" w:name="_Toc274647156"/>
      <w:r w:rsidRPr="007E2A00">
        <w:t>Retrieving of Status Information</w:t>
      </w:r>
      <w:bookmarkEnd w:id="219"/>
      <w:r w:rsidRPr="007E2A00">
        <w:t xml:space="preserve"> from the Slave</w:t>
      </w:r>
      <w:bookmarkEnd w:id="220"/>
    </w:p>
    <w:p w:rsidR="00EE666B" w:rsidRPr="007E2A00" w:rsidRDefault="00EE666B" w:rsidP="00B02D30">
      <w:pPr>
        <w:pStyle w:val="Textkrper"/>
      </w:pPr>
      <w:r w:rsidRPr="007E2A00">
        <w:t xml:space="preserve">Status information </w:t>
      </w:r>
      <w:r w:rsidR="004F7D82" w:rsidRPr="007E2A00">
        <w:t>is</w:t>
      </w:r>
      <w:r w:rsidRPr="007E2A00">
        <w:t xml:space="preserve"> retrieved from the slave by the following functions:</w:t>
      </w:r>
    </w:p>
    <w:p w:rsidR="00B02D30" w:rsidRPr="007E2A00" w:rsidRDefault="00B02D30" w:rsidP="00B02D30">
      <w:pPr>
        <w:pStyle w:val="Textkrper"/>
        <w:rPr>
          <w:sz w:val="10"/>
          <w:szCs w:val="10"/>
        </w:rPr>
      </w:pPr>
    </w:p>
    <w:tbl>
      <w:tblPr>
        <w:tblW w:w="0" w:type="auto"/>
        <w:tblInd w:w="348" w:type="dxa"/>
        <w:tblLook w:val="01E0" w:firstRow="1" w:lastRow="1" w:firstColumn="1" w:lastColumn="1" w:noHBand="0" w:noVBand="0"/>
      </w:tblPr>
      <w:tblGrid>
        <w:gridCol w:w="559"/>
        <w:gridCol w:w="8378"/>
      </w:tblGrid>
      <w:tr w:rsidR="00EE666B" w:rsidRPr="007E2A00">
        <w:tc>
          <w:tcPr>
            <w:tcW w:w="8937" w:type="dxa"/>
            <w:gridSpan w:val="2"/>
          </w:tcPr>
          <w:p w:rsidR="00EE666B" w:rsidRPr="007E2A00" w:rsidRDefault="004A18C1" w:rsidP="009F4D20">
            <w:pPr>
              <w:pStyle w:val="Textkrper-Tabelle"/>
              <w:tabs>
                <w:tab w:val="right" w:pos="3452"/>
                <w:tab w:val="left" w:pos="3487"/>
              </w:tabs>
              <w:rPr>
                <w:rStyle w:val="CODE"/>
                <w:rFonts w:eastAsia="StarSymbol" w:cs="Courier New"/>
                <w:lang w:val="en-US"/>
              </w:rPr>
            </w:pPr>
            <w:r w:rsidRPr="007E2A00">
              <w:rPr>
                <w:rStyle w:val="CODE"/>
                <w:rFonts w:eastAsia="StarSymbol"/>
                <w:lang w:val="en-US"/>
              </w:rPr>
              <w:t>fmi</w:t>
            </w:r>
            <w:r w:rsidR="00EE666B" w:rsidRPr="007E2A00">
              <w:rPr>
                <w:rStyle w:val="CODE"/>
                <w:rFonts w:eastAsia="StarSymbol"/>
                <w:lang w:val="en-US"/>
              </w:rPr>
              <w:t xml:space="preserve">Status </w:t>
            </w:r>
            <w:r w:rsidR="009F4D20">
              <w:rPr>
                <w:rStyle w:val="CODE"/>
                <w:rFonts w:eastAsia="StarSymbol"/>
                <w:lang w:val="en-US"/>
              </w:rPr>
              <w:tab/>
            </w:r>
            <w:r w:rsidRPr="007E2A00">
              <w:rPr>
                <w:rStyle w:val="CODE"/>
                <w:rFonts w:eastAsia="StarSymbol"/>
                <w:lang w:val="en-US"/>
              </w:rPr>
              <w:t>fmi</w:t>
            </w:r>
            <w:r w:rsidR="00EE666B" w:rsidRPr="007E2A00">
              <w:rPr>
                <w:rStyle w:val="CODE"/>
                <w:rFonts w:eastAsia="StarSymbol"/>
                <w:lang w:val="en-US"/>
              </w:rPr>
              <w:t>GetStatus(</w:t>
            </w:r>
            <w:r w:rsidR="009F4D20">
              <w:rPr>
                <w:rStyle w:val="CODE"/>
                <w:rFonts w:eastAsia="StarSymbol"/>
                <w:lang w:val="en-US"/>
              </w:rPr>
              <w:tab/>
            </w:r>
            <w:r w:rsidR="00B67E91" w:rsidRPr="007E2A00">
              <w:rPr>
                <w:rStyle w:val="CODE"/>
                <w:rFonts w:eastAsia="StarSymbol"/>
                <w:lang w:val="en-US"/>
              </w:rPr>
              <w:t>fmiComponent</w:t>
            </w:r>
            <w:r w:rsidR="00EE666B" w:rsidRPr="007E2A00">
              <w:rPr>
                <w:rStyle w:val="CODE"/>
                <w:rFonts w:eastAsia="StarSymbol"/>
                <w:lang w:val="en-US"/>
              </w:rPr>
              <w:t xml:space="preserve"> c, </w:t>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lang w:val="en-US"/>
              </w:rPr>
              <w:t>fmi</w:t>
            </w:r>
            <w:r w:rsidR="00EE666B" w:rsidRPr="007E2A00">
              <w:rPr>
                <w:rStyle w:val="CODE"/>
                <w:rFonts w:eastAsia="StarSymbol"/>
                <w:lang w:val="en-US"/>
              </w:rPr>
              <w:t>StatusKind s,</w:t>
            </w:r>
            <w:r w:rsidR="00EE666B" w:rsidRPr="007E2A00">
              <w:rPr>
                <w:rStyle w:val="CODE"/>
                <w:rFonts w:eastAsia="StarSymbol"/>
                <w:b/>
                <w:lang w:val="en-US"/>
              </w:rPr>
              <w:t xml:space="preserve"> </w:t>
            </w:r>
            <w:r w:rsidR="009F4D20">
              <w:rPr>
                <w:rStyle w:val="CODE"/>
                <w:rFonts w:eastAsia="StarSymbol"/>
                <w:b/>
                <w:lang w:val="en-US"/>
              </w:rPr>
              <w:br/>
            </w:r>
            <w:r w:rsidR="009F4D20">
              <w:rPr>
                <w:rStyle w:val="CODE"/>
                <w:rFonts w:eastAsia="StarSymbol"/>
                <w:b/>
                <w:lang w:val="en-US"/>
              </w:rPr>
              <w:tab/>
            </w:r>
            <w:r w:rsidR="009F4D20">
              <w:rPr>
                <w:rStyle w:val="CODE"/>
                <w:rFonts w:eastAsia="StarSymbol"/>
                <w:b/>
                <w:lang w:val="en-US"/>
              </w:rPr>
              <w:tab/>
            </w:r>
            <w:r w:rsidRPr="007E2A00">
              <w:rPr>
                <w:rStyle w:val="CODE"/>
                <w:rFonts w:eastAsia="StarSymbol"/>
                <w:lang w:val="en-US"/>
              </w:rPr>
              <w:t>fmi</w:t>
            </w:r>
            <w:r w:rsidR="00EE666B" w:rsidRPr="007E2A00">
              <w:rPr>
                <w:rStyle w:val="CODE"/>
                <w:rFonts w:eastAsia="StarSymbol"/>
                <w:lang w:val="en-US"/>
              </w:rPr>
              <w:t>Status* value);</w:t>
            </w:r>
          </w:p>
          <w:p w:rsidR="00EE666B" w:rsidRPr="007E2A00" w:rsidRDefault="004A18C1" w:rsidP="009F4D20">
            <w:pPr>
              <w:pStyle w:val="Textkrper-Tabelle"/>
              <w:tabs>
                <w:tab w:val="right" w:pos="3452"/>
                <w:tab w:val="left" w:pos="3487"/>
              </w:tabs>
              <w:rPr>
                <w:rStyle w:val="CODE"/>
                <w:rFonts w:eastAsia="StarSymbol" w:cs="Courier New"/>
                <w:lang w:val="en-US"/>
              </w:rPr>
            </w:pPr>
            <w:r w:rsidRPr="007E2A00">
              <w:rPr>
                <w:rStyle w:val="CODE"/>
                <w:rFonts w:eastAsia="StarSymbol"/>
                <w:lang w:val="en-US"/>
              </w:rPr>
              <w:t>fmi</w:t>
            </w:r>
            <w:r w:rsidR="00EE666B" w:rsidRPr="007E2A00">
              <w:rPr>
                <w:rStyle w:val="CODE"/>
                <w:rFonts w:eastAsia="StarSymbol"/>
                <w:lang w:val="en-US"/>
              </w:rPr>
              <w:t xml:space="preserve">Status </w:t>
            </w:r>
            <w:r w:rsidR="009F4D20">
              <w:rPr>
                <w:rStyle w:val="CODE"/>
                <w:rFonts w:eastAsia="StarSymbol"/>
                <w:lang w:val="en-US"/>
              </w:rPr>
              <w:tab/>
            </w:r>
            <w:r w:rsidRPr="007E2A00">
              <w:rPr>
                <w:rStyle w:val="CODE"/>
                <w:rFonts w:eastAsia="StarSymbol"/>
                <w:lang w:val="en-US"/>
              </w:rPr>
              <w:t>fmi</w:t>
            </w:r>
            <w:r w:rsidR="00EE666B" w:rsidRPr="007E2A00">
              <w:rPr>
                <w:rStyle w:val="CODE"/>
                <w:rFonts w:eastAsia="StarSymbol"/>
                <w:lang w:val="en-US"/>
              </w:rPr>
              <w:t>GetRealStatus(</w:t>
            </w:r>
            <w:r w:rsidR="009F4D20">
              <w:rPr>
                <w:rStyle w:val="CODE"/>
                <w:rFonts w:eastAsia="StarSymbol"/>
                <w:lang w:val="en-US"/>
              </w:rPr>
              <w:tab/>
            </w:r>
            <w:r w:rsidR="00B67E91" w:rsidRPr="007E2A00">
              <w:rPr>
                <w:rStyle w:val="CODE"/>
                <w:rFonts w:eastAsia="StarSymbol"/>
                <w:lang w:val="en-US"/>
              </w:rPr>
              <w:t>fmiComponent</w:t>
            </w:r>
            <w:r w:rsidR="00EE666B" w:rsidRPr="007E2A00">
              <w:rPr>
                <w:rStyle w:val="CODE"/>
                <w:rFonts w:eastAsia="StarSymbol"/>
                <w:lang w:val="en-US"/>
              </w:rPr>
              <w:t xml:space="preserve"> c, </w:t>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lang w:val="en-US"/>
              </w:rPr>
              <w:t>fmi</w:t>
            </w:r>
            <w:r w:rsidR="00EE666B" w:rsidRPr="007E2A00">
              <w:rPr>
                <w:rStyle w:val="CODE"/>
                <w:rFonts w:eastAsia="StarSymbol"/>
                <w:lang w:val="en-US"/>
              </w:rPr>
              <w:t>StatusKind s,</w:t>
            </w:r>
            <w:r w:rsidR="00EE666B" w:rsidRPr="007E2A00">
              <w:rPr>
                <w:rStyle w:val="CODE"/>
                <w:rFonts w:eastAsia="StarSymbol"/>
                <w:b/>
                <w:lang w:val="en-US"/>
              </w:rPr>
              <w:t xml:space="preserve"> </w:t>
            </w:r>
            <w:r w:rsidR="009F4D20">
              <w:rPr>
                <w:rStyle w:val="CODE"/>
                <w:rFonts w:eastAsia="StarSymbol"/>
                <w:b/>
                <w:lang w:val="en-US"/>
              </w:rPr>
              <w:br/>
            </w:r>
            <w:r w:rsidR="009F4D20">
              <w:rPr>
                <w:rStyle w:val="CODE"/>
                <w:rFonts w:eastAsia="StarSymbol"/>
                <w:b/>
                <w:lang w:val="en-US"/>
              </w:rPr>
              <w:tab/>
            </w:r>
            <w:r w:rsidR="009F4D20">
              <w:rPr>
                <w:rStyle w:val="CODE"/>
                <w:rFonts w:eastAsia="StarSymbol"/>
                <w:b/>
                <w:lang w:val="en-US"/>
              </w:rPr>
              <w:tab/>
            </w:r>
            <w:r w:rsidRPr="007E2A00">
              <w:rPr>
                <w:rStyle w:val="CODE"/>
                <w:rFonts w:eastAsia="StarSymbol"/>
                <w:lang w:val="en-US"/>
              </w:rPr>
              <w:t>fmi</w:t>
            </w:r>
            <w:r w:rsidR="00EE666B" w:rsidRPr="007E2A00">
              <w:rPr>
                <w:rStyle w:val="CODE"/>
                <w:rFonts w:eastAsia="StarSymbol"/>
                <w:lang w:val="en-US"/>
              </w:rPr>
              <w:t>Real* value);</w:t>
            </w:r>
          </w:p>
          <w:p w:rsidR="00EE666B" w:rsidRPr="007E2A00" w:rsidRDefault="004A18C1" w:rsidP="009F4D20">
            <w:pPr>
              <w:pStyle w:val="Textkrper-Tabelle"/>
              <w:tabs>
                <w:tab w:val="right" w:pos="3452"/>
                <w:tab w:val="left" w:pos="3487"/>
              </w:tabs>
              <w:rPr>
                <w:rStyle w:val="CODE"/>
                <w:rFonts w:eastAsia="StarSymbol" w:cs="Courier New"/>
                <w:lang w:val="en-US"/>
              </w:rPr>
            </w:pPr>
            <w:r w:rsidRPr="007E2A00">
              <w:rPr>
                <w:rStyle w:val="CODE"/>
                <w:rFonts w:eastAsia="StarSymbol"/>
                <w:lang w:val="en-US"/>
              </w:rPr>
              <w:t>fmi</w:t>
            </w:r>
            <w:r w:rsidR="00EE666B" w:rsidRPr="007E2A00">
              <w:rPr>
                <w:rStyle w:val="CODE"/>
                <w:rFonts w:eastAsia="StarSymbol"/>
                <w:lang w:val="en-US"/>
              </w:rPr>
              <w:t>Status</w:t>
            </w:r>
            <w:r w:rsidR="00EE666B" w:rsidRPr="007E2A00">
              <w:rPr>
                <w:rStyle w:val="CODE"/>
                <w:rFonts w:eastAsia="StarSymbol" w:cs="Courier New"/>
                <w:lang w:val="en-US"/>
              </w:rPr>
              <w:t xml:space="preserve"> </w:t>
            </w:r>
            <w:r w:rsidR="009F4D20">
              <w:rPr>
                <w:rStyle w:val="CODE"/>
                <w:rFonts w:eastAsia="StarSymbol" w:cs="Courier New"/>
                <w:lang w:val="en-US"/>
              </w:rPr>
              <w:tab/>
            </w:r>
            <w:r w:rsidRPr="007E2A00">
              <w:rPr>
                <w:rStyle w:val="CODE"/>
                <w:rFonts w:eastAsia="StarSymbol" w:cs="Courier New"/>
                <w:lang w:val="en-US"/>
              </w:rPr>
              <w:t>fmi</w:t>
            </w:r>
            <w:r w:rsidR="00EE666B" w:rsidRPr="007E2A00">
              <w:rPr>
                <w:rStyle w:val="CODE"/>
                <w:rFonts w:eastAsia="StarSymbol"/>
                <w:lang w:val="en-US"/>
              </w:rPr>
              <w:t>G</w:t>
            </w:r>
            <w:r w:rsidR="00EE666B" w:rsidRPr="007E2A00">
              <w:rPr>
                <w:rStyle w:val="CODE"/>
                <w:rFonts w:eastAsia="StarSymbol" w:cs="Courier New"/>
                <w:lang w:val="en-US"/>
              </w:rPr>
              <w:t>etIntegerStatus(</w:t>
            </w:r>
            <w:r w:rsidR="009F4D20">
              <w:rPr>
                <w:rStyle w:val="CODE"/>
                <w:rFonts w:eastAsia="StarSymbol" w:cs="Courier New"/>
                <w:lang w:val="en-US"/>
              </w:rPr>
              <w:tab/>
            </w:r>
            <w:r w:rsidR="00B67E91" w:rsidRPr="007E2A00">
              <w:rPr>
                <w:rStyle w:val="CODE"/>
                <w:rFonts w:eastAsia="StarSymbol"/>
                <w:lang w:val="en-US"/>
              </w:rPr>
              <w:t>fmiComponent</w:t>
            </w:r>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lang w:val="en-US"/>
              </w:rPr>
              <w:t>fmi</w:t>
            </w:r>
            <w:r w:rsidR="00EE666B" w:rsidRPr="007E2A00">
              <w:rPr>
                <w:rStyle w:val="CODE"/>
                <w:rFonts w:eastAsia="StarSymbol"/>
                <w:lang w:val="en-US"/>
              </w:rPr>
              <w:t>StatusKind s,</w:t>
            </w:r>
            <w:r w:rsidR="009F4D20">
              <w:rPr>
                <w:rStyle w:val="CODE"/>
                <w:rFonts w:eastAsia="StarSymbol"/>
                <w:lang w:val="en-US"/>
              </w:rPr>
              <w:br/>
            </w:r>
            <w:r w:rsidR="009F4D20">
              <w:rPr>
                <w:rStyle w:val="CODE"/>
                <w:rFonts w:eastAsia="StarSymbol"/>
                <w:lang w:val="en-US"/>
              </w:rPr>
              <w:tab/>
            </w:r>
            <w:r w:rsidR="009F4D20">
              <w:rPr>
                <w:rStyle w:val="CODE"/>
                <w:rFonts w:eastAsia="StarSymbol"/>
                <w:lang w:val="en-US"/>
              </w:rPr>
              <w:tab/>
            </w:r>
            <w:r w:rsidRPr="007E2A00">
              <w:rPr>
                <w:rStyle w:val="CODE"/>
                <w:rFonts w:eastAsia="StarSymbol" w:cs="Courier New"/>
                <w:lang w:val="en-US"/>
              </w:rPr>
              <w:t>fmi</w:t>
            </w:r>
            <w:r w:rsidR="00EE666B" w:rsidRPr="007E2A00">
              <w:rPr>
                <w:rStyle w:val="CODE"/>
                <w:rFonts w:eastAsia="StarSymbol" w:cs="Courier New"/>
                <w:lang w:val="en-US"/>
              </w:rPr>
              <w:t>Integer* value);</w:t>
            </w:r>
          </w:p>
          <w:p w:rsidR="00EE666B" w:rsidRPr="007E2A00" w:rsidRDefault="004A18C1" w:rsidP="009F4D20">
            <w:pPr>
              <w:pStyle w:val="Textkrper-Tabelle"/>
              <w:tabs>
                <w:tab w:val="right" w:pos="3452"/>
                <w:tab w:val="left" w:pos="3487"/>
              </w:tabs>
              <w:rPr>
                <w:rStyle w:val="CODE"/>
                <w:rFonts w:eastAsia="StarSymbol" w:cs="Courier New"/>
                <w:lang w:val="en-US"/>
              </w:rPr>
            </w:pPr>
            <w:r w:rsidRPr="007E2A00">
              <w:rPr>
                <w:rStyle w:val="CODE"/>
                <w:rFonts w:eastAsia="StarSymbol"/>
                <w:lang w:val="en-US"/>
              </w:rPr>
              <w:t>fmi</w:t>
            </w:r>
            <w:r w:rsidR="00EE666B" w:rsidRPr="007E2A00">
              <w:rPr>
                <w:rStyle w:val="CODE"/>
                <w:rFonts w:eastAsia="StarSymbol"/>
                <w:lang w:val="en-US"/>
              </w:rPr>
              <w:t xml:space="preserve">Status </w:t>
            </w:r>
            <w:r w:rsidR="009F4D20">
              <w:rPr>
                <w:rStyle w:val="CODE"/>
                <w:rFonts w:eastAsia="StarSymbol"/>
                <w:lang w:val="en-US"/>
              </w:rPr>
              <w:tab/>
            </w:r>
            <w:r w:rsidRPr="007E2A00">
              <w:rPr>
                <w:rStyle w:val="CODE"/>
                <w:rFonts w:eastAsia="StarSymbol" w:cs="Courier New"/>
                <w:lang w:val="en-US"/>
              </w:rPr>
              <w:t>fmi</w:t>
            </w:r>
            <w:r w:rsidR="00EE666B" w:rsidRPr="007E2A00">
              <w:rPr>
                <w:rStyle w:val="CODE"/>
                <w:rFonts w:eastAsia="StarSymbol"/>
                <w:lang w:val="en-US"/>
              </w:rPr>
              <w:t>G</w:t>
            </w:r>
            <w:r w:rsidR="00EE666B" w:rsidRPr="007E2A00">
              <w:rPr>
                <w:rStyle w:val="CODE"/>
                <w:rFonts w:eastAsia="StarSymbol" w:cs="Courier New"/>
                <w:lang w:val="en-US"/>
              </w:rPr>
              <w:t>etBooleanStatus(</w:t>
            </w:r>
            <w:r w:rsidR="009F4D20">
              <w:rPr>
                <w:rStyle w:val="CODE"/>
                <w:rFonts w:eastAsia="StarSymbol" w:cs="Courier New"/>
                <w:lang w:val="en-US"/>
              </w:rPr>
              <w:tab/>
            </w:r>
            <w:r w:rsidR="00B67E91" w:rsidRPr="007E2A00">
              <w:rPr>
                <w:rStyle w:val="CODE"/>
                <w:rFonts w:eastAsia="StarSymbol"/>
                <w:lang w:val="en-US"/>
              </w:rPr>
              <w:t>fmiComponent</w:t>
            </w:r>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lang w:val="en-US"/>
              </w:rPr>
              <w:t>fmi</w:t>
            </w:r>
            <w:r w:rsidR="00EE666B" w:rsidRPr="007E2A00">
              <w:rPr>
                <w:rStyle w:val="CODE"/>
                <w:rFonts w:eastAsia="StarSymbol"/>
                <w:lang w:val="en-US"/>
              </w:rPr>
              <w:t>StatusKind s,</w:t>
            </w:r>
            <w:r w:rsidR="009F4D20">
              <w:rPr>
                <w:rStyle w:val="CODE"/>
                <w:rFonts w:eastAsia="StarSymbol"/>
                <w:lang w:val="en-US"/>
              </w:rPr>
              <w:br/>
            </w:r>
            <w:r w:rsidR="009F4D20">
              <w:rPr>
                <w:rStyle w:val="CODE"/>
                <w:rFonts w:eastAsia="StarSymbol"/>
                <w:lang w:val="en-US"/>
              </w:rPr>
              <w:tab/>
            </w:r>
            <w:r w:rsidR="009F4D20">
              <w:rPr>
                <w:rStyle w:val="CODE"/>
                <w:rFonts w:eastAsia="StarSymbol"/>
                <w:lang w:val="en-US"/>
              </w:rPr>
              <w:tab/>
            </w:r>
            <w:r w:rsidRPr="007E2A00">
              <w:rPr>
                <w:rStyle w:val="CODE"/>
                <w:rFonts w:eastAsia="StarSymbol" w:cs="Courier New"/>
                <w:lang w:val="en-US"/>
              </w:rPr>
              <w:t>fmi</w:t>
            </w:r>
            <w:r w:rsidR="00EE666B" w:rsidRPr="007E2A00">
              <w:rPr>
                <w:rStyle w:val="CODE"/>
                <w:rFonts w:eastAsia="StarSymbol" w:cs="Courier New"/>
                <w:lang w:val="en-US"/>
              </w:rPr>
              <w:t>Boolean* value);</w:t>
            </w:r>
          </w:p>
          <w:p w:rsidR="00BD4A8E" w:rsidRPr="007E2A00" w:rsidRDefault="004A18C1" w:rsidP="009F4D20">
            <w:pPr>
              <w:pStyle w:val="Textkrper-Tabelle"/>
              <w:tabs>
                <w:tab w:val="right" w:pos="3452"/>
                <w:tab w:val="left" w:pos="3487"/>
              </w:tabs>
              <w:rPr>
                <w:rFonts w:ascii="Courier New" w:hAnsi="Courier New" w:cs="Courier New"/>
                <w:sz w:val="19"/>
                <w:lang w:val="en-US"/>
              </w:rPr>
            </w:pPr>
            <w:r w:rsidRPr="007E2A00">
              <w:rPr>
                <w:rStyle w:val="CODE"/>
                <w:rFonts w:eastAsia="StarSymbol"/>
                <w:lang w:val="en-US"/>
              </w:rPr>
              <w:t>fmi</w:t>
            </w:r>
            <w:r w:rsidR="00EE666B" w:rsidRPr="007E2A00">
              <w:rPr>
                <w:rStyle w:val="CODE"/>
                <w:rFonts w:eastAsia="StarSymbol"/>
                <w:lang w:val="en-US"/>
              </w:rPr>
              <w:t xml:space="preserve">Status </w:t>
            </w:r>
            <w:r w:rsidR="009F4D20">
              <w:rPr>
                <w:rStyle w:val="CODE"/>
                <w:rFonts w:eastAsia="StarSymbol"/>
                <w:lang w:val="en-US"/>
              </w:rPr>
              <w:tab/>
            </w:r>
            <w:r w:rsidRPr="007E2A00">
              <w:rPr>
                <w:rStyle w:val="CODE"/>
                <w:rFonts w:eastAsia="StarSymbol"/>
                <w:lang w:val="en-US"/>
              </w:rPr>
              <w:t>fmi</w:t>
            </w:r>
            <w:r w:rsidR="00EE666B" w:rsidRPr="007E2A00">
              <w:rPr>
                <w:rStyle w:val="CODE"/>
                <w:rFonts w:eastAsia="StarSymbol"/>
                <w:lang w:val="en-US"/>
              </w:rPr>
              <w:t>G</w:t>
            </w:r>
            <w:r w:rsidR="00EE666B" w:rsidRPr="007E2A00">
              <w:rPr>
                <w:rStyle w:val="CODE"/>
                <w:rFonts w:eastAsia="StarSymbol" w:cs="Courier New"/>
                <w:lang w:val="en-US"/>
              </w:rPr>
              <w:t>etStringStatus(</w:t>
            </w:r>
            <w:r w:rsidR="009F4D20">
              <w:rPr>
                <w:rStyle w:val="CODE"/>
                <w:rFonts w:eastAsia="StarSymbol" w:cs="Courier New"/>
                <w:lang w:val="en-US"/>
              </w:rPr>
              <w:tab/>
            </w:r>
            <w:r w:rsidR="00B67E91" w:rsidRPr="007E2A00">
              <w:rPr>
                <w:rStyle w:val="CODE"/>
                <w:rFonts w:eastAsia="StarSymbol"/>
                <w:lang w:val="en-US"/>
              </w:rPr>
              <w:t>fmiComponent</w:t>
            </w:r>
            <w:r w:rsidR="00EE666B" w:rsidRPr="007E2A00">
              <w:rPr>
                <w:rStyle w:val="CODE"/>
                <w:rFonts w:eastAsia="StarSymbol"/>
                <w:lang w:val="en-US"/>
              </w:rPr>
              <w:t xml:space="preserve"> c</w:t>
            </w:r>
            <w:r w:rsidR="00EE666B" w:rsidRPr="007E2A00">
              <w:rPr>
                <w:rStyle w:val="CODE"/>
                <w:rFonts w:eastAsia="StarSymbol" w:cs="Courier New"/>
                <w:lang w:val="en-US"/>
              </w:rPr>
              <w:t xml:space="preserve">, </w:t>
            </w:r>
            <w:r w:rsidR="00EE666B" w:rsidRPr="007E2A00">
              <w:rPr>
                <w:rStyle w:val="CODE"/>
                <w:rFonts w:eastAsia="StarSymbol"/>
                <w:b/>
                <w:lang w:val="en-US"/>
              </w:rPr>
              <w:t>const</w:t>
            </w:r>
            <w:r w:rsidR="00EE666B" w:rsidRPr="007E2A00">
              <w:rPr>
                <w:rStyle w:val="CODE"/>
                <w:rFonts w:eastAsia="StarSymbol"/>
                <w:lang w:val="en-US"/>
              </w:rPr>
              <w:t xml:space="preserve"> </w:t>
            </w:r>
            <w:r w:rsidRPr="007E2A00">
              <w:rPr>
                <w:rStyle w:val="CODE"/>
                <w:rFonts w:eastAsia="StarSymbol"/>
                <w:lang w:val="en-US"/>
              </w:rPr>
              <w:t>fmi</w:t>
            </w:r>
            <w:r w:rsidR="00EE666B" w:rsidRPr="007E2A00">
              <w:rPr>
                <w:rStyle w:val="CODE"/>
                <w:rFonts w:eastAsia="StarSymbol"/>
                <w:lang w:val="en-US"/>
              </w:rPr>
              <w:t>StatusKind s,</w:t>
            </w:r>
            <w:r w:rsidR="009F4D20">
              <w:rPr>
                <w:rStyle w:val="CODE"/>
                <w:rFonts w:eastAsia="StarSymbol"/>
                <w:lang w:val="en-US"/>
              </w:rPr>
              <w:br/>
            </w:r>
            <w:r w:rsidR="009F4D20">
              <w:rPr>
                <w:rStyle w:val="CODE"/>
                <w:rFonts w:eastAsia="StarSymbol"/>
                <w:lang w:val="en-US"/>
              </w:rPr>
              <w:tab/>
            </w:r>
            <w:r w:rsidR="009F4D20">
              <w:rPr>
                <w:rStyle w:val="CODE"/>
                <w:rFonts w:eastAsia="StarSymbol"/>
                <w:lang w:val="en-US"/>
              </w:rPr>
              <w:tab/>
            </w:r>
            <w:r w:rsidRPr="007E2A00">
              <w:rPr>
                <w:rStyle w:val="CODE"/>
                <w:rFonts w:eastAsia="StarSymbol" w:cs="Courier New"/>
                <w:lang w:val="en-US"/>
              </w:rPr>
              <w:t>fmi</w:t>
            </w:r>
            <w:r w:rsidR="00EE666B" w:rsidRPr="007E2A00">
              <w:rPr>
                <w:rStyle w:val="CODE"/>
                <w:rFonts w:eastAsia="StarSymbol" w:cs="Courier New"/>
                <w:lang w:val="en-US"/>
              </w:rPr>
              <w:t>String* value);</w:t>
            </w:r>
          </w:p>
        </w:tc>
      </w:tr>
      <w:tr w:rsidR="00EE666B" w:rsidRPr="007E2A00">
        <w:tc>
          <w:tcPr>
            <w:tcW w:w="559" w:type="dxa"/>
          </w:tcPr>
          <w:p w:rsidR="00EE666B" w:rsidRPr="007E2A00" w:rsidRDefault="00EE666B" w:rsidP="00C1697B">
            <w:pPr>
              <w:pStyle w:val="Textkrper-Tabelle"/>
              <w:rPr>
                <w:lang w:val="en-US"/>
              </w:rPr>
            </w:pPr>
          </w:p>
        </w:tc>
        <w:tc>
          <w:tcPr>
            <w:tcW w:w="8378" w:type="dxa"/>
          </w:tcPr>
          <w:p w:rsidR="00EE666B" w:rsidRPr="007E2A00" w:rsidRDefault="00EE666B" w:rsidP="009F4D20">
            <w:pPr>
              <w:pStyle w:val="Textkrper-Tabelle"/>
              <w:tabs>
                <w:tab w:val="left" w:pos="993"/>
              </w:tabs>
              <w:ind w:left="0"/>
              <w:rPr>
                <w:szCs w:val="20"/>
                <w:lang w:val="en-US"/>
              </w:rPr>
            </w:pPr>
            <w:r w:rsidRPr="007E2A00">
              <w:rPr>
                <w:szCs w:val="20"/>
                <w:lang w:val="en-US"/>
              </w:rPr>
              <w:t xml:space="preserve">Informs the </w:t>
            </w:r>
            <w:r w:rsidR="00A543F8">
              <w:rPr>
                <w:szCs w:val="20"/>
                <w:lang w:val="en-US"/>
              </w:rPr>
              <w:t>master</w:t>
            </w:r>
            <w:r w:rsidR="00A543F8" w:rsidRPr="007E2A00">
              <w:rPr>
                <w:szCs w:val="20"/>
                <w:lang w:val="en-US"/>
              </w:rPr>
              <w:t xml:space="preserve"> </w:t>
            </w:r>
            <w:r w:rsidRPr="007E2A00">
              <w:rPr>
                <w:szCs w:val="20"/>
                <w:lang w:val="en-US"/>
              </w:rPr>
              <w:t xml:space="preserve">about the actual status of the simulation run. Which status information is </w:t>
            </w:r>
            <w:r w:rsidR="00A543F8">
              <w:rPr>
                <w:szCs w:val="20"/>
                <w:lang w:val="en-US"/>
              </w:rPr>
              <w:lastRenderedPageBreak/>
              <w:t>to be returned</w:t>
            </w:r>
            <w:r w:rsidR="00A543F8" w:rsidRPr="007E2A00">
              <w:rPr>
                <w:szCs w:val="20"/>
                <w:lang w:val="en-US"/>
              </w:rPr>
              <w:t xml:space="preserve"> </w:t>
            </w:r>
            <w:r w:rsidRPr="007E2A00">
              <w:rPr>
                <w:szCs w:val="20"/>
                <w:lang w:val="en-US"/>
              </w:rPr>
              <w:t xml:space="preserve">is specified by the argument </w:t>
            </w:r>
            <w:r w:rsidR="004A18C1" w:rsidRPr="007E2A00">
              <w:rPr>
                <w:rStyle w:val="CODE"/>
                <w:rFonts w:eastAsia="StarSymbol"/>
                <w:sz w:val="20"/>
                <w:szCs w:val="20"/>
                <w:lang w:val="en-US"/>
              </w:rPr>
              <w:t>fmi</w:t>
            </w:r>
            <w:r w:rsidRPr="007E2A00">
              <w:rPr>
                <w:rStyle w:val="CODE"/>
                <w:rFonts w:eastAsia="StarSymbol"/>
                <w:sz w:val="20"/>
                <w:szCs w:val="20"/>
                <w:lang w:val="en-US"/>
              </w:rPr>
              <w:t>StatusKind</w:t>
            </w:r>
            <w:r w:rsidRPr="007E2A00">
              <w:rPr>
                <w:szCs w:val="20"/>
                <w:lang w:val="en-US"/>
              </w:rPr>
              <w:t>. It depends on the capabilities of the slave which status information can be given by the slave (</w:t>
            </w:r>
            <w:r w:rsidRPr="009F4D20">
              <w:rPr>
                <w:szCs w:val="20"/>
                <w:lang w:val="en-US"/>
              </w:rPr>
              <w:t>see</w:t>
            </w:r>
            <w:r w:rsidR="009F4D20" w:rsidRPr="009F4D20">
              <w:rPr>
                <w:szCs w:val="20"/>
                <w:lang w:val="en-US"/>
              </w:rPr>
              <w:t xml:space="preserve"> </w:t>
            </w:r>
            <w:r w:rsidR="009F4D20" w:rsidRPr="009F4D20">
              <w:rPr>
                <w:szCs w:val="20"/>
              </w:rPr>
              <w:fldChar w:fldCharType="begin"/>
            </w:r>
            <w:r w:rsidR="009F4D20" w:rsidRPr="009F4D20">
              <w:rPr>
                <w:szCs w:val="20"/>
              </w:rPr>
              <w:instrText xml:space="preserve"> REF _Ref274638211 \r \h </w:instrText>
            </w:r>
            <w:r w:rsidR="009F4D20">
              <w:rPr>
                <w:szCs w:val="20"/>
              </w:rPr>
              <w:instrText xml:space="preserve"> \* MERGEFORMAT </w:instrText>
            </w:r>
            <w:r w:rsidR="009F4D20" w:rsidRPr="009F4D20">
              <w:rPr>
                <w:szCs w:val="20"/>
              </w:rPr>
            </w:r>
            <w:r w:rsidR="009F4D20" w:rsidRPr="009F4D20">
              <w:rPr>
                <w:szCs w:val="20"/>
              </w:rPr>
              <w:fldChar w:fldCharType="separate"/>
            </w:r>
            <w:r w:rsidR="0010528C">
              <w:rPr>
                <w:szCs w:val="20"/>
              </w:rPr>
              <w:t>3.5.1</w:t>
            </w:r>
            <w:r w:rsidR="009F4D20" w:rsidRPr="009F4D20">
              <w:rPr>
                <w:szCs w:val="20"/>
              </w:rPr>
              <w:fldChar w:fldCharType="end"/>
            </w:r>
            <w:r w:rsidRPr="007E2A00">
              <w:rPr>
                <w:szCs w:val="20"/>
                <w:lang w:val="en-US"/>
              </w:rPr>
              <w:t>)</w:t>
            </w:r>
            <w:r w:rsidR="00326C01" w:rsidRPr="007E2A00">
              <w:rPr>
                <w:szCs w:val="20"/>
                <w:lang w:val="en-US"/>
              </w:rPr>
              <w:t>. If a status is required which cannot be retrieved by the slave it returns fmiDiscard.</w:t>
            </w:r>
          </w:p>
        </w:tc>
      </w:tr>
      <w:tr w:rsidR="00326C01" w:rsidRPr="007E2A00">
        <w:tc>
          <w:tcPr>
            <w:tcW w:w="8937" w:type="dxa"/>
            <w:gridSpan w:val="2"/>
          </w:tcPr>
          <w:p w:rsidR="00326C01" w:rsidRPr="007E2A00" w:rsidRDefault="00326C01" w:rsidP="009F4D20">
            <w:pPr>
              <w:pStyle w:val="Textkrper-Tabelle"/>
              <w:tabs>
                <w:tab w:val="left" w:pos="1452"/>
                <w:tab w:val="left" w:pos="1552"/>
              </w:tabs>
              <w:ind w:left="0"/>
              <w:rPr>
                <w:szCs w:val="20"/>
                <w:lang w:val="en-US"/>
              </w:rPr>
            </w:pPr>
            <w:r w:rsidRPr="009F4D20">
              <w:rPr>
                <w:rStyle w:val="CODE"/>
                <w:rFonts w:eastAsia="StarSymbol" w:cs="Courier New"/>
                <w:b/>
                <w:lang w:val="en-US"/>
              </w:rPr>
              <w:lastRenderedPageBreak/>
              <w:t>typedef</w:t>
            </w:r>
            <w:r w:rsidRPr="007E2A00">
              <w:rPr>
                <w:rStyle w:val="CODE"/>
                <w:rFonts w:eastAsia="StarSymbol" w:cs="Courier New"/>
                <w:lang w:val="en-US"/>
              </w:rPr>
              <w:t xml:space="preserve"> </w:t>
            </w:r>
            <w:r w:rsidRPr="009F4D20">
              <w:rPr>
                <w:rStyle w:val="CODE"/>
                <w:rFonts w:eastAsia="StarSymbol" w:cs="Courier New"/>
                <w:b/>
                <w:lang w:val="en-US"/>
              </w:rPr>
              <w:t>enum</w:t>
            </w:r>
            <w:r w:rsidR="009F4D20">
              <w:rPr>
                <w:rStyle w:val="CODE"/>
                <w:rFonts w:eastAsia="StarSymbol" w:cs="Courier New"/>
                <w:lang w:val="en-US"/>
              </w:rPr>
              <w:tab/>
            </w:r>
            <w:r w:rsidRPr="007E2A00">
              <w:rPr>
                <w:rStyle w:val="CODE"/>
                <w:rFonts w:eastAsia="StarSymbol" w:cs="Courier New"/>
                <w:lang w:val="en-US"/>
              </w:rPr>
              <w:t>{</w:t>
            </w:r>
            <w:r w:rsidRPr="007E2A00">
              <w:rPr>
                <w:rStyle w:val="CODE"/>
                <w:lang w:val="en-US"/>
              </w:rPr>
              <w:t>fmiDoStep</w:t>
            </w:r>
            <w:r w:rsidR="00430209">
              <w:rPr>
                <w:rStyle w:val="CODE"/>
                <w:lang w:val="en-US"/>
              </w:rPr>
              <w:t>Status</w:t>
            </w:r>
            <w:r w:rsidRPr="007E2A00">
              <w:rPr>
                <w:rStyle w:val="CODE"/>
                <w:lang w:val="en-US"/>
              </w:rPr>
              <w:t>,</w:t>
            </w:r>
            <w:r w:rsidR="009F4D20">
              <w:rPr>
                <w:rStyle w:val="CODE"/>
                <w:lang w:val="en-US"/>
              </w:rPr>
              <w:br/>
            </w:r>
            <w:r w:rsidR="009F4D20">
              <w:rPr>
                <w:rStyle w:val="CODE"/>
                <w:lang w:val="en-US"/>
              </w:rPr>
              <w:tab/>
            </w:r>
            <w:r w:rsidR="009F4D20">
              <w:rPr>
                <w:rStyle w:val="CODE"/>
                <w:lang w:val="en-US"/>
              </w:rPr>
              <w:tab/>
            </w:r>
            <w:r w:rsidR="00430209" w:rsidRPr="007E2A00">
              <w:rPr>
                <w:rStyle w:val="CODE"/>
                <w:lang w:val="en-US"/>
              </w:rPr>
              <w:t>fmiPendingStatus</w:t>
            </w:r>
            <w:r w:rsidR="00430209">
              <w:rPr>
                <w:rStyle w:val="CODE"/>
                <w:lang w:val="en-US"/>
              </w:rPr>
              <w:t>,</w:t>
            </w:r>
            <w:r w:rsidR="009F4D20">
              <w:rPr>
                <w:rStyle w:val="CODE"/>
                <w:rFonts w:eastAsia="StarSymbol" w:cs="Courier New"/>
                <w:lang w:val="en-US"/>
              </w:rPr>
              <w:br/>
            </w:r>
            <w:r w:rsidR="009F4D20">
              <w:rPr>
                <w:rStyle w:val="CODE"/>
                <w:rFonts w:eastAsia="StarSymbol" w:cs="Courier New"/>
                <w:lang w:val="en-US"/>
              </w:rPr>
              <w:tab/>
            </w:r>
            <w:r w:rsidR="009F4D20">
              <w:rPr>
                <w:rStyle w:val="CODE"/>
                <w:rFonts w:eastAsia="StarSymbol" w:cs="Courier New"/>
                <w:lang w:val="en-US"/>
              </w:rPr>
              <w:tab/>
            </w:r>
            <w:r w:rsidRPr="007E2A00">
              <w:rPr>
                <w:rStyle w:val="CODE"/>
                <w:lang w:val="en-US"/>
              </w:rPr>
              <w:t>fmiLastSuccessfulTime,</w:t>
            </w:r>
            <w:r w:rsidR="009F4D20">
              <w:rPr>
                <w:rStyle w:val="CODE"/>
                <w:rFonts w:eastAsia="StarSymbol" w:cs="Courier New"/>
                <w:lang w:val="en-US"/>
              </w:rPr>
              <w:br/>
            </w:r>
            <w:r w:rsidR="009F4D20">
              <w:rPr>
                <w:rStyle w:val="CODE"/>
                <w:rFonts w:eastAsia="StarSymbol" w:cs="Courier New"/>
                <w:lang w:val="en-US"/>
              </w:rPr>
              <w:tab/>
            </w:r>
            <w:r w:rsidRPr="007E2A00">
              <w:rPr>
                <w:rStyle w:val="CODE"/>
                <w:rFonts w:eastAsia="StarSymbol" w:cs="Courier New"/>
                <w:lang w:val="en-US"/>
              </w:rPr>
              <w:t>}</w:t>
            </w:r>
            <w:r w:rsidR="009F4D20">
              <w:rPr>
                <w:rStyle w:val="CODE"/>
                <w:rFonts w:eastAsia="StarSymbol" w:cs="Courier New"/>
                <w:lang w:val="en-US"/>
              </w:rPr>
              <w:t xml:space="preserve"> </w:t>
            </w:r>
            <w:r w:rsidRPr="007E2A00">
              <w:rPr>
                <w:rStyle w:val="CODE"/>
                <w:rFonts w:eastAsia="StarSymbol" w:cs="Courier New"/>
                <w:lang w:val="en-US"/>
              </w:rPr>
              <w:t>fmiStatusKind;</w:t>
            </w:r>
          </w:p>
        </w:tc>
      </w:tr>
      <w:tr w:rsidR="00326C01" w:rsidRPr="007E2A00">
        <w:tc>
          <w:tcPr>
            <w:tcW w:w="559" w:type="dxa"/>
          </w:tcPr>
          <w:p w:rsidR="00326C01" w:rsidRPr="007E2A00" w:rsidRDefault="00326C01" w:rsidP="00C1697B">
            <w:pPr>
              <w:pStyle w:val="Textkrper-Tabelle"/>
              <w:rPr>
                <w:lang w:val="en-US"/>
              </w:rPr>
            </w:pPr>
          </w:p>
        </w:tc>
        <w:tc>
          <w:tcPr>
            <w:tcW w:w="8378" w:type="dxa"/>
          </w:tcPr>
          <w:p w:rsidR="00326C01" w:rsidRPr="007E2A00" w:rsidRDefault="00326C01" w:rsidP="00C1697B">
            <w:pPr>
              <w:pStyle w:val="Textkrper-Tabelle"/>
              <w:ind w:left="0"/>
              <w:rPr>
                <w:szCs w:val="20"/>
                <w:lang w:val="en-US"/>
              </w:rPr>
            </w:pPr>
            <w:r w:rsidRPr="007E2A00">
              <w:rPr>
                <w:szCs w:val="20"/>
                <w:lang w:val="en-US"/>
              </w:rPr>
              <w:t xml:space="preserve">Defines which status is inquired. </w:t>
            </w:r>
          </w:p>
        </w:tc>
      </w:tr>
    </w:tbl>
    <w:p w:rsidR="00EE666B" w:rsidRPr="007E2A00" w:rsidRDefault="00EE666B" w:rsidP="00EE666B">
      <w:pPr>
        <w:rPr>
          <w:lang w:val="en-US"/>
        </w:rPr>
      </w:pPr>
    </w:p>
    <w:p w:rsidR="00EE666B" w:rsidRPr="007E2A00" w:rsidRDefault="00EE666B" w:rsidP="00FB49AF">
      <w:pPr>
        <w:pStyle w:val="Textkrper"/>
      </w:pPr>
      <w:r w:rsidRPr="007E2A00">
        <w:t>The following status information can be retrieved from a slave:</w:t>
      </w:r>
    </w:p>
    <w:p w:rsidR="00FB49AF" w:rsidRPr="007E2A00" w:rsidRDefault="00FB49AF" w:rsidP="00FB49AF">
      <w:pPr>
        <w:pStyle w:val="Textkrper"/>
        <w:rPr>
          <w:sz w:val="10"/>
          <w:szCs w:val="10"/>
        </w:rPr>
      </w:pPr>
    </w:p>
    <w:tbl>
      <w:tblPr>
        <w:tblW w:w="949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31"/>
        <w:gridCol w:w="1769"/>
        <w:gridCol w:w="5098"/>
      </w:tblGrid>
      <w:tr w:rsidR="00EE666B" w:rsidRPr="007E2A00">
        <w:tc>
          <w:tcPr>
            <w:tcW w:w="2631" w:type="dxa"/>
          </w:tcPr>
          <w:p w:rsidR="00EE666B" w:rsidRPr="007E2A00" w:rsidRDefault="00EE666B" w:rsidP="00C1697B">
            <w:pPr>
              <w:pStyle w:val="Textkrper-Tabelle"/>
              <w:rPr>
                <w:i/>
                <w:lang w:val="en-US"/>
              </w:rPr>
            </w:pPr>
            <w:r w:rsidRPr="007E2A00">
              <w:rPr>
                <w:i/>
                <w:lang w:val="en-US"/>
              </w:rPr>
              <w:t>Status</w:t>
            </w:r>
          </w:p>
        </w:tc>
        <w:tc>
          <w:tcPr>
            <w:tcW w:w="1769" w:type="dxa"/>
          </w:tcPr>
          <w:p w:rsidR="00EE666B" w:rsidRPr="007E2A00" w:rsidRDefault="00EE666B" w:rsidP="00C1697B">
            <w:pPr>
              <w:pStyle w:val="Textkrper-Tabelle"/>
              <w:rPr>
                <w:rStyle w:val="termdef"/>
                <w:i/>
                <w:lang w:val="en-US"/>
              </w:rPr>
            </w:pPr>
            <w:r w:rsidRPr="007E2A00">
              <w:rPr>
                <w:rStyle w:val="termdef"/>
                <w:i/>
                <w:lang w:val="en-US"/>
              </w:rPr>
              <w:t>Type</w:t>
            </w:r>
            <w:r w:rsidR="002B764A" w:rsidRPr="007E2A00">
              <w:rPr>
                <w:rStyle w:val="termdef"/>
                <w:i/>
                <w:lang w:val="en-US"/>
              </w:rPr>
              <w:t xml:space="preserve"> of ret</w:t>
            </w:r>
            <w:r w:rsidR="00326C01" w:rsidRPr="007E2A00">
              <w:rPr>
                <w:rStyle w:val="termdef"/>
                <w:i/>
                <w:lang w:val="en-US"/>
              </w:rPr>
              <w:t>rieved</w:t>
            </w:r>
            <w:r w:rsidR="002B764A" w:rsidRPr="007E2A00">
              <w:rPr>
                <w:rStyle w:val="termdef"/>
                <w:i/>
                <w:lang w:val="en-US"/>
              </w:rPr>
              <w:t xml:space="preserve"> value</w:t>
            </w:r>
          </w:p>
        </w:tc>
        <w:tc>
          <w:tcPr>
            <w:tcW w:w="5098" w:type="dxa"/>
          </w:tcPr>
          <w:p w:rsidR="00EE666B" w:rsidRPr="007E2A00" w:rsidRDefault="00EE666B" w:rsidP="00C1697B">
            <w:pPr>
              <w:pStyle w:val="Textkrper-Tabelle"/>
              <w:rPr>
                <w:rStyle w:val="termdef"/>
                <w:i/>
                <w:lang w:val="en-US"/>
              </w:rPr>
            </w:pPr>
            <w:r w:rsidRPr="007E2A00">
              <w:rPr>
                <w:rStyle w:val="termdef"/>
                <w:i/>
                <w:lang w:val="en-US"/>
              </w:rPr>
              <w:t>Description</w:t>
            </w:r>
          </w:p>
        </w:tc>
      </w:tr>
      <w:tr w:rsidR="00EE666B" w:rsidRPr="007E2A00">
        <w:tc>
          <w:tcPr>
            <w:tcW w:w="2631" w:type="dxa"/>
          </w:tcPr>
          <w:p w:rsidR="00EE666B" w:rsidRPr="007E2A00" w:rsidRDefault="004A18C1" w:rsidP="00C1697B">
            <w:pPr>
              <w:pStyle w:val="Textkrper-Tabelle"/>
              <w:rPr>
                <w:rStyle w:val="CODE"/>
                <w:lang w:val="en-US"/>
              </w:rPr>
            </w:pPr>
            <w:r w:rsidRPr="007E2A00">
              <w:rPr>
                <w:rStyle w:val="CODE"/>
                <w:lang w:val="en-US"/>
              </w:rPr>
              <w:t>fmi</w:t>
            </w:r>
            <w:r w:rsidR="00EE666B" w:rsidRPr="007E2A00">
              <w:rPr>
                <w:rStyle w:val="CODE"/>
                <w:lang w:val="en-US"/>
              </w:rPr>
              <w:t>DoStep</w:t>
            </w:r>
            <w:r w:rsidR="005A6EE2" w:rsidRPr="007E2A00">
              <w:rPr>
                <w:rStyle w:val="CODE"/>
                <w:lang w:val="en-US"/>
              </w:rPr>
              <w:t>Status</w:t>
            </w:r>
          </w:p>
        </w:tc>
        <w:tc>
          <w:tcPr>
            <w:tcW w:w="1769" w:type="dxa"/>
          </w:tcPr>
          <w:p w:rsidR="00EE666B" w:rsidRPr="007E2A00" w:rsidRDefault="004A18C1" w:rsidP="00C1697B">
            <w:pPr>
              <w:pStyle w:val="Textkrper-Tabelle"/>
              <w:rPr>
                <w:rStyle w:val="CODE"/>
                <w:lang w:val="en-US"/>
              </w:rPr>
            </w:pPr>
            <w:r w:rsidRPr="007E2A00">
              <w:rPr>
                <w:rStyle w:val="CODE"/>
                <w:lang w:val="en-US"/>
              </w:rPr>
              <w:t>fmi</w:t>
            </w:r>
            <w:r w:rsidR="00EE666B" w:rsidRPr="007E2A00">
              <w:rPr>
                <w:rStyle w:val="CODE"/>
                <w:lang w:val="en-US"/>
              </w:rPr>
              <w:t>Status</w:t>
            </w:r>
          </w:p>
        </w:tc>
        <w:tc>
          <w:tcPr>
            <w:tcW w:w="5098" w:type="dxa"/>
          </w:tcPr>
          <w:p w:rsidR="00EE666B" w:rsidRPr="007E2A00" w:rsidRDefault="00EE666B" w:rsidP="00C1697B">
            <w:pPr>
              <w:pStyle w:val="Textkrper-Tabelle"/>
              <w:rPr>
                <w:rStyle w:val="termdef"/>
                <w:lang w:val="en-US"/>
              </w:rPr>
            </w:pPr>
            <w:r w:rsidRPr="007E2A00">
              <w:rPr>
                <w:rStyle w:val="termdef"/>
                <w:lang w:val="en-US"/>
              </w:rPr>
              <w:t xml:space="preserve">Can be called when the </w:t>
            </w:r>
            <w:r w:rsidR="004A18C1" w:rsidRPr="007E2A00">
              <w:rPr>
                <w:rStyle w:val="CODE"/>
                <w:lang w:val="en-US"/>
              </w:rPr>
              <w:t>fmi</w:t>
            </w:r>
            <w:r w:rsidRPr="007E2A00">
              <w:rPr>
                <w:rStyle w:val="CODE"/>
                <w:lang w:val="en-US"/>
              </w:rPr>
              <w:t>DoStep</w:t>
            </w:r>
            <w:r w:rsidRPr="007E2A00">
              <w:rPr>
                <w:rStyle w:val="termdef"/>
                <w:lang w:val="en-US"/>
              </w:rPr>
              <w:t xml:space="preserve"> function returned </w:t>
            </w:r>
            <w:r w:rsidR="004A18C1" w:rsidRPr="007E2A00">
              <w:rPr>
                <w:rStyle w:val="CODE"/>
                <w:lang w:val="en-US"/>
              </w:rPr>
              <w:t>fmi</w:t>
            </w:r>
            <w:r w:rsidRPr="007E2A00">
              <w:rPr>
                <w:rStyle w:val="CODE"/>
                <w:lang w:val="en-US"/>
              </w:rPr>
              <w:t>Pending</w:t>
            </w:r>
            <w:r w:rsidRPr="007E2A00">
              <w:rPr>
                <w:rStyle w:val="termdef"/>
                <w:lang w:val="en-US"/>
              </w:rPr>
              <w:t xml:space="preserve">. The function delivers </w:t>
            </w:r>
            <w:r w:rsidR="004A18C1" w:rsidRPr="007E2A00">
              <w:rPr>
                <w:rStyle w:val="CODE"/>
                <w:lang w:val="en-US"/>
              </w:rPr>
              <w:t>fmi</w:t>
            </w:r>
            <w:r w:rsidRPr="007E2A00">
              <w:rPr>
                <w:rStyle w:val="CODE"/>
                <w:lang w:val="en-US"/>
              </w:rPr>
              <w:t>Pending</w:t>
            </w:r>
            <w:r w:rsidRPr="007E2A00">
              <w:rPr>
                <w:rStyle w:val="termdef"/>
                <w:lang w:val="en-US"/>
              </w:rPr>
              <w:t xml:space="preserve"> if the computation is not finished. If the computation is finished meanwhile the function returns the result of the asynchronous executed </w:t>
            </w:r>
            <w:r w:rsidR="004A18C1" w:rsidRPr="007E2A00">
              <w:rPr>
                <w:rStyle w:val="CODE"/>
                <w:lang w:val="en-US"/>
              </w:rPr>
              <w:t>fmi</w:t>
            </w:r>
            <w:r w:rsidRPr="007E2A00">
              <w:rPr>
                <w:rStyle w:val="CODE"/>
                <w:lang w:val="en-US"/>
              </w:rPr>
              <w:t>DoStep(.</w:t>
            </w:r>
            <w:r w:rsidR="00B66948" w:rsidRPr="007E2A00">
              <w:rPr>
                <w:rStyle w:val="CODE"/>
                <w:lang w:val="en-US"/>
              </w:rPr>
              <w:t>.</w:t>
            </w:r>
            <w:r w:rsidRPr="007E2A00">
              <w:rPr>
                <w:rStyle w:val="CODE"/>
                <w:lang w:val="en-US"/>
              </w:rPr>
              <w:t>.)</w:t>
            </w:r>
            <w:r w:rsidRPr="007E2A00">
              <w:rPr>
                <w:rStyle w:val="termdef"/>
                <w:lang w:val="en-US"/>
              </w:rPr>
              <w:t xml:space="preserve"> call.</w:t>
            </w:r>
          </w:p>
        </w:tc>
      </w:tr>
      <w:tr w:rsidR="00173E78" w:rsidRPr="007E2A00">
        <w:tc>
          <w:tcPr>
            <w:tcW w:w="2631" w:type="dxa"/>
          </w:tcPr>
          <w:p w:rsidR="00173E78" w:rsidRPr="007E2A00" w:rsidRDefault="00173E78" w:rsidP="00C1697B">
            <w:pPr>
              <w:pStyle w:val="Textkrper-Tabelle"/>
              <w:rPr>
                <w:rStyle w:val="CODE"/>
                <w:lang w:val="en-US"/>
              </w:rPr>
            </w:pPr>
            <w:r w:rsidRPr="007E2A00">
              <w:rPr>
                <w:rStyle w:val="CODE"/>
                <w:lang w:val="en-US"/>
              </w:rPr>
              <w:t>fmiPendingStatus</w:t>
            </w:r>
          </w:p>
        </w:tc>
        <w:tc>
          <w:tcPr>
            <w:tcW w:w="1769" w:type="dxa"/>
          </w:tcPr>
          <w:p w:rsidR="00173E78" w:rsidRPr="007E2A00" w:rsidRDefault="00173E78" w:rsidP="00C1697B">
            <w:pPr>
              <w:pStyle w:val="Textkrper-Tabelle"/>
              <w:rPr>
                <w:rStyle w:val="CODE"/>
                <w:lang w:val="en-US"/>
              </w:rPr>
            </w:pPr>
            <w:r w:rsidRPr="007E2A00">
              <w:rPr>
                <w:rStyle w:val="CODE"/>
                <w:lang w:val="en-US"/>
              </w:rPr>
              <w:t>fmiString</w:t>
            </w:r>
          </w:p>
        </w:tc>
        <w:tc>
          <w:tcPr>
            <w:tcW w:w="5098" w:type="dxa"/>
          </w:tcPr>
          <w:p w:rsidR="00173E78" w:rsidRPr="007E2A00" w:rsidRDefault="00173E78" w:rsidP="00C1697B">
            <w:pPr>
              <w:pStyle w:val="Textkrper-Tabelle"/>
              <w:rPr>
                <w:rStyle w:val="termdef"/>
                <w:lang w:val="en-US"/>
              </w:rPr>
            </w:pPr>
            <w:r w:rsidRPr="007E2A00">
              <w:rPr>
                <w:rStyle w:val="termdef"/>
                <w:lang w:val="en-US"/>
              </w:rPr>
              <w:t xml:space="preserve">Can be called when the </w:t>
            </w:r>
            <w:r w:rsidRPr="007E2A00">
              <w:rPr>
                <w:rStyle w:val="CODE"/>
                <w:lang w:val="en-US"/>
              </w:rPr>
              <w:t>fmiDoStep</w:t>
            </w:r>
            <w:r w:rsidRPr="007E2A00">
              <w:rPr>
                <w:rStyle w:val="termdef"/>
                <w:lang w:val="en-US"/>
              </w:rPr>
              <w:t xml:space="preserve"> function returned </w:t>
            </w:r>
            <w:r w:rsidRPr="007E2A00">
              <w:rPr>
                <w:rStyle w:val="CODE"/>
                <w:lang w:val="en-US"/>
              </w:rPr>
              <w:t>fmiPending</w:t>
            </w:r>
            <w:r w:rsidRPr="007E2A00">
              <w:rPr>
                <w:rStyle w:val="termdef"/>
                <w:lang w:val="en-US"/>
              </w:rPr>
              <w:t>. The function delivers a string which informs about the status of the currently running asynchronous fmiDoStep computation.</w:t>
            </w:r>
          </w:p>
        </w:tc>
      </w:tr>
      <w:tr w:rsidR="00EE666B" w:rsidRPr="007E2A00">
        <w:tc>
          <w:tcPr>
            <w:tcW w:w="2631" w:type="dxa"/>
          </w:tcPr>
          <w:p w:rsidR="00EE666B" w:rsidRPr="007E2A00" w:rsidRDefault="004A18C1" w:rsidP="00C1697B">
            <w:pPr>
              <w:pStyle w:val="Textkrper-Tabelle"/>
              <w:rPr>
                <w:rStyle w:val="CODE"/>
                <w:lang w:val="en-US"/>
              </w:rPr>
            </w:pPr>
            <w:r w:rsidRPr="007E2A00">
              <w:rPr>
                <w:rStyle w:val="CODE"/>
                <w:lang w:val="en-US"/>
              </w:rPr>
              <w:t>fmi</w:t>
            </w:r>
            <w:r w:rsidR="00EE666B" w:rsidRPr="007E2A00">
              <w:rPr>
                <w:rStyle w:val="CODE"/>
                <w:lang w:val="en-US"/>
              </w:rPr>
              <w:t>LastSuccessfulTime</w:t>
            </w:r>
          </w:p>
        </w:tc>
        <w:tc>
          <w:tcPr>
            <w:tcW w:w="1769" w:type="dxa"/>
          </w:tcPr>
          <w:p w:rsidR="00EE666B" w:rsidRPr="007E2A00" w:rsidRDefault="004A18C1" w:rsidP="00C1697B">
            <w:pPr>
              <w:pStyle w:val="Textkrper-Tabelle"/>
              <w:rPr>
                <w:rStyle w:val="CODE"/>
                <w:lang w:val="en-US"/>
              </w:rPr>
            </w:pPr>
            <w:r w:rsidRPr="007E2A00">
              <w:rPr>
                <w:rStyle w:val="CODE"/>
                <w:lang w:val="en-US"/>
              </w:rPr>
              <w:t>fmi</w:t>
            </w:r>
            <w:r w:rsidR="00EE666B" w:rsidRPr="007E2A00">
              <w:rPr>
                <w:rStyle w:val="CODE"/>
                <w:lang w:val="en-US"/>
              </w:rPr>
              <w:t>Real</w:t>
            </w:r>
          </w:p>
        </w:tc>
        <w:tc>
          <w:tcPr>
            <w:tcW w:w="5098" w:type="dxa"/>
          </w:tcPr>
          <w:p w:rsidR="00EE666B" w:rsidRPr="007E2A00" w:rsidRDefault="00EE666B" w:rsidP="00C1697B">
            <w:pPr>
              <w:pStyle w:val="Textkrper-Tabelle"/>
              <w:rPr>
                <w:rStyle w:val="termdef"/>
                <w:lang w:val="en-US"/>
              </w:rPr>
            </w:pPr>
            <w:r w:rsidRPr="007E2A00">
              <w:rPr>
                <w:rStyle w:val="termdef"/>
                <w:lang w:val="en-US"/>
              </w:rPr>
              <w:t xml:space="preserve">Returns the time until the last communication step was computed successfully. Can be called after </w:t>
            </w:r>
            <w:r w:rsidR="004A18C1" w:rsidRPr="007E2A00">
              <w:rPr>
                <w:rStyle w:val="CODE"/>
                <w:lang w:val="en-US"/>
              </w:rPr>
              <w:t>fmi</w:t>
            </w:r>
            <w:r w:rsidRPr="007E2A00">
              <w:rPr>
                <w:rStyle w:val="CODE"/>
                <w:lang w:val="en-US"/>
              </w:rPr>
              <w:t>DoStep(.</w:t>
            </w:r>
            <w:r w:rsidR="00B66948" w:rsidRPr="007E2A00">
              <w:rPr>
                <w:rStyle w:val="CODE"/>
                <w:lang w:val="en-US"/>
              </w:rPr>
              <w:t>.</w:t>
            </w:r>
            <w:r w:rsidRPr="007E2A00">
              <w:rPr>
                <w:rStyle w:val="CODE"/>
                <w:lang w:val="en-US"/>
              </w:rPr>
              <w:t>.)</w:t>
            </w:r>
            <w:r w:rsidRPr="007E2A00">
              <w:rPr>
                <w:rStyle w:val="termdef"/>
                <w:lang w:val="en-US"/>
              </w:rPr>
              <w:t xml:space="preserve"> returned </w:t>
            </w:r>
            <w:r w:rsidR="004A18C1" w:rsidRPr="007E2A00">
              <w:rPr>
                <w:rStyle w:val="CODE"/>
                <w:lang w:val="en-US"/>
              </w:rPr>
              <w:t>fmi</w:t>
            </w:r>
            <w:r w:rsidRPr="007E2A00">
              <w:rPr>
                <w:rStyle w:val="CODE"/>
                <w:lang w:val="en-US"/>
              </w:rPr>
              <w:t>Discard</w:t>
            </w:r>
            <w:r w:rsidRPr="007E2A00">
              <w:rPr>
                <w:rStyle w:val="termdef"/>
                <w:lang w:val="en-US"/>
              </w:rPr>
              <w:t>.</w:t>
            </w:r>
          </w:p>
        </w:tc>
      </w:tr>
      <w:tr w:rsidR="00EE666B" w:rsidRPr="007E2A00">
        <w:tc>
          <w:tcPr>
            <w:tcW w:w="2631" w:type="dxa"/>
          </w:tcPr>
          <w:p w:rsidR="00EE666B" w:rsidRPr="007E2A00" w:rsidRDefault="00EE666B" w:rsidP="00C1697B">
            <w:pPr>
              <w:pStyle w:val="Textkrper-Tabelle"/>
              <w:rPr>
                <w:rStyle w:val="CODE"/>
                <w:lang w:val="en-US"/>
              </w:rPr>
            </w:pPr>
            <w:r w:rsidRPr="007E2A00">
              <w:rPr>
                <w:rStyle w:val="CODE"/>
                <w:lang w:val="en-US"/>
              </w:rPr>
              <w:t>...</w:t>
            </w:r>
          </w:p>
        </w:tc>
        <w:tc>
          <w:tcPr>
            <w:tcW w:w="1769" w:type="dxa"/>
          </w:tcPr>
          <w:p w:rsidR="00EE666B" w:rsidRPr="007E2A00" w:rsidRDefault="00EE666B" w:rsidP="00C1697B">
            <w:pPr>
              <w:pStyle w:val="Textkrper-Tabelle"/>
              <w:rPr>
                <w:rStyle w:val="CODE"/>
                <w:lang w:val="en-US"/>
              </w:rPr>
            </w:pPr>
          </w:p>
        </w:tc>
        <w:tc>
          <w:tcPr>
            <w:tcW w:w="5098" w:type="dxa"/>
          </w:tcPr>
          <w:p w:rsidR="00EE666B" w:rsidRPr="007E2A00" w:rsidRDefault="00EE666B" w:rsidP="00C1697B">
            <w:pPr>
              <w:pStyle w:val="Textkrper-Tabelle"/>
              <w:rPr>
                <w:rStyle w:val="termdef"/>
                <w:lang w:val="en-US"/>
              </w:rPr>
            </w:pPr>
          </w:p>
        </w:tc>
      </w:tr>
    </w:tbl>
    <w:p w:rsidR="00EE666B" w:rsidRPr="007E2A00" w:rsidRDefault="00EE666B" w:rsidP="00EE666B">
      <w:pPr>
        <w:rPr>
          <w:lang w:val="en-US"/>
        </w:rPr>
      </w:pPr>
    </w:p>
    <w:p w:rsidR="00EE666B" w:rsidRPr="007E2A00" w:rsidRDefault="00EE666B" w:rsidP="00C1282E">
      <w:pPr>
        <w:pStyle w:val="berschrift2"/>
      </w:pPr>
      <w:bookmarkStart w:id="221" w:name="_Toc272916710"/>
      <w:bookmarkStart w:id="222" w:name="_Toc272916719"/>
      <w:bookmarkStart w:id="223" w:name="_Toc247964774"/>
      <w:bookmarkStart w:id="224" w:name="_Ref248821801"/>
      <w:bookmarkStart w:id="225" w:name="_Toc274647157"/>
      <w:bookmarkEnd w:id="221"/>
      <w:bookmarkEnd w:id="222"/>
      <w:r w:rsidRPr="007E2A00">
        <w:t>State Machine of Calling Sequenc</w:t>
      </w:r>
      <w:bookmarkEnd w:id="223"/>
      <w:r w:rsidRPr="007E2A00">
        <w:t>e from Master to Slave</w:t>
      </w:r>
      <w:bookmarkEnd w:id="224"/>
      <w:bookmarkEnd w:id="225"/>
    </w:p>
    <w:p w:rsidR="00951F98" w:rsidRPr="007E2A00" w:rsidRDefault="00951F98" w:rsidP="00951F98">
      <w:pPr>
        <w:pStyle w:val="Textkrper"/>
      </w:pPr>
      <w:r w:rsidRPr="007E2A00">
        <w:t>The following state machine demonstrates the possible calling sequence. The following abbreviations are used:</w:t>
      </w:r>
    </w:p>
    <w:p w:rsidR="00951F98" w:rsidRPr="004F7D82" w:rsidRDefault="004A18C1" w:rsidP="004F7D82">
      <w:pPr>
        <w:pStyle w:val="BulletStandard"/>
        <w:rPr>
          <w:rStyle w:val="CODE"/>
          <w:rFonts w:ascii="Arial" w:hAnsi="Arial"/>
          <w:sz w:val="20"/>
        </w:rPr>
      </w:pPr>
      <w:r w:rsidRPr="004F7D82">
        <w:rPr>
          <w:rStyle w:val="CODE"/>
        </w:rPr>
        <w:t>fmi</w:t>
      </w:r>
      <w:r w:rsidR="00951F98" w:rsidRPr="004F7D82">
        <w:rPr>
          <w:rStyle w:val="CODE"/>
        </w:rPr>
        <w:t>Func(.</w:t>
      </w:r>
      <w:r w:rsidR="00B66948" w:rsidRPr="004F7D82">
        <w:rPr>
          <w:rStyle w:val="CODE"/>
        </w:rPr>
        <w:t>.</w:t>
      </w:r>
      <w:r w:rsidR="00951F98" w:rsidRPr="004F7D82">
        <w:rPr>
          <w:rStyle w:val="CODE"/>
        </w:rPr>
        <w:t>.)</w:t>
      </w:r>
      <w:r w:rsidR="004F7D82">
        <w:rPr>
          <w:rStyle w:val="CODE"/>
          <w:rFonts w:ascii="Arial" w:hAnsi="Arial"/>
          <w:sz w:val="20"/>
        </w:rPr>
        <w:t xml:space="preserve"> </w:t>
      </w:r>
      <w:r w:rsidR="00951F98" w:rsidRPr="004F7D82">
        <w:t>is one of the functions</w:t>
      </w:r>
      <w:r w:rsidR="00951F98" w:rsidRPr="004F7D82">
        <w:rPr>
          <w:rStyle w:val="CODE"/>
          <w:rFonts w:ascii="Arial" w:hAnsi="Arial"/>
          <w:sz w:val="20"/>
        </w:rPr>
        <w:t xml:space="preserve"> </w:t>
      </w:r>
      <w:r w:rsidRPr="004F7D82">
        <w:rPr>
          <w:rStyle w:val="CODE"/>
        </w:rPr>
        <w:t>fmi</w:t>
      </w:r>
      <w:r w:rsidR="00951F98" w:rsidRPr="004F7D82">
        <w:rPr>
          <w:rStyle w:val="CODE"/>
        </w:rPr>
        <w:t>GetVersion()</w:t>
      </w:r>
      <w:r w:rsidR="00951F98" w:rsidRPr="004F7D82">
        <w:rPr>
          <w:rStyle w:val="CODE"/>
          <w:rFonts w:ascii="Arial" w:hAnsi="Arial"/>
          <w:sz w:val="20"/>
        </w:rPr>
        <w:t xml:space="preserve">, </w:t>
      </w:r>
      <w:r w:rsidRPr="004F7D82">
        <w:rPr>
          <w:rStyle w:val="CODE"/>
        </w:rPr>
        <w:t>fmi</w:t>
      </w:r>
      <w:r w:rsidR="00951F98" w:rsidRPr="004F7D82">
        <w:rPr>
          <w:rStyle w:val="CODE"/>
        </w:rPr>
        <w:t>GetTypesPlatform()</w:t>
      </w:r>
      <w:r w:rsidR="00951F98" w:rsidRPr="004F7D82">
        <w:rPr>
          <w:rStyle w:val="CODE"/>
          <w:rFonts w:ascii="Arial" w:hAnsi="Arial"/>
          <w:sz w:val="20"/>
        </w:rPr>
        <w:t>,</w:t>
      </w:r>
      <w:r w:rsidR="004F7D82">
        <w:rPr>
          <w:rStyle w:val="CODE"/>
          <w:rFonts w:ascii="Arial" w:hAnsi="Arial"/>
          <w:sz w:val="20"/>
        </w:rPr>
        <w:t xml:space="preserve"> </w:t>
      </w:r>
      <w:r w:rsidRPr="004F7D82">
        <w:rPr>
          <w:rStyle w:val="CODE"/>
        </w:rPr>
        <w:t>fmi</w:t>
      </w:r>
      <w:r w:rsidR="00951F98" w:rsidRPr="004F7D82">
        <w:rPr>
          <w:rStyle w:val="CODE"/>
        </w:rPr>
        <w:t>SetDebugLogging(.</w:t>
      </w:r>
      <w:r w:rsidR="00B66948" w:rsidRPr="004F7D82">
        <w:rPr>
          <w:rStyle w:val="CODE"/>
        </w:rPr>
        <w:t>.</w:t>
      </w:r>
      <w:r w:rsidR="00951F98" w:rsidRPr="004F7D82">
        <w:rPr>
          <w:rStyle w:val="CODE"/>
        </w:rPr>
        <w:t>.)</w:t>
      </w:r>
    </w:p>
    <w:p w:rsidR="00951F98" w:rsidRPr="007E2A00" w:rsidRDefault="00951F98" w:rsidP="00425014">
      <w:pPr>
        <w:pStyle w:val="BulletStandard"/>
      </w:pPr>
      <w:r w:rsidRPr="007E2A00">
        <w:t xml:space="preserve">XXX is one of </w:t>
      </w:r>
      <w:r w:rsidRPr="004F7D82">
        <w:rPr>
          <w:rStyle w:val="CODE"/>
        </w:rPr>
        <w:t>Real</w:t>
      </w:r>
      <w:r w:rsidRPr="004F7D82">
        <w:rPr>
          <w:rStyle w:val="CODE"/>
          <w:rFonts w:ascii="Arial" w:hAnsi="Arial" w:cs="Arial"/>
        </w:rPr>
        <w:t xml:space="preserve">, </w:t>
      </w:r>
      <w:r w:rsidRPr="004F7D82">
        <w:rPr>
          <w:rStyle w:val="CODE"/>
        </w:rPr>
        <w:t>Integer</w:t>
      </w:r>
      <w:r w:rsidRPr="004F7D82">
        <w:rPr>
          <w:rStyle w:val="CODE"/>
          <w:rFonts w:ascii="Arial" w:hAnsi="Arial" w:cs="Arial"/>
        </w:rPr>
        <w:t xml:space="preserve">, </w:t>
      </w:r>
      <w:r w:rsidRPr="004F7D82">
        <w:rPr>
          <w:rStyle w:val="CODE"/>
        </w:rPr>
        <w:t>Boolean</w:t>
      </w:r>
      <w:r w:rsidRPr="004F7D82">
        <w:rPr>
          <w:rStyle w:val="CODE"/>
          <w:rFonts w:ascii="Arial" w:hAnsi="Arial" w:cs="Arial"/>
        </w:rPr>
        <w:t xml:space="preserve">, </w:t>
      </w:r>
      <w:r w:rsidRPr="004F7D82">
        <w:rPr>
          <w:rStyle w:val="CODE"/>
        </w:rPr>
        <w:t>String</w:t>
      </w:r>
    </w:p>
    <w:p w:rsidR="00951F98" w:rsidRPr="007E2A00" w:rsidRDefault="00951F98" w:rsidP="00425014">
      <w:pPr>
        <w:pStyle w:val="BulletStandard"/>
      </w:pPr>
      <w:r w:rsidRPr="007E2A00">
        <w:rPr>
          <w:rStyle w:val="CODE"/>
        </w:rPr>
        <w:t xml:space="preserve">ts, tm, h </w:t>
      </w:r>
      <w:r w:rsidRPr="007E2A00">
        <w:t>are internal variables of the slave</w:t>
      </w:r>
    </w:p>
    <w:p w:rsidR="00951F98" w:rsidRPr="007E2A00" w:rsidRDefault="00951F98" w:rsidP="00951F98">
      <w:pPr>
        <w:pStyle w:val="Textkrper"/>
        <w:rPr>
          <w:sz w:val="10"/>
          <w:szCs w:val="10"/>
        </w:rPr>
      </w:pPr>
    </w:p>
    <w:p w:rsidR="00EE666B" w:rsidRPr="007E2A00" w:rsidRDefault="006F6D83" w:rsidP="00EE666B">
      <w:pPr>
        <w:jc w:val="center"/>
        <w:rPr>
          <w:lang w:val="en-US"/>
        </w:rPr>
      </w:pPr>
      <w:r w:rsidRPr="0078527E">
        <w:rPr>
          <w:noProof/>
          <w:lang w:val="de-DE" w:eastAsia="de-DE"/>
        </w:rPr>
        <w:lastRenderedPageBreak/>
        <w:drawing>
          <wp:inline distT="0" distB="0" distL="0" distR="0" wp14:anchorId="309552E2" wp14:editId="6B997846">
            <wp:extent cx="6154420" cy="4007485"/>
            <wp:effectExtent l="0" t="0" r="0" b="0"/>
            <wp:docPr id="175" name="Bild 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276">
                      <a:extLst>
                        <a:ext uri="{28A0092B-C50C-407E-A947-70E740481C1C}">
                          <a14:useLocalDpi xmlns:a14="http://schemas.microsoft.com/office/drawing/2010/main" val="0"/>
                        </a:ext>
                      </a:extLst>
                    </a:blip>
                    <a:srcRect/>
                    <a:stretch>
                      <a:fillRect/>
                    </a:stretch>
                  </pic:blipFill>
                  <pic:spPr bwMode="auto">
                    <a:xfrm>
                      <a:off x="0" y="0"/>
                      <a:ext cx="6154420" cy="4007485"/>
                    </a:xfrm>
                    <a:prstGeom prst="rect">
                      <a:avLst/>
                    </a:prstGeom>
                    <a:noFill/>
                    <a:ln>
                      <a:noFill/>
                    </a:ln>
                  </pic:spPr>
                </pic:pic>
              </a:graphicData>
            </a:graphic>
          </wp:inline>
        </w:drawing>
      </w:r>
    </w:p>
    <w:p w:rsidR="007C30C1" w:rsidRPr="007C30C1" w:rsidRDefault="007C30C1" w:rsidP="007C30C1">
      <w:pPr>
        <w:pStyle w:val="FormatvorlageBeschriftung"/>
        <w:rPr>
          <w:rStyle w:val="FormatvorlageArial"/>
        </w:rPr>
      </w:pPr>
      <w:r w:rsidRPr="007C30C1">
        <w:rPr>
          <w:rStyle w:val="FormatvorlageArial"/>
        </w:rPr>
        <w:t xml:space="preserve">Figure </w:t>
      </w:r>
      <w:r w:rsidRPr="007C30C1">
        <w:rPr>
          <w:rStyle w:val="FormatvorlageArial"/>
        </w:rPr>
        <w:fldChar w:fldCharType="begin"/>
      </w:r>
      <w:r w:rsidRPr="007C30C1">
        <w:rPr>
          <w:rStyle w:val="FormatvorlageArial"/>
        </w:rPr>
        <w:instrText xml:space="preserve"> SEQ Abbildung \* ARABIC </w:instrText>
      </w:r>
      <w:r w:rsidRPr="007C30C1">
        <w:rPr>
          <w:rStyle w:val="FormatvorlageArial"/>
        </w:rPr>
        <w:fldChar w:fldCharType="separate"/>
      </w:r>
      <w:r w:rsidR="0010528C">
        <w:rPr>
          <w:rStyle w:val="FormatvorlageArial"/>
          <w:noProof/>
        </w:rPr>
        <w:t>15</w:t>
      </w:r>
      <w:r w:rsidRPr="007C30C1">
        <w:rPr>
          <w:rStyle w:val="FormatvorlageArial"/>
        </w:rPr>
        <w:fldChar w:fldCharType="end"/>
      </w:r>
      <w:r w:rsidRPr="007C30C1">
        <w:rPr>
          <w:rStyle w:val="FormatvorlageArial"/>
        </w:rPr>
        <w:t xml:space="preserve">: </w:t>
      </w:r>
      <w:r w:rsidR="007138BF">
        <w:rPr>
          <w:rStyle w:val="FormatvorlageArial"/>
        </w:rPr>
        <w:t>State-machine for the c</w:t>
      </w:r>
      <w:r w:rsidRPr="007C30C1">
        <w:rPr>
          <w:rStyle w:val="FormatvorlageArial"/>
        </w:rPr>
        <w:t xml:space="preserve">alling sequence of co-simulation interface C-functions </w:t>
      </w:r>
    </w:p>
    <w:p w:rsidR="00EE666B" w:rsidRPr="007E2A00" w:rsidRDefault="00EE666B" w:rsidP="00C1282E">
      <w:pPr>
        <w:pStyle w:val="berschrift2"/>
      </w:pPr>
      <w:bookmarkStart w:id="226" w:name="_Toc247964775"/>
      <w:bookmarkStart w:id="227" w:name="_Toc274647158"/>
      <w:r w:rsidRPr="007E2A00">
        <w:t>Pseudo Code Example</w:t>
      </w:r>
      <w:bookmarkEnd w:id="226"/>
      <w:bookmarkEnd w:id="227"/>
    </w:p>
    <w:p w:rsidR="00951F98" w:rsidRPr="007E2A00" w:rsidRDefault="00951F98" w:rsidP="00BB2AB6">
      <w:pPr>
        <w:pStyle w:val="Textkrper"/>
      </w:pPr>
      <w:bookmarkStart w:id="228" w:name="_Toc247964776"/>
      <w:r w:rsidRPr="007E2A00">
        <w:t xml:space="preserve">In the following example, the usage of the </w:t>
      </w:r>
      <w:r w:rsidR="00106717">
        <w:t>FMI</w:t>
      </w:r>
      <w:r w:rsidR="00106717" w:rsidRPr="007E2A00">
        <w:t xml:space="preserve"> </w:t>
      </w:r>
      <w:r w:rsidRPr="007E2A00">
        <w:t>functions is sketched in order to clarify the typical calling sequence of the functions in a simulation environment. The example is given in a mix of pseudo-code and “C”, in order to keep it small and understandable.</w:t>
      </w:r>
      <w:r w:rsidR="00434DC4">
        <w:t xml:space="preserve"> </w:t>
      </w:r>
      <w:r w:rsidRPr="007E2A00">
        <w:t>We consider two slaves. Both have one continuous real input and one continuous real output which are connected in the following way:</w:t>
      </w:r>
    </w:p>
    <w:p w:rsidR="00951F98" w:rsidRPr="007E2A00" w:rsidRDefault="006F6D83" w:rsidP="00951F98">
      <w:pPr>
        <w:jc w:val="center"/>
        <w:rPr>
          <w:lang w:val="en-US"/>
        </w:rPr>
      </w:pPr>
      <w:r w:rsidRPr="007E2A00">
        <w:rPr>
          <w:noProof/>
          <w:lang w:val="de-DE" w:eastAsia="de-DE"/>
        </w:rPr>
        <w:drawing>
          <wp:inline distT="0" distB="0" distL="0" distR="0" wp14:anchorId="79A7FCE7" wp14:editId="3C9E2447">
            <wp:extent cx="2305685" cy="1017905"/>
            <wp:effectExtent l="0" t="0" r="0" b="0"/>
            <wp:docPr id="176" name="Bild 1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277">
                      <a:extLst>
                        <a:ext uri="{28A0092B-C50C-407E-A947-70E740481C1C}">
                          <a14:useLocalDpi xmlns:a14="http://schemas.microsoft.com/office/drawing/2010/main" val="0"/>
                        </a:ext>
                      </a:extLst>
                    </a:blip>
                    <a:srcRect/>
                    <a:stretch>
                      <a:fillRect/>
                    </a:stretch>
                  </pic:blipFill>
                  <pic:spPr bwMode="auto">
                    <a:xfrm>
                      <a:off x="0" y="0"/>
                      <a:ext cx="2305685" cy="1017905"/>
                    </a:xfrm>
                    <a:prstGeom prst="rect">
                      <a:avLst/>
                    </a:prstGeom>
                    <a:noFill/>
                    <a:ln>
                      <a:noFill/>
                    </a:ln>
                  </pic:spPr>
                </pic:pic>
              </a:graphicData>
            </a:graphic>
          </wp:inline>
        </w:drawing>
      </w:r>
    </w:p>
    <w:p w:rsidR="00951F98" w:rsidRPr="007E2A00" w:rsidRDefault="007138BF" w:rsidP="00C1282E">
      <w:pPr>
        <w:pStyle w:val="FormatvorlageBeschriftung"/>
        <w:outlineLvl w:val="0"/>
      </w:pPr>
      <w:r w:rsidRPr="007C30C1">
        <w:rPr>
          <w:rStyle w:val="FormatvorlageArial"/>
        </w:rPr>
        <w:t xml:space="preserve">Figure </w:t>
      </w:r>
      <w:r w:rsidRPr="007C30C1">
        <w:rPr>
          <w:rStyle w:val="FormatvorlageArial"/>
        </w:rPr>
        <w:fldChar w:fldCharType="begin"/>
      </w:r>
      <w:r w:rsidRPr="007C30C1">
        <w:rPr>
          <w:rStyle w:val="FormatvorlageArial"/>
        </w:rPr>
        <w:instrText xml:space="preserve"> SEQ Abbildung \* ARABIC </w:instrText>
      </w:r>
      <w:r w:rsidRPr="007C30C1">
        <w:rPr>
          <w:rStyle w:val="FormatvorlageArial"/>
        </w:rPr>
        <w:fldChar w:fldCharType="separate"/>
      </w:r>
      <w:r w:rsidR="0010528C">
        <w:rPr>
          <w:rStyle w:val="FormatvorlageArial"/>
          <w:noProof/>
        </w:rPr>
        <w:t>16</w:t>
      </w:r>
      <w:r w:rsidRPr="007C30C1">
        <w:rPr>
          <w:rStyle w:val="FormatvorlageArial"/>
        </w:rPr>
        <w:fldChar w:fldCharType="end"/>
      </w:r>
      <w:r w:rsidRPr="007C30C1">
        <w:rPr>
          <w:rStyle w:val="FormatvorlageArial"/>
        </w:rPr>
        <w:t xml:space="preserve">: </w:t>
      </w:r>
      <w:r>
        <w:rPr>
          <w:rStyle w:val="FormatvorlageArial"/>
        </w:rPr>
        <w:t>Connection graph of the slaves</w:t>
      </w:r>
      <w:r w:rsidRPr="007C30C1">
        <w:rPr>
          <w:rStyle w:val="FormatvorlageArial"/>
        </w:rPr>
        <w:t xml:space="preserve"> </w:t>
      </w:r>
    </w:p>
    <w:p w:rsidR="00951F98" w:rsidRPr="007E2A00" w:rsidRDefault="00951F98" w:rsidP="00434DC4">
      <w:pPr>
        <w:pStyle w:val="Textkrper"/>
      </w:pPr>
      <w:r w:rsidRPr="007E2A00">
        <w:t xml:space="preserve">We assume no algebraic dependency between input and output of each slave. The slaves do not support asynchronous execution of </w:t>
      </w:r>
      <w:r w:rsidR="004A18C1" w:rsidRPr="007E2A00">
        <w:rPr>
          <w:rStyle w:val="CODE"/>
        </w:rPr>
        <w:t>fmi</w:t>
      </w:r>
      <w:r w:rsidRPr="007E2A00">
        <w:rPr>
          <w:rStyle w:val="CODE"/>
        </w:rPr>
        <w:t>DoStep(.</w:t>
      </w:r>
      <w:r w:rsidR="00B66948" w:rsidRPr="007E2A00">
        <w:rPr>
          <w:rStyle w:val="CODE"/>
        </w:rPr>
        <w:t>.</w:t>
      </w:r>
      <w:r w:rsidRPr="007E2A00">
        <w:rPr>
          <w:rStyle w:val="CODE"/>
        </w:rPr>
        <w:t>.)</w:t>
      </w:r>
      <w:r w:rsidRPr="007E2A00">
        <w:t>. The code demonstrates the simplest master algorithm as shown in section</w:t>
      </w:r>
      <w:r w:rsidR="00597456" w:rsidRPr="007E2A00">
        <w:t xml:space="preserve"> </w:t>
      </w:r>
      <w:r w:rsidR="00597456" w:rsidRPr="007E2A00">
        <w:fldChar w:fldCharType="begin"/>
      </w:r>
      <w:r w:rsidR="00597456" w:rsidRPr="007E2A00">
        <w:instrText xml:space="preserve"> REF _Ref248822085 \r \h  \* MERGEFORMAT </w:instrText>
      </w:r>
      <w:r w:rsidR="00597456" w:rsidRPr="007E2A00">
        <w:fldChar w:fldCharType="separate"/>
      </w:r>
      <w:r w:rsidR="0010528C">
        <w:t>2.2.5</w:t>
      </w:r>
      <w:r w:rsidR="00597456" w:rsidRPr="007E2A00">
        <w:fldChar w:fldCharType="end"/>
      </w:r>
      <w:r w:rsidRPr="007E2A00">
        <w:t>.</w:t>
      </w:r>
    </w:p>
    <w:p w:rsidR="00951F98" w:rsidRPr="007E2A00" w:rsidRDefault="00951F98" w:rsidP="004F7D82">
      <w:pPr>
        <w:pStyle w:val="BulletStandard"/>
      </w:pPr>
      <w:r w:rsidRPr="007E2A00">
        <w:t>Constant communication step size.</w:t>
      </w:r>
    </w:p>
    <w:p w:rsidR="00951F98" w:rsidRPr="007E2A00" w:rsidRDefault="00951F98" w:rsidP="00425014">
      <w:pPr>
        <w:pStyle w:val="BulletStandard"/>
      </w:pPr>
      <w:r w:rsidRPr="007E2A00">
        <w:t>No repeating of communication steps.</w:t>
      </w:r>
    </w:p>
    <w:p w:rsidR="008C69A5" w:rsidRPr="007E2A00" w:rsidRDefault="008C69A5" w:rsidP="00425014">
      <w:pPr>
        <w:pStyle w:val="BulletStandard"/>
      </w:pPr>
      <w:r w:rsidRPr="007E2A00">
        <w:t xml:space="preserve">The slaves do not support asynchronous execution of </w:t>
      </w:r>
      <w:r w:rsidRPr="00753582">
        <w:rPr>
          <w:rStyle w:val="CODE"/>
        </w:rPr>
        <w:t>fmiDoStep</w:t>
      </w:r>
      <w:r w:rsidRPr="007E2A00">
        <w:t xml:space="preserve">. </w:t>
      </w:r>
    </w:p>
    <w:p w:rsidR="00951F98" w:rsidRPr="007E2A00" w:rsidRDefault="00951F98" w:rsidP="00BB2AB6">
      <w:pPr>
        <w:pStyle w:val="Textkrper"/>
      </w:pPr>
      <w:r w:rsidRPr="007E2A00">
        <w:t>The error handling is implemented in a very rudimentary way.</w:t>
      </w:r>
    </w:p>
    <w:p w:rsidR="00BB2AB6" w:rsidRPr="007E2A00" w:rsidRDefault="00BB2AB6" w:rsidP="00BB2AB6">
      <w:pPr>
        <w:pStyle w:val="Textkrper"/>
        <w:rPr>
          <w:sz w:val="10"/>
          <w:szCs w:val="10"/>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lastRenderedPageBreak/>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//Initialization </w:t>
      </w:r>
      <w:r w:rsidR="00DF28D0">
        <w:rPr>
          <w:rFonts w:ascii="Courier New" w:hAnsi="Courier New" w:cs="Courier New"/>
          <w:noProof/>
          <w:color w:val="008000"/>
          <w:lang w:val="en-US" w:eastAsia="de-DE"/>
        </w:rPr>
        <w:t>sub-phase</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//Instantiate both slaves</w:t>
      </w:r>
    </w:p>
    <w:p w:rsidR="00951F98" w:rsidRPr="007E2A00" w:rsidRDefault="00B67E91"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 xml:space="preserve">fmiComponent </w:t>
      </w:r>
      <w:r w:rsidR="00951F98" w:rsidRPr="007E2A00">
        <w:rPr>
          <w:rFonts w:ascii="Courier New" w:hAnsi="Courier New" w:cs="Courier New"/>
          <w:noProof/>
          <w:lang w:val="en-US" w:eastAsia="de-DE"/>
        </w:rPr>
        <w:t xml:space="preserve">s1 = </w:t>
      </w:r>
      <w:r w:rsidR="004A18C1" w:rsidRPr="007E2A00">
        <w:rPr>
          <w:rFonts w:ascii="Courier New" w:hAnsi="Courier New" w:cs="Courier New"/>
          <w:noProof/>
          <w:lang w:val="en-US" w:eastAsia="de-DE"/>
        </w:rPr>
        <w:t>fmi</w:t>
      </w:r>
      <w:r w:rsidR="00951F98" w:rsidRPr="007E2A00">
        <w:rPr>
          <w:rFonts w:ascii="Courier New" w:hAnsi="Courier New" w:cs="Courier New"/>
          <w:noProof/>
          <w:lang w:val="en-US" w:eastAsia="de-DE"/>
        </w:rPr>
        <w:t>InstantiateSlave(</w:t>
      </w:r>
      <w:r w:rsidR="00951F98" w:rsidRPr="007E2A00">
        <w:rPr>
          <w:rFonts w:ascii="Courier New" w:hAnsi="Courier New" w:cs="Courier New"/>
          <w:noProof/>
          <w:color w:val="A31515"/>
          <w:lang w:val="en-US" w:eastAsia="de-DE"/>
        </w:rPr>
        <w:t>"Tool1"</w:t>
      </w:r>
      <w:r w:rsidR="00951F98" w:rsidRPr="007E2A00">
        <w:rPr>
          <w:rFonts w:ascii="Courier New" w:hAnsi="Courier New" w:cs="Courier New"/>
          <w:noProof/>
          <w:lang w:val="en-US" w:eastAsia="de-DE"/>
        </w:rPr>
        <w:t xml:space="preserve">, </w:t>
      </w:r>
      <w:r w:rsidR="00951F98" w:rsidRPr="007E2A00">
        <w:rPr>
          <w:rFonts w:ascii="Courier New" w:hAnsi="Courier New" w:cs="Courier New"/>
          <w:noProof/>
          <w:color w:val="A31515"/>
          <w:lang w:val="en-US" w:eastAsia="de-DE"/>
        </w:rPr>
        <w:t>""</w:t>
      </w:r>
      <w:r w:rsidR="00951F98" w:rsidRPr="007E2A00">
        <w:rPr>
          <w:rFonts w:ascii="Courier New" w:hAnsi="Courier New" w:cs="Courier New"/>
          <w:noProof/>
          <w:lang w:val="en-US" w:eastAsia="de-DE"/>
        </w:rPr>
        <w:t xml:space="preserve">, </w:t>
      </w:r>
      <w:r w:rsidR="00951F98" w:rsidRPr="007E2A00">
        <w:rPr>
          <w:rFonts w:ascii="Courier New" w:hAnsi="Courier New" w:cs="Courier New"/>
          <w:noProof/>
          <w:color w:val="A31515"/>
          <w:lang w:val="en-US" w:eastAsia="de-DE"/>
        </w:rPr>
        <w:t>"Model1"</w:t>
      </w:r>
      <w:r w:rsidR="00951F98" w:rsidRPr="007E2A00">
        <w:rPr>
          <w:rFonts w:ascii="Courier New" w:hAnsi="Courier New" w:cs="Courier New"/>
          <w:noProof/>
          <w:lang w:val="en-US" w:eastAsia="de-DE"/>
        </w:rPr>
        <w:t xml:space="preserve">, </w:t>
      </w:r>
      <w:r w:rsidR="00951F98" w:rsidRPr="007E2A00">
        <w:rPr>
          <w:rFonts w:ascii="Courier New" w:hAnsi="Courier New" w:cs="Courier New"/>
          <w:noProof/>
          <w:color w:val="A31515"/>
          <w:lang w:val="en-US" w:eastAsia="de-DE"/>
        </w:rPr>
        <w:t>""</w:t>
      </w:r>
      <w:r w:rsidR="00951F98" w:rsidRPr="007E2A00">
        <w:rPr>
          <w:rFonts w:ascii="Courier New" w:hAnsi="Courier New" w:cs="Courier New"/>
          <w:noProof/>
          <w:lang w:val="en-US" w:eastAsia="de-DE"/>
        </w:rPr>
        <w:t>, ...);</w:t>
      </w:r>
    </w:p>
    <w:p w:rsidR="00951F98" w:rsidRPr="007E2A00" w:rsidRDefault="00B67E91"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 xml:space="preserve">fmiComponent </w:t>
      </w:r>
      <w:r w:rsidR="00951F98" w:rsidRPr="007E2A00">
        <w:rPr>
          <w:rFonts w:ascii="Courier New" w:hAnsi="Courier New" w:cs="Courier New"/>
          <w:noProof/>
          <w:lang w:val="en-US" w:eastAsia="de-DE"/>
        </w:rPr>
        <w:t xml:space="preserve">s2 = </w:t>
      </w:r>
      <w:r w:rsidR="004A18C1" w:rsidRPr="007E2A00">
        <w:rPr>
          <w:rFonts w:ascii="Courier New" w:hAnsi="Courier New" w:cs="Courier New"/>
          <w:noProof/>
          <w:lang w:val="en-US" w:eastAsia="de-DE"/>
        </w:rPr>
        <w:t>fmi</w:t>
      </w:r>
      <w:r w:rsidR="00951F98" w:rsidRPr="007E2A00">
        <w:rPr>
          <w:rFonts w:ascii="Courier New" w:hAnsi="Courier New" w:cs="Courier New"/>
          <w:noProof/>
          <w:lang w:val="en-US" w:eastAsia="de-DE"/>
        </w:rPr>
        <w:t>InstantiateSlave(</w:t>
      </w:r>
      <w:r w:rsidR="00951F98" w:rsidRPr="007E2A00">
        <w:rPr>
          <w:rFonts w:ascii="Courier New" w:hAnsi="Courier New" w:cs="Courier New"/>
          <w:noProof/>
          <w:color w:val="A31515"/>
          <w:lang w:val="en-US" w:eastAsia="de-DE"/>
        </w:rPr>
        <w:t>"Tool1"</w:t>
      </w:r>
      <w:r w:rsidR="00951F98" w:rsidRPr="007E2A00">
        <w:rPr>
          <w:rFonts w:ascii="Courier New" w:hAnsi="Courier New" w:cs="Courier New"/>
          <w:noProof/>
          <w:lang w:val="en-US" w:eastAsia="de-DE"/>
        </w:rPr>
        <w:t xml:space="preserve">, </w:t>
      </w:r>
      <w:r w:rsidR="00951F98" w:rsidRPr="007E2A00">
        <w:rPr>
          <w:rFonts w:ascii="Courier New" w:hAnsi="Courier New" w:cs="Courier New"/>
          <w:noProof/>
          <w:color w:val="A31515"/>
          <w:lang w:val="en-US" w:eastAsia="de-DE"/>
        </w:rPr>
        <w:t>""</w:t>
      </w:r>
      <w:r w:rsidR="00951F98" w:rsidRPr="007E2A00">
        <w:rPr>
          <w:rFonts w:ascii="Courier New" w:hAnsi="Courier New" w:cs="Courier New"/>
          <w:noProof/>
          <w:lang w:val="en-US" w:eastAsia="de-DE"/>
        </w:rPr>
        <w:t xml:space="preserve">, </w:t>
      </w:r>
      <w:r w:rsidR="00951F98" w:rsidRPr="007E2A00">
        <w:rPr>
          <w:rFonts w:ascii="Courier New" w:hAnsi="Courier New" w:cs="Courier New"/>
          <w:noProof/>
          <w:color w:val="A31515"/>
          <w:lang w:val="en-US" w:eastAsia="de-DE"/>
        </w:rPr>
        <w:t>"Model2"</w:t>
      </w:r>
      <w:r w:rsidR="00951F98" w:rsidRPr="007E2A00">
        <w:rPr>
          <w:rFonts w:ascii="Courier New" w:hAnsi="Courier New" w:cs="Courier New"/>
          <w:noProof/>
          <w:lang w:val="en-US" w:eastAsia="de-DE"/>
        </w:rPr>
        <w:t xml:space="preserve">, </w:t>
      </w:r>
      <w:r w:rsidR="00951F98" w:rsidRPr="007E2A00">
        <w:rPr>
          <w:rFonts w:ascii="Courier New" w:hAnsi="Courier New" w:cs="Courier New"/>
          <w:noProof/>
          <w:color w:val="A31515"/>
          <w:lang w:val="en-US" w:eastAsia="de-DE"/>
        </w:rPr>
        <w:t>""</w:t>
      </w:r>
      <w:r w:rsidR="00951F98" w:rsidRPr="007E2A00">
        <w:rPr>
          <w:rFonts w:ascii="Courier New" w:hAnsi="Courier New" w:cs="Courier New"/>
          <w:noProof/>
          <w:lang w:val="en-US" w:eastAsia="de-DE"/>
        </w:rPr>
        <w:t>, ...);</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8000"/>
          <w:lang w:val="en-US" w:eastAsia="de-DE"/>
        </w:rPr>
        <w:t xml:space="preserve">// </w:t>
      </w:r>
      <w:r w:rsidR="008431D5" w:rsidRPr="007E2A00">
        <w:rPr>
          <w:rFonts w:ascii="Courier New" w:hAnsi="Courier New" w:cs="Courier New"/>
          <w:noProof/>
          <w:color w:val="008000"/>
          <w:lang w:val="en-US" w:eastAsia="de-DE"/>
        </w:rPr>
        <w:t>tS</w:t>
      </w:r>
      <w:r w:rsidRPr="007E2A00">
        <w:rPr>
          <w:rFonts w:ascii="Courier New" w:hAnsi="Courier New" w:cs="Courier New"/>
          <w:noProof/>
          <w:color w:val="008000"/>
          <w:lang w:val="en-US" w:eastAsia="de-DE"/>
        </w:rPr>
        <w:t>tart needs to be between startTime and stopTime from the XML</w:t>
      </w:r>
      <w:r w:rsidR="000A215B" w:rsidRPr="007E2A00">
        <w:rPr>
          <w:rFonts w:ascii="Courier New" w:hAnsi="Courier New" w:cs="Courier New"/>
          <w:noProof/>
          <w:color w:val="008000"/>
          <w:lang w:val="en-US" w:eastAsia="de-DE"/>
        </w:rPr>
        <w:t>-f</w:t>
      </w:r>
      <w:r w:rsidRPr="007E2A00">
        <w:rPr>
          <w:rFonts w:ascii="Courier New" w:hAnsi="Courier New" w:cs="Courier New"/>
          <w:noProof/>
          <w:color w:val="008000"/>
          <w:lang w:val="en-US" w:eastAsia="de-DE"/>
        </w:rPr>
        <w:t>ile</w:t>
      </w:r>
    </w:p>
    <w:p w:rsidR="00951F98" w:rsidRPr="007E2A00" w:rsidRDefault="00117059"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 xml:space="preserve">tStart </w:t>
      </w:r>
      <w:r w:rsidR="00951F98" w:rsidRPr="007E2A00">
        <w:rPr>
          <w:rFonts w:ascii="Courier New" w:hAnsi="Courier New" w:cs="Courier New"/>
          <w:noProof/>
          <w:lang w:val="en-US" w:eastAsia="de-DE"/>
        </w:rPr>
        <w:t>= 0;</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8000"/>
          <w:lang w:val="en-US" w:eastAsia="de-DE"/>
        </w:rPr>
        <w:t xml:space="preserve">// </w:t>
      </w:r>
      <w:r w:rsidR="008431D5" w:rsidRPr="007E2A00">
        <w:rPr>
          <w:rFonts w:ascii="Courier New" w:hAnsi="Courier New" w:cs="Courier New"/>
          <w:noProof/>
          <w:color w:val="008000"/>
          <w:lang w:val="en-US" w:eastAsia="de-DE"/>
        </w:rPr>
        <w:t>tStop</w:t>
      </w:r>
      <w:r w:rsidRPr="007E2A00">
        <w:rPr>
          <w:rFonts w:ascii="Courier New" w:hAnsi="Courier New" w:cs="Courier New"/>
          <w:noProof/>
          <w:color w:val="008000"/>
          <w:lang w:val="en-US" w:eastAsia="de-DE"/>
        </w:rPr>
        <w:t xml:space="preserve"> needs to be between startTime and stopTime from the XML</w:t>
      </w:r>
      <w:r w:rsidR="000A215B" w:rsidRPr="007E2A00">
        <w:rPr>
          <w:rFonts w:ascii="Courier New" w:hAnsi="Courier New" w:cs="Courier New"/>
          <w:noProof/>
          <w:color w:val="008000"/>
          <w:lang w:val="en-US" w:eastAsia="de-DE"/>
        </w:rPr>
        <w:t>-f</w:t>
      </w:r>
      <w:r w:rsidRPr="007E2A00">
        <w:rPr>
          <w:rFonts w:ascii="Courier New" w:hAnsi="Courier New" w:cs="Courier New"/>
          <w:noProof/>
          <w:color w:val="008000"/>
          <w:lang w:val="en-US" w:eastAsia="de-DE"/>
        </w:rPr>
        <w:t>ile</w:t>
      </w:r>
    </w:p>
    <w:p w:rsidR="00951F98" w:rsidRPr="007E2A00" w:rsidRDefault="00117059"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 xml:space="preserve">tStop </w:t>
      </w:r>
      <w:r w:rsidR="00951F98" w:rsidRPr="007E2A00">
        <w:rPr>
          <w:rFonts w:ascii="Courier New" w:hAnsi="Courier New" w:cs="Courier New"/>
          <w:noProof/>
          <w:lang w:val="en-US" w:eastAsia="de-DE"/>
        </w:rPr>
        <w:t>= 10;</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8000"/>
          <w:lang w:val="en-US" w:eastAsia="de-DE"/>
        </w:rPr>
        <w:t>// communication step size</w:t>
      </w:r>
    </w:p>
    <w:p w:rsidR="00951F98" w:rsidRPr="007E2A00" w:rsidRDefault="00B53052"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h</w:t>
      </w:r>
      <w:r w:rsidR="00951F98" w:rsidRPr="007E2A00">
        <w:rPr>
          <w:rFonts w:ascii="Courier New" w:hAnsi="Courier New" w:cs="Courier New"/>
          <w:noProof/>
          <w:lang w:val="en-US" w:eastAsia="de-DE"/>
        </w:rPr>
        <w:t xml:space="preserve"> = 0.01;</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//Initialize slaves</w:t>
      </w:r>
    </w:p>
    <w:p w:rsidR="00951F98" w:rsidRPr="007E2A00" w:rsidRDefault="00715F3F"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 xml:space="preserve">status </w:t>
      </w:r>
      <w:r w:rsidR="00951F98" w:rsidRPr="007E2A00">
        <w:rPr>
          <w:rFonts w:ascii="Courier New" w:hAnsi="Courier New" w:cs="Courier New"/>
          <w:noProof/>
          <w:lang w:val="en-US" w:eastAsia="de-DE"/>
        </w:rPr>
        <w:t xml:space="preserve">= </w:t>
      </w:r>
      <w:r w:rsidR="004A18C1" w:rsidRPr="007E2A00">
        <w:rPr>
          <w:rFonts w:ascii="Courier New" w:hAnsi="Courier New" w:cs="Courier New"/>
          <w:noProof/>
          <w:lang w:val="en-US" w:eastAsia="de-DE"/>
        </w:rPr>
        <w:t>fmi</w:t>
      </w:r>
      <w:r w:rsidR="00951F98" w:rsidRPr="007E2A00">
        <w:rPr>
          <w:rFonts w:ascii="Courier New" w:hAnsi="Courier New" w:cs="Courier New"/>
          <w:noProof/>
          <w:lang w:val="en-US" w:eastAsia="de-DE"/>
        </w:rPr>
        <w:t>Initialize</w:t>
      </w:r>
      <w:r w:rsidR="00C57A61" w:rsidRPr="007E2A00">
        <w:rPr>
          <w:rFonts w:ascii="Courier New" w:hAnsi="Courier New" w:cs="Courier New"/>
          <w:noProof/>
          <w:lang w:val="en-US" w:eastAsia="de-DE"/>
        </w:rPr>
        <w:t>Slave</w:t>
      </w:r>
      <w:r w:rsidR="00951F98" w:rsidRPr="007E2A00">
        <w:rPr>
          <w:rFonts w:ascii="Courier New" w:hAnsi="Courier New" w:cs="Courier New"/>
          <w:noProof/>
          <w:lang w:val="en-US" w:eastAsia="de-DE"/>
        </w:rPr>
        <w:t xml:space="preserve">(s1, </w:t>
      </w:r>
      <w:r w:rsidR="008431D5" w:rsidRPr="007E2A00">
        <w:rPr>
          <w:rFonts w:ascii="Courier New" w:hAnsi="Courier New" w:cs="Courier New"/>
          <w:noProof/>
          <w:lang w:val="en-US" w:eastAsia="de-DE"/>
        </w:rPr>
        <w:t>tS</w:t>
      </w:r>
      <w:r w:rsidR="00951F98" w:rsidRPr="007E2A00">
        <w:rPr>
          <w:rFonts w:ascii="Courier New" w:hAnsi="Courier New" w:cs="Courier New"/>
          <w:noProof/>
          <w:lang w:val="en-US" w:eastAsia="de-DE"/>
        </w:rPr>
        <w:t xml:space="preserve">tart, </w:t>
      </w:r>
      <w:r w:rsidR="00C57A61" w:rsidRPr="007E2A00">
        <w:rPr>
          <w:rFonts w:ascii="Courier New" w:hAnsi="Courier New" w:cs="Courier New"/>
          <w:noProof/>
          <w:lang w:val="en-US" w:eastAsia="de-DE"/>
        </w:rPr>
        <w:t xml:space="preserve">fmiTrue, </w:t>
      </w:r>
      <w:r w:rsidR="008431D5" w:rsidRPr="007E2A00">
        <w:rPr>
          <w:rFonts w:ascii="Courier New" w:hAnsi="Courier New" w:cs="Courier New"/>
          <w:noProof/>
          <w:lang w:val="en-US" w:eastAsia="de-DE"/>
        </w:rPr>
        <w:t>tStop</w:t>
      </w:r>
      <w:r w:rsidR="00951F98" w:rsidRPr="007E2A00">
        <w:rPr>
          <w:rFonts w:ascii="Courier New" w:hAnsi="Courier New" w:cs="Courier New"/>
          <w:noProof/>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w:t>
      </w:r>
      <w:r w:rsidR="00715F3F" w:rsidRPr="007E2A00">
        <w:rPr>
          <w:rFonts w:ascii="Courier New" w:hAnsi="Courier New" w:cs="Courier New"/>
          <w:noProof/>
          <w:lang w:val="en-US" w:eastAsia="de-DE"/>
        </w:rPr>
        <w:t>status</w:t>
      </w:r>
      <w:r w:rsidRPr="007E2A00">
        <w:rPr>
          <w:rFonts w:ascii="Courier New" w:hAnsi="Courier New" w:cs="Courier New"/>
          <w:noProof/>
          <w:lang w:val="en-US" w:eastAsia="de-DE"/>
        </w:rPr>
        <w:t xml:space="preserve">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OK)</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t xml:space="preserve">ret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Initialize</w:t>
      </w:r>
      <w:r w:rsidR="00C57A61" w:rsidRPr="007E2A00">
        <w:rPr>
          <w:rFonts w:ascii="Courier New" w:hAnsi="Courier New" w:cs="Courier New"/>
          <w:noProof/>
          <w:lang w:val="en-US" w:eastAsia="de-DE"/>
        </w:rPr>
        <w:t>Slave</w:t>
      </w:r>
      <w:r w:rsidRPr="007E2A00">
        <w:rPr>
          <w:rFonts w:ascii="Courier New" w:hAnsi="Courier New" w:cs="Courier New"/>
          <w:noProof/>
          <w:lang w:val="en-US" w:eastAsia="de-DE"/>
        </w:rPr>
        <w:t xml:space="preserve">(s2, </w:t>
      </w:r>
      <w:r w:rsidR="008431D5" w:rsidRPr="007E2A00">
        <w:rPr>
          <w:rFonts w:ascii="Courier New" w:hAnsi="Courier New" w:cs="Courier New"/>
          <w:noProof/>
          <w:lang w:val="en-US" w:eastAsia="de-DE"/>
        </w:rPr>
        <w:t>tS</w:t>
      </w:r>
      <w:r w:rsidRPr="007E2A00">
        <w:rPr>
          <w:rFonts w:ascii="Courier New" w:hAnsi="Courier New" w:cs="Courier New"/>
          <w:noProof/>
          <w:lang w:val="en-US" w:eastAsia="de-DE"/>
        </w:rPr>
        <w:t xml:space="preserve">tart, </w:t>
      </w:r>
      <w:r w:rsidR="00C57A61" w:rsidRPr="007E2A00">
        <w:rPr>
          <w:rFonts w:ascii="Courier New" w:hAnsi="Courier New" w:cs="Courier New"/>
          <w:noProof/>
          <w:lang w:val="en-US" w:eastAsia="de-DE"/>
        </w:rPr>
        <w:t xml:space="preserve">fmiTrue, </w:t>
      </w:r>
      <w:r w:rsidR="008431D5" w:rsidRPr="007E2A00">
        <w:rPr>
          <w:rFonts w:ascii="Courier New" w:hAnsi="Courier New" w:cs="Courier New"/>
          <w:noProof/>
          <w:lang w:val="en-US" w:eastAsia="de-DE"/>
        </w:rPr>
        <w:t>tStop</w:t>
      </w:r>
      <w:r w:rsidRPr="007E2A00">
        <w:rPr>
          <w:rFonts w:ascii="Courier New" w:hAnsi="Courier New" w:cs="Courier New"/>
          <w:noProof/>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//Simulation </w:t>
      </w:r>
      <w:r w:rsidR="00DF28D0">
        <w:rPr>
          <w:rFonts w:ascii="Courier New" w:hAnsi="Courier New" w:cs="Courier New"/>
          <w:noProof/>
          <w:color w:val="008000"/>
          <w:lang w:val="en-US" w:eastAsia="de-DE"/>
        </w:rPr>
        <w:t>sub-phase</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w:t>
      </w:r>
      <w:r w:rsidR="00117059" w:rsidRPr="007E2A00">
        <w:rPr>
          <w:rFonts w:ascii="Courier New" w:hAnsi="Courier New" w:cs="Courier New"/>
          <w:noProof/>
          <w:color w:val="008000"/>
          <w:lang w:val="en-US" w:eastAsia="de-DE"/>
        </w:rPr>
        <w:t>Current m</w:t>
      </w:r>
      <w:r w:rsidRPr="007E2A00">
        <w:rPr>
          <w:rFonts w:ascii="Courier New" w:hAnsi="Courier New" w:cs="Courier New"/>
          <w:noProof/>
          <w:color w:val="008000"/>
          <w:lang w:val="en-US" w:eastAsia="de-DE"/>
        </w:rPr>
        <w:t>aster time</w:t>
      </w:r>
    </w:p>
    <w:p w:rsidR="00951F98" w:rsidRPr="007E2A00" w:rsidRDefault="00117059"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 xml:space="preserve">tc </w:t>
      </w:r>
      <w:r w:rsidR="00951F98" w:rsidRPr="007E2A00">
        <w:rPr>
          <w:rFonts w:ascii="Courier New" w:hAnsi="Courier New" w:cs="Courier New"/>
          <w:noProof/>
          <w:lang w:val="en-US" w:eastAsia="de-DE"/>
        </w:rPr>
        <w:t xml:space="preserve">= </w:t>
      </w:r>
      <w:r w:rsidRPr="007E2A00">
        <w:rPr>
          <w:rFonts w:ascii="Courier New" w:hAnsi="Courier New" w:cs="Courier New"/>
          <w:noProof/>
          <w:lang w:val="en-US" w:eastAsia="de-DE"/>
        </w:rPr>
        <w:t>tStart</w:t>
      </w:r>
      <w:r w:rsidR="00951F98" w:rsidRPr="007E2A00">
        <w:rPr>
          <w:rFonts w:ascii="Courier New" w:hAnsi="Courier New" w:cs="Courier New"/>
          <w:noProof/>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while</w:t>
      </w:r>
      <w:r w:rsidRPr="007E2A00">
        <w:rPr>
          <w:rFonts w:ascii="Courier New" w:hAnsi="Courier New" w:cs="Courier New"/>
          <w:noProof/>
          <w:lang w:val="en-US" w:eastAsia="de-DE"/>
        </w:rPr>
        <w:t>((</w:t>
      </w:r>
      <w:r w:rsidR="00B53052" w:rsidRPr="007E2A00">
        <w:rPr>
          <w:rFonts w:ascii="Courier New" w:hAnsi="Courier New" w:cs="Courier New"/>
          <w:noProof/>
          <w:lang w:val="en-US" w:eastAsia="de-DE"/>
        </w:rPr>
        <w:t xml:space="preserve">tc </w:t>
      </w:r>
      <w:r w:rsidRPr="007E2A00">
        <w:rPr>
          <w:rFonts w:ascii="Courier New" w:hAnsi="Courier New" w:cs="Courier New"/>
          <w:noProof/>
          <w:lang w:val="en-US" w:eastAsia="de-DE"/>
        </w:rPr>
        <w:t xml:space="preserve">&lt; </w:t>
      </w:r>
      <w:r w:rsidR="00117059" w:rsidRPr="007E2A00">
        <w:rPr>
          <w:rFonts w:ascii="Courier New" w:hAnsi="Courier New" w:cs="Courier New"/>
          <w:noProof/>
          <w:lang w:val="en-US" w:eastAsia="de-DE"/>
        </w:rPr>
        <w:t>tStop</w:t>
      </w:r>
      <w:r w:rsidRPr="007E2A00">
        <w:rPr>
          <w:rFonts w:ascii="Courier New" w:hAnsi="Courier New" w:cs="Courier New"/>
          <w:noProof/>
          <w:lang w:val="en-US" w:eastAsia="de-DE"/>
        </w:rPr>
        <w:t>) &amp;&amp; (</w:t>
      </w:r>
      <w:r w:rsidR="00715F3F" w:rsidRPr="007E2A00">
        <w:rPr>
          <w:rFonts w:ascii="Courier New" w:hAnsi="Courier New" w:cs="Courier New"/>
          <w:noProof/>
          <w:lang w:val="en-US" w:eastAsia="de-DE"/>
        </w:rPr>
        <w:t>status</w:t>
      </w:r>
      <w:r w:rsidRPr="007E2A00">
        <w:rPr>
          <w:rFonts w:ascii="Courier New" w:hAnsi="Courier New" w:cs="Courier New"/>
          <w:noProof/>
          <w:lang w:val="en-US" w:eastAsia="de-DE"/>
        </w:rPr>
        <w:t xml:space="preserve">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OK))</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//retrieve outputs</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GetReal(s1, ..., 1, &amp;y1);</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GetReal(s2, ..., 1, &amp;y2);</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//set inputs</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SetReal(s1, ..., 1, &amp;</w:t>
      </w:r>
      <w:r w:rsidR="00715F3F" w:rsidRPr="007E2A00">
        <w:rPr>
          <w:rFonts w:ascii="Courier New" w:hAnsi="Courier New" w:cs="Courier New"/>
          <w:noProof/>
          <w:lang w:val="en-US" w:eastAsia="de-DE"/>
        </w:rPr>
        <w:t>y</w:t>
      </w:r>
      <w:r w:rsidRPr="007E2A00">
        <w:rPr>
          <w:rFonts w:ascii="Courier New" w:hAnsi="Courier New" w:cs="Courier New"/>
          <w:noProof/>
          <w:lang w:val="en-US" w:eastAsia="de-DE"/>
        </w:rPr>
        <w:t>2);</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SetReal(s2, ..., 1, &amp;</w:t>
      </w:r>
      <w:r w:rsidR="00715F3F" w:rsidRPr="007E2A00">
        <w:rPr>
          <w:rFonts w:ascii="Courier New" w:hAnsi="Courier New" w:cs="Courier New"/>
          <w:noProof/>
          <w:lang w:val="en-US" w:eastAsia="de-DE"/>
        </w:rPr>
        <w:t>y</w:t>
      </w:r>
      <w:r w:rsidRPr="007E2A00">
        <w:rPr>
          <w:rFonts w:ascii="Courier New" w:hAnsi="Courier New" w:cs="Courier New"/>
          <w:noProof/>
          <w:lang w:val="en-US" w:eastAsia="de-DE"/>
        </w:rPr>
        <w:t>1);</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xml:space="preserve">//call </w:t>
      </w:r>
      <w:r w:rsidR="00427FF4" w:rsidRPr="007E2A00">
        <w:rPr>
          <w:rFonts w:ascii="Courier New" w:hAnsi="Courier New" w:cs="Courier New"/>
          <w:noProof/>
          <w:color w:val="008000"/>
          <w:lang w:val="en-US" w:eastAsia="de-DE"/>
        </w:rPr>
        <w:t>s</w:t>
      </w:r>
      <w:r w:rsidRPr="007E2A00">
        <w:rPr>
          <w:rFonts w:ascii="Courier New" w:hAnsi="Courier New" w:cs="Courier New"/>
          <w:noProof/>
          <w:color w:val="008000"/>
          <w:lang w:val="en-US" w:eastAsia="de-DE"/>
        </w:rPr>
        <w:t>laves</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715F3F" w:rsidRPr="007E2A00">
        <w:rPr>
          <w:rFonts w:ascii="Courier New" w:hAnsi="Courier New" w:cs="Courier New"/>
          <w:noProof/>
          <w:lang w:val="en-US" w:eastAsia="de-DE"/>
        </w:rPr>
        <w:t>status</w:t>
      </w:r>
      <w:r w:rsidRPr="007E2A00">
        <w:rPr>
          <w:rFonts w:ascii="Courier New" w:hAnsi="Courier New" w:cs="Courier New"/>
          <w:noProof/>
          <w:lang w:val="en-US" w:eastAsia="de-DE"/>
        </w:rPr>
        <w:t xml:space="preserve">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DoStep(s1, t</w:t>
      </w:r>
      <w:r w:rsidR="00B53052" w:rsidRPr="007E2A00">
        <w:rPr>
          <w:rFonts w:ascii="Courier New" w:hAnsi="Courier New" w:cs="Courier New"/>
          <w:noProof/>
          <w:lang w:val="en-US" w:eastAsia="de-DE"/>
        </w:rPr>
        <w:t>c</w:t>
      </w:r>
      <w:r w:rsidRPr="007E2A00">
        <w:rPr>
          <w:rFonts w:ascii="Courier New" w:hAnsi="Courier New" w:cs="Courier New"/>
          <w:noProof/>
          <w:lang w:val="en-US" w:eastAsia="de-DE"/>
        </w:rPr>
        <w:t xml:space="preserve">, h,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True);</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w:t>
      </w:r>
      <w:r w:rsidR="00715F3F" w:rsidRPr="007E2A00">
        <w:rPr>
          <w:rFonts w:ascii="Courier New" w:hAnsi="Courier New" w:cs="Courier New"/>
          <w:noProof/>
          <w:lang w:val="en-US" w:eastAsia="de-DE"/>
        </w:rPr>
        <w:t>status</w:t>
      </w:r>
      <w:r w:rsidRPr="007E2A00">
        <w:rPr>
          <w:rFonts w:ascii="Courier New" w:hAnsi="Courier New" w:cs="Courier New"/>
          <w:noProof/>
          <w:lang w:val="en-US" w:eastAsia="de-DE"/>
        </w:rPr>
        <w:t xml:space="preserve">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OK)</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00715F3F" w:rsidRPr="007E2A00">
        <w:rPr>
          <w:rFonts w:ascii="Courier New" w:hAnsi="Courier New" w:cs="Courier New"/>
          <w:noProof/>
          <w:lang w:val="en-US" w:eastAsia="de-DE"/>
        </w:rPr>
        <w:t>status</w:t>
      </w:r>
      <w:r w:rsidRPr="007E2A00">
        <w:rPr>
          <w:rFonts w:ascii="Courier New" w:hAnsi="Courier New" w:cs="Courier New"/>
          <w:noProof/>
          <w:lang w:val="en-US" w:eastAsia="de-DE"/>
        </w:rPr>
        <w:t xml:space="preserve">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DoStep(s2, t</w:t>
      </w:r>
      <w:r w:rsidR="00B53052" w:rsidRPr="007E2A00">
        <w:rPr>
          <w:rFonts w:ascii="Courier New" w:hAnsi="Courier New" w:cs="Courier New"/>
          <w:noProof/>
          <w:lang w:val="en-US" w:eastAsia="de-DE"/>
        </w:rPr>
        <w:t>c</w:t>
      </w:r>
      <w:r w:rsidRPr="007E2A00">
        <w:rPr>
          <w:rFonts w:ascii="Courier New" w:hAnsi="Courier New" w:cs="Courier New"/>
          <w:noProof/>
          <w:lang w:val="en-US" w:eastAsia="de-DE"/>
        </w:rPr>
        <w:t xml:space="preserve">, h,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True);</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//increment master time</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t>t</w:t>
      </w:r>
      <w:r w:rsidR="00B53052" w:rsidRPr="007E2A00">
        <w:rPr>
          <w:rFonts w:ascii="Courier New" w:hAnsi="Courier New" w:cs="Courier New"/>
          <w:noProof/>
          <w:lang w:val="en-US" w:eastAsia="de-DE"/>
        </w:rPr>
        <w:t>c</w:t>
      </w:r>
      <w:r w:rsidRPr="007E2A00">
        <w:rPr>
          <w:rFonts w:ascii="Courier New" w:hAnsi="Courier New" w:cs="Courier New"/>
          <w:noProof/>
          <w:lang w:val="en-US" w:eastAsia="de-DE"/>
        </w:rPr>
        <w:t>+=</w:t>
      </w:r>
      <w:r w:rsidR="00117059" w:rsidRPr="007E2A00">
        <w:rPr>
          <w:rFonts w:ascii="Courier New" w:hAnsi="Courier New" w:cs="Courier New"/>
          <w:noProof/>
          <w:lang w:val="en-US" w:eastAsia="de-DE"/>
        </w:rPr>
        <w:t>communicationStepSize</w:t>
      </w:r>
      <w:r w:rsidRPr="007E2A00">
        <w:rPr>
          <w:rFonts w:ascii="Courier New" w:hAnsi="Courier New" w:cs="Courier New"/>
          <w:noProof/>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w:t>
      </w:r>
      <w:r w:rsidR="00547DE7">
        <w:rPr>
          <w:rFonts w:ascii="Courier New" w:hAnsi="Courier New" w:cs="Courier New"/>
          <w:noProof/>
          <w:color w:val="008000"/>
          <w:lang w:val="en-US" w:eastAsia="de-DE"/>
        </w:rPr>
        <w:t xml:space="preserve">Shutdown </w:t>
      </w:r>
      <w:r w:rsidR="00DF28D0">
        <w:rPr>
          <w:rFonts w:ascii="Courier New" w:hAnsi="Courier New" w:cs="Courier New"/>
          <w:noProof/>
          <w:color w:val="008000"/>
          <w:lang w:val="en-US" w:eastAsia="de-DE"/>
        </w:rPr>
        <w:t>sub-phase</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 xml:space="preserve"> (</w:t>
      </w:r>
      <w:r w:rsidR="00715F3F" w:rsidRPr="007E2A00">
        <w:rPr>
          <w:rFonts w:ascii="Courier New" w:hAnsi="Courier New" w:cs="Courier New"/>
          <w:noProof/>
          <w:lang w:val="en-US" w:eastAsia="de-DE"/>
        </w:rPr>
        <w:t>status</w:t>
      </w:r>
      <w:r w:rsidRPr="007E2A00">
        <w:rPr>
          <w:rFonts w:ascii="Courier New" w:hAnsi="Courier New" w:cs="Courier New"/>
          <w:noProof/>
          <w:lang w:val="en-US" w:eastAsia="de-DE"/>
        </w:rPr>
        <w:t xml:space="preserve">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OK)</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C57A61" w:rsidRPr="007E2A00" w:rsidRDefault="00C57A61" w:rsidP="00C57A61">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t>fmiTerminateSlave(s1);</w:t>
      </w:r>
    </w:p>
    <w:p w:rsidR="00C57A61" w:rsidRPr="007E2A00" w:rsidRDefault="00C57A61" w:rsidP="00C57A61">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t>fmiTerminateSlave(s1);</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//Reset slaves</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Reset</w:t>
      </w:r>
      <w:r w:rsidR="00C57A61" w:rsidRPr="007E2A00">
        <w:rPr>
          <w:rFonts w:ascii="Courier New" w:hAnsi="Courier New" w:cs="Courier New"/>
          <w:noProof/>
          <w:lang w:val="en-US" w:eastAsia="de-DE"/>
        </w:rPr>
        <w:t>Slave</w:t>
      </w:r>
      <w:r w:rsidRPr="007E2A00">
        <w:rPr>
          <w:rFonts w:ascii="Courier New" w:hAnsi="Courier New" w:cs="Courier New"/>
          <w:noProof/>
          <w:lang w:val="en-US" w:eastAsia="de-DE"/>
        </w:rPr>
        <w:t>(s1);</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Reset</w:t>
      </w:r>
      <w:r w:rsidR="00C57A61" w:rsidRPr="007E2A00">
        <w:rPr>
          <w:rFonts w:ascii="Courier New" w:hAnsi="Courier New" w:cs="Courier New"/>
          <w:noProof/>
          <w:lang w:val="en-US" w:eastAsia="de-DE"/>
        </w:rPr>
        <w:t>Slave</w:t>
      </w:r>
      <w:r w:rsidRPr="007E2A00">
        <w:rPr>
          <w:rFonts w:ascii="Courier New" w:hAnsi="Courier New" w:cs="Courier New"/>
          <w:noProof/>
          <w:lang w:val="en-US" w:eastAsia="de-DE"/>
        </w:rPr>
        <w:t>(s2);</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 xml:space="preserve"> (</w:t>
      </w:r>
      <w:r w:rsidR="00715F3F" w:rsidRPr="007E2A00">
        <w:rPr>
          <w:rFonts w:ascii="Courier New" w:hAnsi="Courier New" w:cs="Courier New"/>
          <w:noProof/>
          <w:lang w:val="en-US" w:eastAsia="de-DE"/>
        </w:rPr>
        <w:t>status</w:t>
      </w:r>
      <w:r w:rsidRPr="007E2A00">
        <w:rPr>
          <w:rFonts w:ascii="Courier New" w:hAnsi="Courier New" w:cs="Courier New"/>
          <w:noProof/>
          <w:lang w:val="en-US" w:eastAsia="de-DE"/>
        </w:rPr>
        <w:t xml:space="preserve"> != </w:t>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Fatal)</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//cleanup slaves</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FreeSlaveInstance(s1);</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004A18C1" w:rsidRPr="007E2A00">
        <w:rPr>
          <w:rFonts w:ascii="Courier New" w:hAnsi="Courier New" w:cs="Courier New"/>
          <w:noProof/>
          <w:lang w:val="en-US" w:eastAsia="de-DE"/>
        </w:rPr>
        <w:t>fmi</w:t>
      </w:r>
      <w:r w:rsidRPr="007E2A00">
        <w:rPr>
          <w:rFonts w:ascii="Courier New" w:hAnsi="Courier New" w:cs="Courier New"/>
          <w:noProof/>
          <w:lang w:val="en-US" w:eastAsia="de-DE"/>
        </w:rPr>
        <w:t>FreeSlaveInstance(s2);</w:t>
      </w:r>
    </w:p>
    <w:p w:rsidR="00951F98" w:rsidRPr="007E2A00" w:rsidRDefault="00951F98" w:rsidP="00951F98">
      <w:pPr>
        <w:pBdr>
          <w:top w:val="single" w:sz="4" w:space="1" w:color="auto"/>
          <w:left w:val="single" w:sz="4" w:space="1" w:color="auto"/>
          <w:bottom w:val="single" w:sz="4" w:space="1" w:color="auto"/>
          <w:right w:val="single" w:sz="4" w:space="1"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EE666B" w:rsidRDefault="00EE666B" w:rsidP="00C1282E">
      <w:pPr>
        <w:pStyle w:val="berschrift2"/>
      </w:pPr>
      <w:bookmarkStart w:id="229" w:name="_Ref272916490"/>
      <w:bookmarkStart w:id="230" w:name="_Toc274647159"/>
      <w:r w:rsidRPr="007E2A00">
        <w:lastRenderedPageBreak/>
        <w:t>The Co</w:t>
      </w:r>
      <w:r w:rsidR="00145E9F" w:rsidRPr="007E2A00">
        <w:t>-</w:t>
      </w:r>
      <w:r w:rsidRPr="007E2A00">
        <w:t xml:space="preserve">Simulation Description </w:t>
      </w:r>
      <w:bookmarkEnd w:id="228"/>
      <w:r w:rsidR="007657F1" w:rsidRPr="007E2A00">
        <w:t>Schem</w:t>
      </w:r>
      <w:r w:rsidR="007657F1">
        <w:t>a</w:t>
      </w:r>
      <w:bookmarkEnd w:id="229"/>
      <w:bookmarkEnd w:id="230"/>
    </w:p>
    <w:p w:rsidR="007657F1" w:rsidRDefault="007657F1" w:rsidP="007657F1">
      <w:pPr>
        <w:pStyle w:val="Textkrper"/>
      </w:pPr>
      <w:r>
        <w:t>The FMI for co-simulation reuses the XML schema encoding conventions and data types as defined by the FMI for model exchange (in section 3).</w:t>
      </w:r>
    </w:p>
    <w:p w:rsidR="007657F1" w:rsidRDefault="0088692C" w:rsidP="007657F1">
      <w:pPr>
        <w:pStyle w:val="Textkrper"/>
      </w:pPr>
      <w:r>
        <w:t>However, t</w:t>
      </w:r>
      <w:r w:rsidR="007657F1">
        <w:t>here are two important differences:</w:t>
      </w:r>
    </w:p>
    <w:p w:rsidR="007657F1" w:rsidRDefault="007657F1" w:rsidP="006836EA">
      <w:pPr>
        <w:pStyle w:val="NummerierteListe"/>
        <w:numPr>
          <w:ilvl w:val="0"/>
          <w:numId w:val="27"/>
        </w:numPr>
      </w:pPr>
      <w:r>
        <w:t>The “</w:t>
      </w:r>
      <w:r w:rsidRPr="0034394D">
        <w:rPr>
          <w:rStyle w:val="CODE"/>
          <w:rFonts w:ascii="Arial" w:hAnsi="Arial"/>
          <w:sz w:val="20"/>
        </w:rPr>
        <w:t>fmiModelDescription.xsd</w:t>
      </w:r>
      <w:r>
        <w:t xml:space="preserve">” definition has been modified to include </w:t>
      </w:r>
      <w:r w:rsidR="0034394D">
        <w:t>an</w:t>
      </w:r>
      <w:r>
        <w:t xml:space="preserve"> </w:t>
      </w:r>
      <w:r w:rsidRPr="00753582">
        <w:rPr>
          <w:rStyle w:val="CODE"/>
        </w:rPr>
        <w:t>Implementation</w:t>
      </w:r>
      <w:r>
        <w:t xml:space="preserve"> element.</w:t>
      </w:r>
    </w:p>
    <w:p w:rsidR="007657F1" w:rsidRDefault="007657F1" w:rsidP="006836EA">
      <w:pPr>
        <w:pStyle w:val="NummerierteListe"/>
      </w:pPr>
      <w:r>
        <w:t>An additional schema file “</w:t>
      </w:r>
      <w:r w:rsidRPr="0034394D">
        <w:rPr>
          <w:rStyle w:val="CODE"/>
          <w:rFonts w:ascii="Arial" w:hAnsi="Arial"/>
          <w:sz w:val="20"/>
        </w:rPr>
        <w:t>fmiImplementation.xsd</w:t>
      </w:r>
      <w:r>
        <w:t>” has been added to include the elements required to support co-simulation description</w:t>
      </w:r>
      <w:r w:rsidR="0088692C">
        <w:t>.</w:t>
      </w:r>
    </w:p>
    <w:p w:rsidR="007657F1" w:rsidRDefault="007657F1" w:rsidP="007657F1">
      <w:pPr>
        <w:pStyle w:val="Textkrper"/>
      </w:pPr>
      <w:r>
        <w:t xml:space="preserve">The following sections describe the amendments made to the </w:t>
      </w:r>
      <w:r w:rsidRPr="0034394D">
        <w:rPr>
          <w:rStyle w:val="CODE"/>
        </w:rPr>
        <w:t>fmiModelDescription</w:t>
      </w:r>
      <w:r>
        <w:t xml:space="preserve"> schema and detailed information related to the co-simulation implementation element (</w:t>
      </w:r>
      <w:r w:rsidRPr="00753582">
        <w:rPr>
          <w:rStyle w:val="CODE"/>
        </w:rPr>
        <w:t>fmiImplementation</w:t>
      </w:r>
      <w:r>
        <w:t>).</w:t>
      </w:r>
    </w:p>
    <w:p w:rsidR="007657F1" w:rsidRDefault="007657F1" w:rsidP="007657F1">
      <w:pPr>
        <w:pStyle w:val="berschrift3"/>
      </w:pPr>
      <w:bookmarkStart w:id="231" w:name="_Ref274638211"/>
      <w:bookmarkStart w:id="232" w:name="_Toc274647160"/>
      <w:r>
        <w:t>Description of a Model for Co-Simulation (fmiModelDescription)</w:t>
      </w:r>
      <w:bookmarkEnd w:id="231"/>
      <w:bookmarkEnd w:id="232"/>
    </w:p>
    <w:p w:rsidR="007657F1" w:rsidRDefault="007657F1" w:rsidP="007657F1">
      <w:pPr>
        <w:pStyle w:val="Textkrper"/>
      </w:pPr>
      <w:r>
        <w:t xml:space="preserve">The FMI for Co-Simulation modifies the model description format of FMI for Model Exchange, by appending </w:t>
      </w:r>
      <w:r w:rsidR="0034394D">
        <w:t>an</w:t>
      </w:r>
      <w:r>
        <w:t xml:space="preserve"> </w:t>
      </w:r>
      <w:r w:rsidRPr="00753582">
        <w:rPr>
          <w:rStyle w:val="CODE"/>
        </w:rPr>
        <w:t>Implementation</w:t>
      </w:r>
      <w:r>
        <w:t xml:space="preserve"> element; the reader is referred to section 3.1 of FMI for Model Exchange specification to understand the details of the top level description.</w:t>
      </w:r>
    </w:p>
    <w:p w:rsidR="007657F1" w:rsidRDefault="006F6D83" w:rsidP="00AE3153">
      <w:pPr>
        <w:pStyle w:val="Textkrper"/>
        <w:jc w:val="center"/>
      </w:pPr>
      <w:r w:rsidRPr="006F60F7">
        <w:rPr>
          <w:noProof/>
          <w:lang w:val="de-DE" w:eastAsia="de-DE"/>
        </w:rPr>
        <w:drawing>
          <wp:inline distT="0" distB="0" distL="0" distR="0" wp14:anchorId="19E28319" wp14:editId="21CC1E9D">
            <wp:extent cx="6098540" cy="4253865"/>
            <wp:effectExtent l="0" t="0" r="0" b="0"/>
            <wp:docPr id="177" name="Bild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278">
                      <a:extLst>
                        <a:ext uri="{28A0092B-C50C-407E-A947-70E740481C1C}">
                          <a14:useLocalDpi xmlns:a14="http://schemas.microsoft.com/office/drawing/2010/main" val="0"/>
                        </a:ext>
                      </a:extLst>
                    </a:blip>
                    <a:srcRect/>
                    <a:stretch>
                      <a:fillRect/>
                    </a:stretch>
                  </pic:blipFill>
                  <pic:spPr bwMode="auto">
                    <a:xfrm>
                      <a:off x="0" y="0"/>
                      <a:ext cx="6098540" cy="4253865"/>
                    </a:xfrm>
                    <a:prstGeom prst="rect">
                      <a:avLst/>
                    </a:prstGeom>
                    <a:noFill/>
                    <a:ln>
                      <a:noFill/>
                    </a:ln>
                  </pic:spPr>
                </pic:pic>
              </a:graphicData>
            </a:graphic>
          </wp:inline>
        </w:drawing>
      </w:r>
    </w:p>
    <w:p w:rsidR="00AE3153" w:rsidRDefault="007657F1" w:rsidP="00AE3153">
      <w:pPr>
        <w:pStyle w:val="Textkrper"/>
      </w:pPr>
      <w:r>
        <w:t xml:space="preserve">The </w:t>
      </w:r>
      <w:r w:rsidRPr="00753582">
        <w:rPr>
          <w:rStyle w:val="CODE"/>
        </w:rPr>
        <w:t>Implementation</w:t>
      </w:r>
      <w:r>
        <w:t xml:space="preserve"> element is optional; if present, the import tool should understand the model description as applying to co-simulation. As a consequence, the import tool must select the proper FMI API.</w:t>
      </w:r>
      <w:r w:rsidR="00AE3153" w:rsidRPr="00AE3153">
        <w:t xml:space="preserve"> </w:t>
      </w:r>
      <w:r w:rsidR="00AE3153">
        <w:t>The “attributes” part of fmiModelDescription is not changed.</w:t>
      </w:r>
    </w:p>
    <w:p w:rsidR="007657F1" w:rsidRDefault="006F6D83" w:rsidP="00AE3153">
      <w:pPr>
        <w:pStyle w:val="Textkrper"/>
        <w:jc w:val="center"/>
      </w:pPr>
      <w:r w:rsidRPr="006F60F7">
        <w:rPr>
          <w:noProof/>
          <w:lang w:val="de-DE" w:eastAsia="de-DE"/>
        </w:rPr>
        <w:lastRenderedPageBreak/>
        <w:drawing>
          <wp:inline distT="0" distB="0" distL="0" distR="0" wp14:anchorId="2EBF4048" wp14:editId="7A11DC6D">
            <wp:extent cx="4714875" cy="4293870"/>
            <wp:effectExtent l="0" t="0" r="0" b="0"/>
            <wp:docPr id="178" name="Bild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279">
                      <a:extLst>
                        <a:ext uri="{28A0092B-C50C-407E-A947-70E740481C1C}">
                          <a14:useLocalDpi xmlns:a14="http://schemas.microsoft.com/office/drawing/2010/main" val="0"/>
                        </a:ext>
                      </a:extLst>
                    </a:blip>
                    <a:srcRect/>
                    <a:stretch>
                      <a:fillRect/>
                    </a:stretch>
                  </pic:blipFill>
                  <pic:spPr bwMode="auto">
                    <a:xfrm>
                      <a:off x="0" y="0"/>
                      <a:ext cx="4714875" cy="4293870"/>
                    </a:xfrm>
                    <a:prstGeom prst="rect">
                      <a:avLst/>
                    </a:prstGeom>
                    <a:noFill/>
                    <a:ln>
                      <a:noFill/>
                    </a:ln>
                  </pic:spPr>
                </pic:pic>
              </a:graphicData>
            </a:graphic>
          </wp:inline>
        </w:drawing>
      </w:r>
    </w:p>
    <w:p w:rsidR="007657F1" w:rsidRDefault="007657F1" w:rsidP="007657F1">
      <w:pPr>
        <w:pStyle w:val="berschrift3"/>
      </w:pPr>
      <w:bookmarkStart w:id="233" w:name="_Ref272930063"/>
      <w:bookmarkStart w:id="234" w:name="_Toc274647161"/>
      <w:r>
        <w:t>Definition of an Implementation</w:t>
      </w:r>
      <w:bookmarkEnd w:id="233"/>
      <w:bookmarkEnd w:id="234"/>
    </w:p>
    <w:p w:rsidR="007657F1" w:rsidRDefault="007657F1" w:rsidP="007657F1">
      <w:pPr>
        <w:pStyle w:val="Textkrper"/>
      </w:pPr>
      <w:r>
        <w:t xml:space="preserve">An </w:t>
      </w:r>
      <w:r w:rsidRPr="00AD6283">
        <w:t>‘Implementation’</w:t>
      </w:r>
      <w:r>
        <w:t xml:space="preserve"> in the co-simulation context can </w:t>
      </w:r>
      <w:r w:rsidR="00753582">
        <w:t xml:space="preserve">be either </w:t>
      </w:r>
      <w:r w:rsidR="00753582" w:rsidRPr="00753582">
        <w:rPr>
          <w:rStyle w:val="CODE"/>
        </w:rPr>
        <w:t>CoSimulation_Tool</w:t>
      </w:r>
      <w:r w:rsidR="00753582">
        <w:t xml:space="preserve"> or </w:t>
      </w:r>
      <w:r w:rsidR="00753582" w:rsidRPr="00753582">
        <w:rPr>
          <w:rStyle w:val="CODE"/>
        </w:rPr>
        <w:t>CoSimulation_StandAlone</w:t>
      </w:r>
      <w:r w:rsidR="00753582">
        <w:t>.</w:t>
      </w:r>
    </w:p>
    <w:p w:rsidR="0088692C" w:rsidRDefault="0088692C" w:rsidP="0088692C">
      <w:pPr>
        <w:pStyle w:val="Textkrper"/>
      </w:pPr>
      <w:r>
        <w:t>The main difference between these implementations relates to the existence of the original model. A tool execution requires that the original tool is available to be executed in co-simulation mode; in a stand-alone execution, the slave is completely contained inside the FMU in source code or binary format (shared library).</w:t>
      </w:r>
    </w:p>
    <w:p w:rsidR="007657F1" w:rsidRDefault="006F6D83" w:rsidP="00AE3153">
      <w:pPr>
        <w:pStyle w:val="Textkrper"/>
        <w:jc w:val="center"/>
      </w:pPr>
      <w:r w:rsidRPr="006F60F7">
        <w:rPr>
          <w:noProof/>
          <w:lang w:val="de-DE" w:eastAsia="de-DE"/>
        </w:rPr>
        <w:drawing>
          <wp:inline distT="0" distB="0" distL="0" distR="0" wp14:anchorId="1A422C60" wp14:editId="77AD0C34">
            <wp:extent cx="5843905" cy="1264285"/>
            <wp:effectExtent l="0" t="0" r="0" b="0"/>
            <wp:docPr id="179" name="Bild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280">
                      <a:extLst>
                        <a:ext uri="{28A0092B-C50C-407E-A947-70E740481C1C}">
                          <a14:useLocalDpi xmlns:a14="http://schemas.microsoft.com/office/drawing/2010/main" val="0"/>
                        </a:ext>
                      </a:extLst>
                    </a:blip>
                    <a:srcRect/>
                    <a:stretch>
                      <a:fillRect/>
                    </a:stretch>
                  </pic:blipFill>
                  <pic:spPr bwMode="auto">
                    <a:xfrm>
                      <a:off x="0" y="0"/>
                      <a:ext cx="5843905" cy="1264285"/>
                    </a:xfrm>
                    <a:prstGeom prst="rect">
                      <a:avLst/>
                    </a:prstGeom>
                    <a:noFill/>
                    <a:ln>
                      <a:noFill/>
                    </a:ln>
                  </pic:spPr>
                </pic:pic>
              </a:graphicData>
            </a:graphic>
          </wp:inline>
        </w:drawing>
      </w:r>
    </w:p>
    <w:p w:rsidR="007657F1" w:rsidRDefault="00AD6283" w:rsidP="007657F1">
      <w:pPr>
        <w:pStyle w:val="Textkrper"/>
      </w:pPr>
      <w:r>
        <w:t>The</w:t>
      </w:r>
      <w:r w:rsidR="007657F1">
        <w:t xml:space="preserve"> </w:t>
      </w:r>
      <w:r w:rsidR="007657F1" w:rsidRPr="00AD6283">
        <w:rPr>
          <w:rStyle w:val="CODE"/>
        </w:rPr>
        <w:t>Implementation</w:t>
      </w:r>
      <w:r w:rsidR="007657F1">
        <w:t xml:space="preserve"> </w:t>
      </w:r>
      <w:r>
        <w:t>element can have</w:t>
      </w:r>
      <w:r w:rsidR="007657F1">
        <w:t xml:space="preserve"> one of the element choices</w:t>
      </w:r>
      <w:r>
        <w:t xml:space="preserve"> </w:t>
      </w:r>
      <w:r w:rsidRPr="00753582">
        <w:rPr>
          <w:rStyle w:val="CODE"/>
        </w:rPr>
        <w:t>CoSimulation_StandAlone</w:t>
      </w:r>
      <w:r>
        <w:t xml:space="preserve"> or </w:t>
      </w:r>
      <w:r w:rsidRPr="00753582">
        <w:rPr>
          <w:rStyle w:val="CODE"/>
        </w:rPr>
        <w:t>CoSimulation_Tool</w:t>
      </w:r>
      <w:r>
        <w:t>, which are described in the following table.</w:t>
      </w:r>
    </w:p>
    <w:tbl>
      <w:tblPr>
        <w:tblStyle w:val="Tabellenraster"/>
        <w:tblW w:w="0" w:type="auto"/>
        <w:tblLook w:val="01E0" w:firstRow="1" w:lastRow="1" w:firstColumn="1" w:lastColumn="1" w:noHBand="0" w:noVBand="0"/>
      </w:tblPr>
      <w:tblGrid>
        <w:gridCol w:w="3317"/>
        <w:gridCol w:w="5971"/>
      </w:tblGrid>
      <w:tr w:rsidR="007657F1" w:rsidRPr="006A32CE" w:rsidTr="00522E31">
        <w:tc>
          <w:tcPr>
            <w:tcW w:w="3317" w:type="dxa"/>
          </w:tcPr>
          <w:p w:rsidR="007657F1" w:rsidRPr="006A32CE" w:rsidRDefault="007657F1" w:rsidP="00522E31">
            <w:pPr>
              <w:pStyle w:val="Textkrper"/>
              <w:rPr>
                <w:i/>
              </w:rPr>
            </w:pPr>
            <w:r w:rsidRPr="006A32CE">
              <w:rPr>
                <w:i/>
              </w:rPr>
              <w:t>Name</w:t>
            </w:r>
          </w:p>
        </w:tc>
        <w:tc>
          <w:tcPr>
            <w:tcW w:w="5971" w:type="dxa"/>
          </w:tcPr>
          <w:p w:rsidR="007657F1" w:rsidRPr="006A32CE" w:rsidRDefault="007657F1" w:rsidP="00522E31">
            <w:pPr>
              <w:pStyle w:val="Textkrper"/>
              <w:rPr>
                <w:i/>
              </w:rPr>
            </w:pPr>
            <w:r w:rsidRPr="006A32CE">
              <w:rPr>
                <w:i/>
              </w:rPr>
              <w:t>Description</w:t>
            </w:r>
          </w:p>
        </w:tc>
      </w:tr>
      <w:tr w:rsidR="007657F1" w:rsidTr="00522E31">
        <w:tc>
          <w:tcPr>
            <w:tcW w:w="3317" w:type="dxa"/>
          </w:tcPr>
          <w:p w:rsidR="007657F1" w:rsidRPr="006A32CE" w:rsidRDefault="007657F1" w:rsidP="00522E31">
            <w:pPr>
              <w:pStyle w:val="Textkrper"/>
              <w:rPr>
                <w:rFonts w:ascii="Courier New" w:hAnsi="Courier New" w:cs="Courier New"/>
              </w:rPr>
            </w:pPr>
            <w:r w:rsidRPr="006A32CE">
              <w:rPr>
                <w:rFonts w:ascii="Courier New" w:hAnsi="Courier New" w:cs="Courier New"/>
              </w:rPr>
              <w:t>CoSimulation_StandAlone</w:t>
            </w:r>
          </w:p>
        </w:tc>
        <w:tc>
          <w:tcPr>
            <w:tcW w:w="5971" w:type="dxa"/>
          </w:tcPr>
          <w:p w:rsidR="007657F1" w:rsidRDefault="007657F1" w:rsidP="00522E31">
            <w:pPr>
              <w:pStyle w:val="Textkrper"/>
            </w:pPr>
            <w:r>
              <w:t xml:space="preserve">This element is used when “FMI for Co-Simulation” code </w:t>
            </w:r>
            <w:r>
              <w:lastRenderedPageBreak/>
              <w:t>generators are used to transfer models into compilable source code.</w:t>
            </w:r>
            <w:r w:rsidR="00273CE1">
              <w:t xml:space="preserve"> </w:t>
            </w:r>
            <w:r w:rsidR="0088692C">
              <w:t>The slave is</w:t>
            </w:r>
            <w:r w:rsidR="00273CE1">
              <w:t xml:space="preserve"> available either in source code form or binary format (shared library or executable).</w:t>
            </w:r>
          </w:p>
        </w:tc>
      </w:tr>
      <w:tr w:rsidR="007657F1" w:rsidTr="00522E31">
        <w:tc>
          <w:tcPr>
            <w:tcW w:w="3317" w:type="dxa"/>
          </w:tcPr>
          <w:p w:rsidR="007657F1" w:rsidRPr="006A32CE" w:rsidRDefault="007657F1" w:rsidP="00522E31">
            <w:pPr>
              <w:pStyle w:val="Textkrper"/>
              <w:rPr>
                <w:rFonts w:ascii="Courier New" w:hAnsi="Courier New" w:cs="Courier New"/>
              </w:rPr>
            </w:pPr>
            <w:r w:rsidRPr="006A32CE">
              <w:rPr>
                <w:rFonts w:ascii="Courier New" w:hAnsi="Courier New" w:cs="Courier New"/>
              </w:rPr>
              <w:lastRenderedPageBreak/>
              <w:t>CoSimulation_Tool</w:t>
            </w:r>
          </w:p>
        </w:tc>
        <w:tc>
          <w:tcPr>
            <w:tcW w:w="5971" w:type="dxa"/>
          </w:tcPr>
          <w:p w:rsidR="007657F1" w:rsidRDefault="007657F1" w:rsidP="00522E31">
            <w:pPr>
              <w:pStyle w:val="Textkrper"/>
            </w:pPr>
            <w:r>
              <w:t>This element is used when a slave simulation tool implements the “FMI for Co-Simulation” API and models can be directly executed without code generation being required.</w:t>
            </w:r>
          </w:p>
        </w:tc>
      </w:tr>
    </w:tbl>
    <w:p w:rsidR="007657F1" w:rsidRDefault="00753582" w:rsidP="007657F1">
      <w:pPr>
        <w:pStyle w:val="Textkrper"/>
        <w:jc w:val="left"/>
      </w:pPr>
      <w:r>
        <w:t xml:space="preserve">The </w:t>
      </w:r>
      <w:r w:rsidR="007657F1">
        <w:t xml:space="preserve">Element </w:t>
      </w:r>
      <w:r w:rsidR="007657F1" w:rsidRPr="00753582">
        <w:rPr>
          <w:rStyle w:val="CODE"/>
        </w:rPr>
        <w:t>CoSimulation_StandAlone</w:t>
      </w:r>
      <w:r w:rsidR="007657F1">
        <w:t xml:space="preserve"> consists of</w:t>
      </w:r>
      <w:r>
        <w:t xml:space="preserve"> a</w:t>
      </w:r>
      <w:r w:rsidR="007657F1">
        <w:t xml:space="preserve"> </w:t>
      </w:r>
      <w:r w:rsidR="007657F1" w:rsidRPr="00753582">
        <w:rPr>
          <w:rStyle w:val="CODE"/>
        </w:rPr>
        <w:t>Capabilities</w:t>
      </w:r>
      <w:r w:rsidR="007657F1">
        <w:t xml:space="preserve"> element</w:t>
      </w:r>
      <w:r>
        <w:t>, the e</w:t>
      </w:r>
      <w:r w:rsidR="007657F1">
        <w:t xml:space="preserve">lement </w:t>
      </w:r>
      <w:r w:rsidR="007657F1" w:rsidRPr="00753582">
        <w:rPr>
          <w:rStyle w:val="CODE"/>
        </w:rPr>
        <w:t>CoSimulation_Tool</w:t>
      </w:r>
      <w:r w:rsidR="007657F1">
        <w:t xml:space="preserve"> consists of </w:t>
      </w:r>
      <w:r>
        <w:t xml:space="preserve">a </w:t>
      </w:r>
      <w:r w:rsidR="007657F1">
        <w:t xml:space="preserve">sequence of </w:t>
      </w:r>
      <w:r w:rsidR="007657F1" w:rsidRPr="00753582">
        <w:rPr>
          <w:rStyle w:val="CODE"/>
        </w:rPr>
        <w:t>Capabilities</w:t>
      </w:r>
      <w:r w:rsidR="007657F1">
        <w:t xml:space="preserve"> and </w:t>
      </w:r>
      <w:r w:rsidR="007657F1" w:rsidRPr="00753582">
        <w:rPr>
          <w:rStyle w:val="CODE"/>
        </w:rPr>
        <w:t>Model</w:t>
      </w:r>
      <w:r w:rsidR="007657F1">
        <w:t xml:space="preserve"> elements.</w:t>
      </w:r>
    </w:p>
    <w:p w:rsidR="007657F1" w:rsidRDefault="00753582" w:rsidP="007657F1">
      <w:pPr>
        <w:pStyle w:val="Textkrper"/>
        <w:jc w:val="left"/>
      </w:pPr>
      <w:r>
        <w:t>The e</w:t>
      </w:r>
      <w:r w:rsidR="007657F1">
        <w:t xml:space="preserve">lements </w:t>
      </w:r>
      <w:r w:rsidR="007657F1" w:rsidRPr="00753582">
        <w:rPr>
          <w:rStyle w:val="CODE"/>
        </w:rPr>
        <w:t>Capabilities</w:t>
      </w:r>
      <w:r w:rsidR="007657F1">
        <w:t xml:space="preserve"> and </w:t>
      </w:r>
      <w:r w:rsidR="007657F1" w:rsidRPr="00753582">
        <w:rPr>
          <w:rStyle w:val="CODE"/>
        </w:rPr>
        <w:t>Model</w:t>
      </w:r>
      <w:r w:rsidR="007657F1">
        <w:t xml:space="preserve"> are described in the following sections.</w:t>
      </w:r>
    </w:p>
    <w:p w:rsidR="007657F1" w:rsidRDefault="007657F1" w:rsidP="007657F1">
      <w:pPr>
        <w:pStyle w:val="berschrift4"/>
      </w:pPr>
      <w:r>
        <w:t>Capability Flags</w:t>
      </w:r>
    </w:p>
    <w:p w:rsidR="007657F1" w:rsidRDefault="00753582" w:rsidP="007657F1">
      <w:pPr>
        <w:pStyle w:val="Textkrper"/>
      </w:pPr>
      <w:r>
        <w:t>The</w:t>
      </w:r>
      <w:r w:rsidR="007657F1">
        <w:t xml:space="preserve"> </w:t>
      </w:r>
      <w:r w:rsidR="007657F1" w:rsidRPr="00753582">
        <w:rPr>
          <w:rStyle w:val="CODE"/>
        </w:rPr>
        <w:t>Capabilities</w:t>
      </w:r>
      <w:r>
        <w:t xml:space="preserve"> element</w:t>
      </w:r>
      <w:r w:rsidR="007657F1">
        <w:t xml:space="preserve"> </w:t>
      </w:r>
      <w:r w:rsidR="008C1D9E">
        <w:t xml:space="preserve">is </w:t>
      </w:r>
      <w:r w:rsidR="007657F1">
        <w:t xml:space="preserve">based on the type definition </w:t>
      </w:r>
      <w:r w:rsidR="007657F1" w:rsidRPr="00753582">
        <w:rPr>
          <w:rStyle w:val="CODE"/>
        </w:rPr>
        <w:t>fmiCoSimulationCapabilities</w:t>
      </w:r>
      <w:r w:rsidR="007657F1">
        <w:t>, which is defined as follows</w:t>
      </w:r>
      <w:r w:rsidR="00AD6283">
        <w:t>.</w:t>
      </w:r>
    </w:p>
    <w:p w:rsidR="007657F1" w:rsidRDefault="006F6D83" w:rsidP="007657F1">
      <w:pPr>
        <w:pStyle w:val="Textkrper"/>
        <w:jc w:val="center"/>
      </w:pPr>
      <w:r w:rsidRPr="006F60F7">
        <w:rPr>
          <w:noProof/>
          <w:lang w:val="de-DE" w:eastAsia="de-DE"/>
        </w:rPr>
        <w:drawing>
          <wp:inline distT="0" distB="0" distL="0" distR="0" wp14:anchorId="44BA22F9" wp14:editId="33DC7C81">
            <wp:extent cx="4572000" cy="3792855"/>
            <wp:effectExtent l="0" t="0" r="0" b="0"/>
            <wp:docPr id="180" name="Bild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281">
                      <a:extLst>
                        <a:ext uri="{28A0092B-C50C-407E-A947-70E740481C1C}">
                          <a14:useLocalDpi xmlns:a14="http://schemas.microsoft.com/office/drawing/2010/main" val="0"/>
                        </a:ext>
                      </a:extLst>
                    </a:blip>
                    <a:srcRect/>
                    <a:stretch>
                      <a:fillRect/>
                    </a:stretch>
                  </pic:blipFill>
                  <pic:spPr bwMode="auto">
                    <a:xfrm>
                      <a:off x="0" y="0"/>
                      <a:ext cx="4572000" cy="3792855"/>
                    </a:xfrm>
                    <a:prstGeom prst="rect">
                      <a:avLst/>
                    </a:prstGeom>
                    <a:noFill/>
                    <a:ln>
                      <a:noFill/>
                    </a:ln>
                  </pic:spPr>
                </pic:pic>
              </a:graphicData>
            </a:graphic>
          </wp:inline>
        </w:drawing>
      </w:r>
    </w:p>
    <w:p w:rsidR="007657F1" w:rsidRDefault="0034394D" w:rsidP="007657F1">
      <w:pPr>
        <w:pStyle w:val="Textkrper"/>
      </w:pPr>
      <w:r>
        <w:t>The</w:t>
      </w:r>
      <w:r w:rsidR="007657F1">
        <w:t xml:space="preserve"> </w:t>
      </w:r>
      <w:r w:rsidR="007657F1" w:rsidRPr="00753582">
        <w:rPr>
          <w:rStyle w:val="CODE"/>
        </w:rPr>
        <w:t>Capabilities</w:t>
      </w:r>
      <w:r w:rsidR="007657F1">
        <w:t xml:space="preserve"> </w:t>
      </w:r>
      <w:r>
        <w:t xml:space="preserve">element can </w:t>
      </w:r>
      <w:r w:rsidR="007657F1">
        <w:t>contain the following optional attributes</w:t>
      </w:r>
      <w:r>
        <w:t>.</w:t>
      </w:r>
      <w:r>
        <w:tab/>
      </w:r>
      <w:r>
        <w:br/>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680"/>
        <w:gridCol w:w="4500"/>
      </w:tblGrid>
      <w:tr w:rsidR="007657F1" w:rsidRPr="007E2A00" w:rsidTr="00522E31">
        <w:tc>
          <w:tcPr>
            <w:tcW w:w="4680" w:type="dxa"/>
          </w:tcPr>
          <w:p w:rsidR="007657F1" w:rsidRPr="007E2A00" w:rsidRDefault="007657F1" w:rsidP="00522E31">
            <w:pPr>
              <w:pStyle w:val="Textkrper-Tabelle"/>
              <w:rPr>
                <w:i/>
                <w:lang w:val="en-US"/>
              </w:rPr>
            </w:pPr>
            <w:r>
              <w:rPr>
                <w:i/>
                <w:lang w:val="en-US"/>
              </w:rPr>
              <w:t>Attribute Name</w:t>
            </w:r>
          </w:p>
        </w:tc>
        <w:tc>
          <w:tcPr>
            <w:tcW w:w="4500" w:type="dxa"/>
          </w:tcPr>
          <w:p w:rsidR="007657F1" w:rsidRPr="007E2A00" w:rsidRDefault="007657F1" w:rsidP="00522E31">
            <w:pPr>
              <w:pStyle w:val="Textkrper-Tabelle"/>
              <w:rPr>
                <w:rStyle w:val="termdef"/>
                <w:i/>
              </w:rPr>
            </w:pPr>
            <w:r>
              <w:rPr>
                <w:rStyle w:val="termdef"/>
                <w:i/>
              </w:rPr>
              <w:t>Description</w:t>
            </w:r>
          </w:p>
        </w:tc>
      </w:tr>
      <w:tr w:rsidR="007657F1" w:rsidRPr="007E2A00" w:rsidTr="00522E31">
        <w:tc>
          <w:tcPr>
            <w:tcW w:w="4680" w:type="dxa"/>
          </w:tcPr>
          <w:p w:rsidR="007657F1" w:rsidRPr="007E2A00" w:rsidRDefault="007657F1" w:rsidP="00522E31">
            <w:pPr>
              <w:pStyle w:val="Textkrper-Tabelle"/>
              <w:rPr>
                <w:rStyle w:val="CODE"/>
                <w:lang w:val="en-US"/>
              </w:rPr>
            </w:pPr>
            <w:r w:rsidRPr="007E2A00">
              <w:rPr>
                <w:rStyle w:val="CODE"/>
                <w:lang w:val="en-US"/>
              </w:rPr>
              <w:t>canHandleVariableCommunicationStepSize</w:t>
            </w:r>
          </w:p>
        </w:tc>
        <w:tc>
          <w:tcPr>
            <w:tcW w:w="4500" w:type="dxa"/>
          </w:tcPr>
          <w:p w:rsidR="007657F1" w:rsidRPr="007E2A00" w:rsidRDefault="00EA3746" w:rsidP="00522E31">
            <w:pPr>
              <w:pStyle w:val="Textkrper-Tabelle"/>
              <w:rPr>
                <w:lang w:val="en-US"/>
              </w:rPr>
            </w:pPr>
            <w:r>
              <w:rPr>
                <w:lang w:val="en-US"/>
              </w:rPr>
              <w:t xml:space="preserve">The slave can </w:t>
            </w:r>
            <w:r w:rsidR="007657F1" w:rsidRPr="007E2A00">
              <w:rPr>
                <w:lang w:val="en-US"/>
              </w:rPr>
              <w:t xml:space="preserve">handle variable communication step size. The communication step size (parameter </w:t>
            </w:r>
            <w:r w:rsidR="007657F1" w:rsidRPr="007E2A00">
              <w:rPr>
                <w:rStyle w:val="CODE"/>
                <w:lang w:val="en-US"/>
              </w:rPr>
              <w:t>communicationStepSize</w:t>
            </w:r>
            <w:r w:rsidR="007657F1" w:rsidRPr="007E2A00">
              <w:rPr>
                <w:lang w:val="en-US"/>
              </w:rPr>
              <w:t xml:space="preserve"> of </w:t>
            </w:r>
            <w:r w:rsidR="007657F1" w:rsidRPr="007E2A00">
              <w:rPr>
                <w:rStyle w:val="CODE"/>
                <w:lang w:val="en-US"/>
              </w:rPr>
              <w:t>fmiDoStep(...)</w:t>
            </w:r>
            <w:r w:rsidR="00F33D42">
              <w:rPr>
                <w:rStyle w:val="CODE"/>
                <w:lang w:val="en-US"/>
              </w:rPr>
              <w:t xml:space="preserve"> </w:t>
            </w:r>
            <w:r w:rsidR="007657F1" w:rsidRPr="007E2A00">
              <w:rPr>
                <w:rStyle w:val="CODE"/>
                <w:lang w:val="en-US"/>
              </w:rPr>
              <w:t>)</w:t>
            </w:r>
            <w:r w:rsidR="007657F1" w:rsidRPr="007E2A00">
              <w:rPr>
                <w:lang w:val="en-US"/>
              </w:rPr>
              <w:t xml:space="preserve"> has not to be constant for each call.</w:t>
            </w:r>
          </w:p>
        </w:tc>
      </w:tr>
      <w:tr w:rsidR="007657F1" w:rsidRPr="007E2A00" w:rsidTr="00522E31">
        <w:tc>
          <w:tcPr>
            <w:tcW w:w="4680" w:type="dxa"/>
          </w:tcPr>
          <w:p w:rsidR="007657F1" w:rsidRPr="007E2A00" w:rsidRDefault="007657F1" w:rsidP="00522E31">
            <w:pPr>
              <w:pStyle w:val="Textkrper-Tabelle"/>
              <w:rPr>
                <w:rStyle w:val="CODE"/>
                <w:lang w:val="en-US"/>
              </w:rPr>
            </w:pPr>
            <w:r w:rsidRPr="007E2A00">
              <w:rPr>
                <w:rStyle w:val="CODE"/>
                <w:lang w:val="en-US"/>
              </w:rPr>
              <w:t>canHandleEvents</w:t>
            </w:r>
          </w:p>
        </w:tc>
        <w:tc>
          <w:tcPr>
            <w:tcW w:w="4500" w:type="dxa"/>
          </w:tcPr>
          <w:p w:rsidR="007657F1" w:rsidRPr="007E2A00" w:rsidRDefault="00EA3746" w:rsidP="00522E31">
            <w:pPr>
              <w:pStyle w:val="Textkrper-Tabelle"/>
              <w:rPr>
                <w:lang w:val="en-US"/>
              </w:rPr>
            </w:pPr>
            <w:r>
              <w:rPr>
                <w:lang w:val="en-US"/>
              </w:rPr>
              <w:t xml:space="preserve">The slave </w:t>
            </w:r>
            <w:r w:rsidR="007657F1" w:rsidRPr="007E2A00">
              <w:rPr>
                <w:lang w:val="en-US"/>
              </w:rPr>
              <w:t>support</w:t>
            </w:r>
            <w:r>
              <w:rPr>
                <w:lang w:val="en-US"/>
              </w:rPr>
              <w:t>s</w:t>
            </w:r>
            <w:r w:rsidR="007657F1" w:rsidRPr="007E2A00">
              <w:rPr>
                <w:lang w:val="en-US"/>
              </w:rPr>
              <w:t xml:space="preserve"> event handling during co-simulation. The communication step size </w:t>
            </w:r>
            <w:r w:rsidR="007657F1" w:rsidRPr="007E2A00">
              <w:rPr>
                <w:lang w:val="en-US"/>
              </w:rPr>
              <w:lastRenderedPageBreak/>
              <w:t xml:space="preserve">(parameter </w:t>
            </w:r>
            <w:r w:rsidR="007657F1" w:rsidRPr="007E2A00">
              <w:rPr>
                <w:rStyle w:val="CODE"/>
                <w:lang w:val="en-US"/>
              </w:rPr>
              <w:t>communicationStepSize</w:t>
            </w:r>
            <w:r w:rsidR="007657F1" w:rsidRPr="007E2A00">
              <w:rPr>
                <w:lang w:val="en-US"/>
              </w:rPr>
              <w:t xml:space="preserve"> of </w:t>
            </w:r>
            <w:r w:rsidR="007657F1" w:rsidRPr="007E2A00">
              <w:rPr>
                <w:rStyle w:val="CODE"/>
                <w:lang w:val="en-US"/>
              </w:rPr>
              <w:t>fmiDoStep(...))</w:t>
            </w:r>
            <w:r w:rsidR="007657F1" w:rsidRPr="007E2A00">
              <w:rPr>
                <w:lang w:val="en-US"/>
              </w:rPr>
              <w:t xml:space="preserve"> can be zero.</w:t>
            </w:r>
          </w:p>
        </w:tc>
      </w:tr>
      <w:tr w:rsidR="007657F1" w:rsidRPr="007E2A00" w:rsidTr="00522E31">
        <w:tc>
          <w:tcPr>
            <w:tcW w:w="4680" w:type="dxa"/>
          </w:tcPr>
          <w:p w:rsidR="007657F1" w:rsidRPr="007E2A00" w:rsidRDefault="007657F1" w:rsidP="00522E31">
            <w:pPr>
              <w:pStyle w:val="Textkrper-Tabelle"/>
              <w:rPr>
                <w:rStyle w:val="CODE"/>
                <w:lang w:val="en-US"/>
              </w:rPr>
            </w:pPr>
            <w:r w:rsidRPr="007E2A00">
              <w:rPr>
                <w:rStyle w:val="CODE"/>
                <w:lang w:val="en-US"/>
              </w:rPr>
              <w:lastRenderedPageBreak/>
              <w:t>canRejectSteps</w:t>
            </w:r>
          </w:p>
        </w:tc>
        <w:tc>
          <w:tcPr>
            <w:tcW w:w="4500" w:type="dxa"/>
          </w:tcPr>
          <w:p w:rsidR="007657F1" w:rsidRPr="007E2A00" w:rsidRDefault="00EA3746" w:rsidP="00522E31">
            <w:pPr>
              <w:pStyle w:val="Textkrper-Tabelle"/>
              <w:rPr>
                <w:lang w:val="en-US"/>
              </w:rPr>
            </w:pPr>
            <w:r>
              <w:rPr>
                <w:lang w:val="en-US"/>
              </w:rPr>
              <w:t xml:space="preserve">This flag indicates the slave’s capability to </w:t>
            </w:r>
            <w:r w:rsidR="006836EA">
              <w:rPr>
                <w:lang w:val="en-US"/>
              </w:rPr>
              <w:t xml:space="preserve">discard and repeat a communication step. The parameter </w:t>
            </w:r>
            <w:r w:rsidR="006836EA" w:rsidRPr="00A77803">
              <w:rPr>
                <w:rStyle w:val="CODE"/>
                <w:rFonts w:eastAsia="StarSymbol"/>
              </w:rPr>
              <w:t>newStep</w:t>
            </w:r>
            <w:r w:rsidR="006836EA">
              <w:rPr>
                <w:lang w:val="en-US"/>
              </w:rPr>
              <w:t xml:space="preserve"> of </w:t>
            </w:r>
            <w:r w:rsidR="006836EA" w:rsidRPr="00A77803">
              <w:rPr>
                <w:rStyle w:val="CODE"/>
                <w:rFonts w:eastAsia="StarSymbol"/>
              </w:rPr>
              <w:t>fmiDoStep(...)</w:t>
            </w:r>
            <w:r w:rsidR="006836EA">
              <w:rPr>
                <w:lang w:val="en-US"/>
              </w:rPr>
              <w:t xml:space="preserve"> can be </w:t>
            </w:r>
            <w:r w:rsidR="006836EA" w:rsidRPr="00A77803">
              <w:rPr>
                <w:rStyle w:val="CODE"/>
                <w:rFonts w:eastAsia="StarSymbol"/>
              </w:rPr>
              <w:t>fmiFalse</w:t>
            </w:r>
            <w:r w:rsidR="006836EA">
              <w:rPr>
                <w:lang w:val="en-US"/>
              </w:rPr>
              <w:t xml:space="preserve">. The parameter </w:t>
            </w:r>
            <w:r w:rsidR="006836EA">
              <w:rPr>
                <w:rStyle w:val="CODE"/>
                <w:rFonts w:eastAsia="StarSymbol"/>
              </w:rPr>
              <w:t>currentCommunicationTime</w:t>
            </w:r>
            <w:r w:rsidR="006836EA">
              <w:rPr>
                <w:lang w:val="en-US"/>
              </w:rPr>
              <w:t xml:space="preserve"> can be constant in consecutive </w:t>
            </w:r>
            <w:r w:rsidR="006836EA" w:rsidRPr="00A77803">
              <w:rPr>
                <w:rStyle w:val="CODE"/>
                <w:rFonts w:eastAsia="StarSymbol"/>
              </w:rPr>
              <w:t>fmiDoStep(...)</w:t>
            </w:r>
            <w:r w:rsidR="00F33D42">
              <w:rPr>
                <w:lang w:val="en-US"/>
              </w:rPr>
              <w:t xml:space="preserve"> c</w:t>
            </w:r>
            <w:r w:rsidR="006836EA">
              <w:rPr>
                <w:lang w:val="en-US"/>
              </w:rPr>
              <w:t>alls.</w:t>
            </w:r>
          </w:p>
        </w:tc>
      </w:tr>
      <w:tr w:rsidR="007657F1" w:rsidRPr="007E2A00" w:rsidTr="00522E31">
        <w:tc>
          <w:tcPr>
            <w:tcW w:w="4680" w:type="dxa"/>
          </w:tcPr>
          <w:p w:rsidR="007657F1" w:rsidRPr="007E2A00" w:rsidRDefault="007657F1" w:rsidP="00522E31">
            <w:pPr>
              <w:pStyle w:val="Textkrper-Tabelle"/>
              <w:rPr>
                <w:rStyle w:val="CODE"/>
                <w:lang w:val="en-US"/>
              </w:rPr>
            </w:pPr>
            <w:r w:rsidRPr="007E2A00">
              <w:rPr>
                <w:rStyle w:val="CODE"/>
                <w:lang w:val="en-US"/>
              </w:rPr>
              <w:t>canInterpolateInputs</w:t>
            </w:r>
          </w:p>
        </w:tc>
        <w:tc>
          <w:tcPr>
            <w:tcW w:w="4500" w:type="dxa"/>
          </w:tcPr>
          <w:p w:rsidR="007657F1" w:rsidRPr="007E2A00" w:rsidRDefault="00E93DCA" w:rsidP="00522E31">
            <w:pPr>
              <w:pStyle w:val="Textkrper-Tabelle"/>
              <w:rPr>
                <w:lang w:val="en-US"/>
              </w:rPr>
            </w:pPr>
            <w:r>
              <w:rPr>
                <w:lang w:val="en-US"/>
              </w:rPr>
              <w:t xml:space="preserve">The slave is able to </w:t>
            </w:r>
            <w:r w:rsidR="007657F1" w:rsidRPr="007E2A00">
              <w:rPr>
                <w:lang w:val="en-US"/>
              </w:rPr>
              <w:t xml:space="preserve">interpolate continuous inputs. Calling of </w:t>
            </w:r>
            <w:r w:rsidR="007657F1" w:rsidRPr="007E2A00">
              <w:rPr>
                <w:rStyle w:val="CODE"/>
                <w:rFonts w:eastAsia="StarSymbol"/>
                <w:lang w:val="en-US"/>
              </w:rPr>
              <w:t>fmiSetRealInputDerivatives(...)</w:t>
            </w:r>
            <w:r w:rsidR="007657F1" w:rsidRPr="007E2A00">
              <w:rPr>
                <w:lang w:val="en-US"/>
              </w:rPr>
              <w:t xml:space="preserve"> has an effect for the slave.</w:t>
            </w:r>
          </w:p>
        </w:tc>
      </w:tr>
      <w:tr w:rsidR="007657F1" w:rsidRPr="007E2A00" w:rsidTr="00522E31">
        <w:tc>
          <w:tcPr>
            <w:tcW w:w="4680" w:type="dxa"/>
          </w:tcPr>
          <w:p w:rsidR="007657F1" w:rsidRPr="007E2A00" w:rsidRDefault="007657F1" w:rsidP="00522E31">
            <w:pPr>
              <w:pStyle w:val="Textkrper-Tabelle"/>
              <w:rPr>
                <w:rStyle w:val="CODE"/>
                <w:lang w:val="en-US"/>
              </w:rPr>
            </w:pPr>
            <w:r w:rsidRPr="007E2A00">
              <w:rPr>
                <w:rStyle w:val="CODE"/>
                <w:lang w:val="en-US"/>
              </w:rPr>
              <w:t>maxOutputDerivativeOrder</w:t>
            </w:r>
          </w:p>
        </w:tc>
        <w:tc>
          <w:tcPr>
            <w:tcW w:w="4500" w:type="dxa"/>
          </w:tcPr>
          <w:p w:rsidR="007657F1" w:rsidRPr="007E2A00" w:rsidRDefault="00EA3746" w:rsidP="00522E31">
            <w:pPr>
              <w:pStyle w:val="Textkrper-Tabelle"/>
              <w:rPr>
                <w:lang w:val="en-US"/>
              </w:rPr>
            </w:pPr>
            <w:r>
              <w:rPr>
                <w:lang w:val="en-US"/>
              </w:rPr>
              <w:t xml:space="preserve">The slave is able to </w:t>
            </w:r>
            <w:r w:rsidR="007657F1" w:rsidRPr="007E2A00">
              <w:rPr>
                <w:lang w:val="en-US"/>
              </w:rPr>
              <w:t xml:space="preserve">provide derivatives of outputs with maximum order. Calling of </w:t>
            </w:r>
            <w:r w:rsidR="007657F1" w:rsidRPr="007E2A00">
              <w:rPr>
                <w:rStyle w:val="CODE"/>
                <w:rFonts w:eastAsia="StarSymbol"/>
                <w:lang w:val="en-US"/>
              </w:rPr>
              <w:t>fmiGetRealOutputDerivatives(...)</w:t>
            </w:r>
            <w:r w:rsidR="007657F1" w:rsidRPr="007E2A00">
              <w:rPr>
                <w:lang w:val="en-US"/>
              </w:rPr>
              <w:t xml:space="preserve"> is allowed.</w:t>
            </w:r>
          </w:p>
        </w:tc>
      </w:tr>
      <w:tr w:rsidR="007657F1" w:rsidRPr="007E2A00" w:rsidTr="00522E31">
        <w:tc>
          <w:tcPr>
            <w:tcW w:w="4680" w:type="dxa"/>
          </w:tcPr>
          <w:p w:rsidR="007657F1" w:rsidRPr="007E2A00" w:rsidRDefault="007657F1" w:rsidP="00522E31">
            <w:pPr>
              <w:pStyle w:val="Textkrper-Tabelle"/>
              <w:rPr>
                <w:rStyle w:val="CODE"/>
                <w:lang w:val="en-US"/>
              </w:rPr>
            </w:pPr>
            <w:r w:rsidRPr="007E2A00">
              <w:rPr>
                <w:rStyle w:val="CODE"/>
                <w:lang w:val="en-US"/>
              </w:rPr>
              <w:t>canRunAsynchronuously</w:t>
            </w:r>
          </w:p>
        </w:tc>
        <w:tc>
          <w:tcPr>
            <w:tcW w:w="4500" w:type="dxa"/>
          </w:tcPr>
          <w:p w:rsidR="007657F1" w:rsidRPr="007E2A00" w:rsidRDefault="00EA3746" w:rsidP="00522E31">
            <w:pPr>
              <w:pStyle w:val="Textkrper-Tabelle"/>
              <w:rPr>
                <w:lang w:val="en-US"/>
              </w:rPr>
            </w:pPr>
            <w:r>
              <w:rPr>
                <w:lang w:val="en-US"/>
              </w:rPr>
              <w:t xml:space="preserve">This flag describes the ability to </w:t>
            </w:r>
            <w:r w:rsidR="007657F1" w:rsidRPr="007E2A00">
              <w:rPr>
                <w:lang w:val="en-US"/>
              </w:rPr>
              <w:t xml:space="preserve">carry out the </w:t>
            </w:r>
            <w:r w:rsidR="007657F1" w:rsidRPr="007E2A00">
              <w:rPr>
                <w:rStyle w:val="CODE"/>
                <w:lang w:val="en-US"/>
              </w:rPr>
              <w:t>fmiDoStep(...)</w:t>
            </w:r>
            <w:r w:rsidR="007657F1" w:rsidRPr="007E2A00">
              <w:rPr>
                <w:lang w:val="en-US"/>
              </w:rPr>
              <w:t xml:space="preserve"> call asynchronous</w:t>
            </w:r>
            <w:r w:rsidR="00F33D42">
              <w:rPr>
                <w:lang w:val="en-US"/>
              </w:rPr>
              <w:t>ly</w:t>
            </w:r>
            <w:r>
              <w:rPr>
                <w:lang w:val="en-US"/>
              </w:rPr>
              <w:t>.</w:t>
            </w:r>
          </w:p>
        </w:tc>
      </w:tr>
      <w:tr w:rsidR="00E703B7" w:rsidRPr="007E2A00" w:rsidTr="00522E31">
        <w:tc>
          <w:tcPr>
            <w:tcW w:w="4680" w:type="dxa"/>
          </w:tcPr>
          <w:p w:rsidR="00E703B7" w:rsidRPr="007E2A00" w:rsidRDefault="00E703B7" w:rsidP="00522E31">
            <w:pPr>
              <w:pStyle w:val="Textkrper-Tabelle"/>
              <w:rPr>
                <w:rStyle w:val="CODE"/>
                <w:lang w:val="en-US"/>
              </w:rPr>
            </w:pPr>
            <w:r w:rsidRPr="007E2A00">
              <w:rPr>
                <w:rStyle w:val="CODE"/>
                <w:lang w:val="en-US"/>
              </w:rPr>
              <w:t>canBeInstantiatedOnlyOncePerProcess</w:t>
            </w:r>
          </w:p>
        </w:tc>
        <w:tc>
          <w:tcPr>
            <w:tcW w:w="4500" w:type="dxa"/>
          </w:tcPr>
          <w:p w:rsidR="00E703B7" w:rsidRPr="007E2A00" w:rsidRDefault="00E703B7" w:rsidP="00522E31">
            <w:pPr>
              <w:pStyle w:val="Textkrper-Tabelle"/>
              <w:rPr>
                <w:lang w:val="en-US"/>
              </w:rPr>
            </w:pPr>
            <w:r>
              <w:rPr>
                <w:lang w:val="en-US"/>
              </w:rPr>
              <w:t>This flag indicates</w:t>
            </w:r>
            <w:r w:rsidRPr="007E2A00">
              <w:rPr>
                <w:lang w:val="en-US"/>
              </w:rPr>
              <w:t xml:space="preserve"> cases (especially for embedded code), where only one instance per FMU is possible </w:t>
            </w:r>
            <w:r>
              <w:rPr>
                <w:lang w:val="en-US"/>
              </w:rPr>
              <w:br/>
            </w:r>
            <w:r w:rsidRPr="007E2A00">
              <w:rPr>
                <w:lang w:val="en-US"/>
              </w:rPr>
              <w:t>(multiple instantiation is default</w:t>
            </w:r>
            <w:r>
              <w:rPr>
                <w:lang w:val="en-US"/>
              </w:rPr>
              <w:t xml:space="preserve"> </w:t>
            </w:r>
            <w:r w:rsidRPr="00E93DCA">
              <w:rPr>
                <w:rStyle w:val="CODE"/>
              </w:rPr>
              <w:t>=</w:t>
            </w:r>
            <w:r>
              <w:rPr>
                <w:rStyle w:val="CODE"/>
              </w:rPr>
              <w:t xml:space="preserve"> </w:t>
            </w:r>
            <w:r w:rsidRPr="00E93DCA">
              <w:rPr>
                <w:rStyle w:val="CODE"/>
              </w:rPr>
              <w:t>false</w:t>
            </w:r>
            <w:r>
              <w:rPr>
                <w:lang w:val="en-US"/>
              </w:rPr>
              <w:t>;</w:t>
            </w:r>
            <w:r w:rsidRPr="007E2A00">
              <w:rPr>
                <w:lang w:val="en-US"/>
              </w:rPr>
              <w:t xml:space="preserve"> if multiple instances are needed, the FMUs must be instantiated in different processes).</w:t>
            </w:r>
          </w:p>
        </w:tc>
      </w:tr>
      <w:tr w:rsidR="00E703B7" w:rsidRPr="007E2A00" w:rsidTr="00522E31">
        <w:tc>
          <w:tcPr>
            <w:tcW w:w="4680" w:type="dxa"/>
          </w:tcPr>
          <w:p w:rsidR="00E703B7" w:rsidRPr="007E2A00" w:rsidRDefault="00E703B7" w:rsidP="00522E31">
            <w:pPr>
              <w:pStyle w:val="Textkrper-Tabelle"/>
              <w:rPr>
                <w:rStyle w:val="CODE"/>
                <w:lang w:val="en-US"/>
              </w:rPr>
            </w:pPr>
            <w:r w:rsidRPr="007E2A00">
              <w:rPr>
                <w:rStyle w:val="CODE"/>
                <w:lang w:val="en-US"/>
              </w:rPr>
              <w:t>canNotUseMemoryManagementFunctions</w:t>
            </w:r>
          </w:p>
        </w:tc>
        <w:tc>
          <w:tcPr>
            <w:tcW w:w="4500" w:type="dxa"/>
          </w:tcPr>
          <w:p w:rsidR="00E703B7" w:rsidRPr="007E2A00" w:rsidRDefault="00E703B7" w:rsidP="00522E31">
            <w:pPr>
              <w:pStyle w:val="Textkrper-Tabelle"/>
              <w:ind w:left="0"/>
              <w:rPr>
                <w:lang w:val="en-US"/>
              </w:rPr>
            </w:pPr>
            <w:r>
              <w:rPr>
                <w:lang w:val="en-US"/>
              </w:rPr>
              <w:t xml:space="preserve">If </w:t>
            </w:r>
            <w:r w:rsidRPr="00EA3746">
              <w:rPr>
                <w:rStyle w:val="CODE"/>
              </w:rPr>
              <w:t>true</w:t>
            </w:r>
            <w:r>
              <w:rPr>
                <w:lang w:val="en-US"/>
              </w:rPr>
              <w:t xml:space="preserve">, the slave </w:t>
            </w:r>
            <w:r w:rsidRPr="007E2A00">
              <w:rPr>
                <w:lang w:val="en-US"/>
              </w:rPr>
              <w:t>use</w:t>
            </w:r>
            <w:r>
              <w:rPr>
                <w:lang w:val="en-US"/>
              </w:rPr>
              <w:t>s</w:t>
            </w:r>
            <w:r w:rsidRPr="007E2A00">
              <w:rPr>
                <w:lang w:val="en-US"/>
              </w:rPr>
              <w:t xml:space="preserve"> its own functions for memory allocation and freeing only. The callback functions </w:t>
            </w:r>
            <w:r w:rsidRPr="007E2A00">
              <w:rPr>
                <w:rStyle w:val="CODE"/>
                <w:lang w:val="en-US"/>
              </w:rPr>
              <w:t>allocateMemory</w:t>
            </w:r>
            <w:r w:rsidRPr="007E2A00">
              <w:rPr>
                <w:lang w:val="en-US"/>
              </w:rPr>
              <w:t xml:space="preserve"> and </w:t>
            </w:r>
            <w:r w:rsidRPr="007E2A00">
              <w:rPr>
                <w:rStyle w:val="CODE"/>
                <w:lang w:val="en-US"/>
              </w:rPr>
              <w:t>freeMemory</w:t>
            </w:r>
            <w:r w:rsidRPr="007E2A00">
              <w:rPr>
                <w:lang w:val="en-US"/>
              </w:rPr>
              <w:t xml:space="preserve"> given in </w:t>
            </w:r>
            <w:r w:rsidRPr="007E2A00">
              <w:rPr>
                <w:rStyle w:val="CODE"/>
                <w:rFonts w:eastAsia="StarSymbol" w:cs="Courier New"/>
                <w:lang w:val="en-US"/>
              </w:rPr>
              <w:t>fmi</w:t>
            </w:r>
            <w:r w:rsidRPr="007E2A00">
              <w:rPr>
                <w:rStyle w:val="CODE"/>
                <w:rFonts w:eastAsia="StarSymbol"/>
                <w:lang w:val="en-US"/>
              </w:rPr>
              <w:t>I</w:t>
            </w:r>
            <w:r w:rsidRPr="007E2A00">
              <w:rPr>
                <w:rStyle w:val="CODE"/>
                <w:rFonts w:eastAsia="StarSymbol" w:cs="Courier New"/>
                <w:lang w:val="en-US"/>
              </w:rPr>
              <w:t>nstantiateSlave</w:t>
            </w:r>
            <w:r w:rsidRPr="007E2A00">
              <w:rPr>
                <w:lang w:val="en-US"/>
              </w:rPr>
              <w:t xml:space="preserve"> are ignored.</w:t>
            </w:r>
          </w:p>
        </w:tc>
      </w:tr>
      <w:tr w:rsidR="00E703B7" w:rsidRPr="007E2A00" w:rsidTr="00522E31">
        <w:tc>
          <w:tcPr>
            <w:tcW w:w="4680" w:type="dxa"/>
          </w:tcPr>
          <w:p w:rsidR="00E703B7" w:rsidRPr="007E2A00" w:rsidRDefault="00E703B7" w:rsidP="00522E31">
            <w:pPr>
              <w:pStyle w:val="Textkrper-Tabelle"/>
              <w:rPr>
                <w:rStyle w:val="CODE"/>
                <w:lang w:val="en-US"/>
              </w:rPr>
            </w:pPr>
          </w:p>
        </w:tc>
        <w:tc>
          <w:tcPr>
            <w:tcW w:w="4500" w:type="dxa"/>
          </w:tcPr>
          <w:p w:rsidR="00E703B7" w:rsidRPr="007E2A00" w:rsidRDefault="00E703B7" w:rsidP="00522E31">
            <w:pPr>
              <w:pStyle w:val="Textkrper-Tabelle"/>
              <w:rPr>
                <w:lang w:val="en-US"/>
              </w:rPr>
            </w:pPr>
          </w:p>
        </w:tc>
      </w:tr>
    </w:tbl>
    <w:p w:rsidR="007657F1" w:rsidRPr="007E2A00" w:rsidRDefault="007657F1" w:rsidP="007657F1">
      <w:pPr>
        <w:rPr>
          <w:lang w:val="en-US"/>
        </w:rPr>
      </w:pPr>
    </w:p>
    <w:p w:rsidR="007657F1" w:rsidRPr="007E2A00" w:rsidRDefault="007657F1" w:rsidP="007657F1">
      <w:pPr>
        <w:pStyle w:val="Textkrper"/>
      </w:pPr>
      <w:r w:rsidRPr="007E2A00">
        <w:t>All flags are optional. The flags have the following default values.</w:t>
      </w:r>
    </w:p>
    <w:p w:rsidR="007657F1" w:rsidRPr="007E2A00" w:rsidRDefault="007657F1" w:rsidP="007657F1">
      <w:pPr>
        <w:pStyle w:val="BulletStandard"/>
        <w:rPr>
          <w:rStyle w:val="CODE"/>
        </w:rPr>
      </w:pPr>
      <w:r w:rsidRPr="007E2A00">
        <w:rPr>
          <w:rStyle w:val="CODE"/>
        </w:rPr>
        <w:t>boolean</w:t>
      </w:r>
      <w:r w:rsidRPr="007E2A00">
        <w:t xml:space="preserve">: </w:t>
      </w:r>
      <w:r w:rsidRPr="007E2A00">
        <w:rPr>
          <w:rStyle w:val="CODE"/>
        </w:rPr>
        <w:t>false</w:t>
      </w:r>
    </w:p>
    <w:p w:rsidR="007657F1" w:rsidRPr="007E2A00" w:rsidRDefault="007657F1" w:rsidP="007657F1">
      <w:pPr>
        <w:pStyle w:val="BulletStandard"/>
      </w:pPr>
      <w:r w:rsidRPr="007E2A00">
        <w:rPr>
          <w:rStyle w:val="CODE"/>
        </w:rPr>
        <w:t>unsignedInt</w:t>
      </w:r>
      <w:r w:rsidRPr="007E2A00">
        <w:t xml:space="preserve">: </w:t>
      </w:r>
      <w:r w:rsidRPr="007E2A00">
        <w:rPr>
          <w:rStyle w:val="CODE"/>
        </w:rPr>
        <w:t>0</w:t>
      </w:r>
    </w:p>
    <w:p w:rsidR="007657F1" w:rsidRDefault="007657F1" w:rsidP="007657F1">
      <w:pPr>
        <w:pStyle w:val="berschrift4"/>
      </w:pPr>
      <w:r>
        <w:t>Model description</w:t>
      </w:r>
    </w:p>
    <w:p w:rsidR="007657F1" w:rsidRDefault="0034394D" w:rsidP="007657F1">
      <w:pPr>
        <w:pStyle w:val="Textkrper"/>
      </w:pPr>
      <w:r>
        <w:t xml:space="preserve">The </w:t>
      </w:r>
      <w:r w:rsidR="007657F1">
        <w:t xml:space="preserve">Element </w:t>
      </w:r>
      <w:r w:rsidR="007657F1" w:rsidRPr="00753582">
        <w:rPr>
          <w:rStyle w:val="CODE"/>
        </w:rPr>
        <w:t>Model</w:t>
      </w:r>
      <w:r w:rsidR="007657F1">
        <w:t xml:space="preserve"> is based on the type definition </w:t>
      </w:r>
      <w:r w:rsidR="007657F1" w:rsidRPr="00753582">
        <w:rPr>
          <w:rStyle w:val="CODE"/>
        </w:rPr>
        <w:t>fmiCoSimulationModel</w:t>
      </w:r>
      <w:r w:rsidR="007657F1">
        <w:t>, which is defined as follows</w:t>
      </w:r>
      <w:r>
        <w:t>.</w:t>
      </w:r>
    </w:p>
    <w:p w:rsidR="007657F1" w:rsidRDefault="006F6D83" w:rsidP="00AE3153">
      <w:pPr>
        <w:pStyle w:val="Textkrper"/>
        <w:jc w:val="center"/>
      </w:pPr>
      <w:r w:rsidRPr="006F60F7">
        <w:rPr>
          <w:noProof/>
          <w:lang w:val="de-DE" w:eastAsia="de-DE"/>
        </w:rPr>
        <w:lastRenderedPageBreak/>
        <w:drawing>
          <wp:inline distT="0" distB="0" distL="0" distR="0" wp14:anchorId="2CA136BC" wp14:editId="3FBD83EB">
            <wp:extent cx="5883910" cy="2027555"/>
            <wp:effectExtent l="0" t="0" r="0" b="0"/>
            <wp:docPr id="181" name="Bild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1"/>
                    <pic:cNvPicPr>
                      <a:picLocks noChangeAspect="1" noChangeArrowheads="1"/>
                    </pic:cNvPicPr>
                  </pic:nvPicPr>
                  <pic:blipFill>
                    <a:blip r:embed="rId282">
                      <a:extLst>
                        <a:ext uri="{28A0092B-C50C-407E-A947-70E740481C1C}">
                          <a14:useLocalDpi xmlns:a14="http://schemas.microsoft.com/office/drawing/2010/main" val="0"/>
                        </a:ext>
                      </a:extLst>
                    </a:blip>
                    <a:srcRect/>
                    <a:stretch>
                      <a:fillRect/>
                    </a:stretch>
                  </pic:blipFill>
                  <pic:spPr bwMode="auto">
                    <a:xfrm>
                      <a:off x="0" y="0"/>
                      <a:ext cx="5883910" cy="2027555"/>
                    </a:xfrm>
                    <a:prstGeom prst="rect">
                      <a:avLst/>
                    </a:prstGeom>
                    <a:noFill/>
                    <a:ln>
                      <a:noFill/>
                    </a:ln>
                  </pic:spPr>
                </pic:pic>
              </a:graphicData>
            </a:graphic>
          </wp:inline>
        </w:drawing>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40"/>
        <w:gridCol w:w="6840"/>
      </w:tblGrid>
      <w:tr w:rsidR="007657F1" w:rsidRPr="007E2A00" w:rsidTr="00522E31">
        <w:tc>
          <w:tcPr>
            <w:tcW w:w="2340" w:type="dxa"/>
          </w:tcPr>
          <w:p w:rsidR="007657F1" w:rsidRPr="007E2A00" w:rsidRDefault="007657F1" w:rsidP="00522E31">
            <w:pPr>
              <w:pStyle w:val="Textkrper-Tabelle"/>
              <w:rPr>
                <w:i/>
                <w:lang w:val="en-US"/>
              </w:rPr>
            </w:pPr>
            <w:r>
              <w:rPr>
                <w:i/>
                <w:lang w:val="en-US"/>
              </w:rPr>
              <w:t>Attribute Name</w:t>
            </w:r>
          </w:p>
        </w:tc>
        <w:tc>
          <w:tcPr>
            <w:tcW w:w="6840" w:type="dxa"/>
          </w:tcPr>
          <w:p w:rsidR="007657F1" w:rsidRPr="007E2A00" w:rsidRDefault="007657F1" w:rsidP="00522E31">
            <w:pPr>
              <w:pStyle w:val="Textkrper-Tabelle"/>
              <w:rPr>
                <w:rStyle w:val="termdef"/>
                <w:i/>
              </w:rPr>
            </w:pPr>
            <w:r>
              <w:rPr>
                <w:rStyle w:val="termdef"/>
                <w:i/>
              </w:rPr>
              <w:t>Description</w:t>
            </w:r>
          </w:p>
        </w:tc>
      </w:tr>
      <w:tr w:rsidR="007657F1" w:rsidRPr="007E2A00" w:rsidTr="00522E31">
        <w:tc>
          <w:tcPr>
            <w:tcW w:w="2340" w:type="dxa"/>
          </w:tcPr>
          <w:p w:rsidR="007657F1" w:rsidRPr="007E2A00" w:rsidRDefault="007657F1" w:rsidP="00522E31">
            <w:pPr>
              <w:pStyle w:val="Textkrper-Tabelle"/>
              <w:rPr>
                <w:rStyle w:val="CODE"/>
                <w:lang w:val="en-US"/>
              </w:rPr>
            </w:pPr>
            <w:r>
              <w:rPr>
                <w:rStyle w:val="CODE"/>
                <w:lang w:val="en-US"/>
              </w:rPr>
              <w:t>entryPoint</w:t>
            </w:r>
          </w:p>
        </w:tc>
        <w:tc>
          <w:tcPr>
            <w:tcW w:w="6840" w:type="dxa"/>
          </w:tcPr>
          <w:p w:rsidR="00273CE1" w:rsidRDefault="007657F1" w:rsidP="00273CE1">
            <w:pPr>
              <w:pStyle w:val="Textkrper-Tabelle"/>
              <w:rPr>
                <w:lang w:val="en-US"/>
              </w:rPr>
            </w:pPr>
            <w:r>
              <w:rPr>
                <w:lang w:val="en-US"/>
              </w:rPr>
              <w:t>The URI of the model to be executed by the slave simulator</w:t>
            </w:r>
            <w:r w:rsidRPr="007E2A00">
              <w:rPr>
                <w:lang w:val="en-US"/>
              </w:rPr>
              <w:t>.</w:t>
            </w:r>
            <w:r w:rsidR="00273CE1">
              <w:rPr>
                <w:lang w:val="en-US"/>
              </w:rPr>
              <w:t xml:space="preserve"> Examples of URI</w:t>
            </w:r>
            <w:r w:rsidR="00905319">
              <w:rPr>
                <w:lang w:val="en-US"/>
              </w:rPr>
              <w:t>s</w:t>
            </w:r>
            <w:r w:rsidR="00273CE1">
              <w:rPr>
                <w:lang w:val="en-US"/>
              </w:rPr>
              <w:t xml:space="preserve"> are:</w:t>
            </w:r>
          </w:p>
          <w:p w:rsidR="00273CE1" w:rsidRDefault="00273CE1" w:rsidP="00273CE1">
            <w:pPr>
              <w:pStyle w:val="Textkrper-Tabelle"/>
              <w:numPr>
                <w:ilvl w:val="0"/>
                <w:numId w:val="29"/>
              </w:numPr>
              <w:rPr>
                <w:lang w:val="en-US"/>
              </w:rPr>
            </w:pPr>
            <w:r w:rsidRPr="00B31AF2">
              <w:rPr>
                <w:rStyle w:val="CODE"/>
              </w:rPr>
              <w:t>“</w:t>
            </w:r>
            <w:r w:rsidR="00905319">
              <w:rPr>
                <w:rStyle w:val="CODE"/>
              </w:rPr>
              <w:t>fmu://</w:t>
            </w:r>
            <w:r w:rsidRPr="00B31AF2">
              <w:rPr>
                <w:rStyle w:val="CODE"/>
              </w:rPr>
              <w:t>resources/model/controller.mdl”</w:t>
            </w:r>
            <w:r>
              <w:rPr>
                <w:lang w:val="en-US"/>
              </w:rPr>
              <w:t xml:space="preserve"> refers to a model within the FMU archive.</w:t>
            </w:r>
          </w:p>
          <w:p w:rsidR="00273CE1" w:rsidRDefault="00273CE1" w:rsidP="00273CE1">
            <w:pPr>
              <w:pStyle w:val="Textkrper-Tabelle"/>
              <w:numPr>
                <w:ilvl w:val="0"/>
                <w:numId w:val="29"/>
              </w:numPr>
              <w:rPr>
                <w:lang w:val="en-US"/>
              </w:rPr>
            </w:pPr>
            <w:r w:rsidRPr="00B31AF2">
              <w:rPr>
                <w:rStyle w:val="CODE"/>
              </w:rPr>
              <w:t>“</w:t>
            </w:r>
            <w:hyperlink r:id="rId283" w:history="1">
              <w:r w:rsidRPr="00B31AF2">
                <w:rPr>
                  <w:rStyle w:val="CODE"/>
                </w:rPr>
                <w:t>file://c:/model/controller.mdl</w:t>
              </w:r>
            </w:hyperlink>
            <w:r w:rsidRPr="00B31AF2">
              <w:rPr>
                <w:rStyle w:val="CODE"/>
              </w:rPr>
              <w:t>”</w:t>
            </w:r>
            <w:r>
              <w:rPr>
                <w:lang w:val="en-US"/>
              </w:rPr>
              <w:t xml:space="preserve"> refers to a model located externally to the FMU archive.</w:t>
            </w:r>
          </w:p>
          <w:p w:rsidR="007657F1" w:rsidRPr="007E2A00" w:rsidRDefault="00273CE1" w:rsidP="00522E31">
            <w:pPr>
              <w:pStyle w:val="Textkrper-Tabelle"/>
              <w:numPr>
                <w:ilvl w:val="0"/>
                <w:numId w:val="29"/>
              </w:numPr>
              <w:rPr>
                <w:lang w:val="en-US"/>
              </w:rPr>
            </w:pPr>
            <w:r w:rsidRPr="00B31AF2">
              <w:rPr>
                <w:rStyle w:val="CODE"/>
              </w:rPr>
              <w:t>“http://myserver:6456/models/controller.mdl”</w:t>
            </w:r>
            <w:r>
              <w:rPr>
                <w:lang w:val="en-US"/>
              </w:rPr>
              <w:t xml:space="preserve"> refers to a model accessible via a web server.</w:t>
            </w:r>
            <w:r w:rsidR="00905319">
              <w:rPr>
                <w:lang w:val="en-US"/>
              </w:rPr>
              <w:br/>
            </w:r>
          </w:p>
        </w:tc>
      </w:tr>
      <w:tr w:rsidR="007657F1" w:rsidRPr="007E2A00" w:rsidTr="00522E31">
        <w:tc>
          <w:tcPr>
            <w:tcW w:w="2340" w:type="dxa"/>
          </w:tcPr>
          <w:p w:rsidR="007657F1" w:rsidRPr="007E2A00" w:rsidRDefault="007657F1" w:rsidP="00522E31">
            <w:pPr>
              <w:pStyle w:val="Textkrper-Tabelle"/>
              <w:rPr>
                <w:rStyle w:val="CODE"/>
                <w:lang w:val="en-US"/>
              </w:rPr>
            </w:pPr>
            <w:r>
              <w:rPr>
                <w:rStyle w:val="CODE"/>
                <w:lang w:val="en-US"/>
              </w:rPr>
              <w:t>manualStart</w:t>
            </w:r>
          </w:p>
        </w:tc>
        <w:tc>
          <w:tcPr>
            <w:tcW w:w="6840" w:type="dxa"/>
          </w:tcPr>
          <w:p w:rsidR="007657F1" w:rsidRDefault="007657F1" w:rsidP="00522E31">
            <w:pPr>
              <w:pStyle w:val="Textkrper-Tabelle"/>
              <w:rPr>
                <w:lang w:val="en-US"/>
              </w:rPr>
            </w:pPr>
            <w:r>
              <w:rPr>
                <w:lang w:val="en-US"/>
              </w:rPr>
              <w:t xml:space="preserve">Indicates whether the model should be manually loaded </w:t>
            </w:r>
            <w:r w:rsidR="00F33D42">
              <w:rPr>
                <w:lang w:val="en-US"/>
              </w:rPr>
              <w:t xml:space="preserve">and </w:t>
            </w:r>
            <w:r>
              <w:rPr>
                <w:lang w:val="en-US"/>
              </w:rPr>
              <w:t>started by the user on the slave simulator</w:t>
            </w:r>
            <w:r w:rsidRPr="007E2A00">
              <w:rPr>
                <w:lang w:val="en-US"/>
              </w:rPr>
              <w:t>.</w:t>
            </w:r>
            <w:r>
              <w:rPr>
                <w:lang w:val="en-US"/>
              </w:rPr>
              <w:t xml:space="preserve"> </w:t>
            </w:r>
            <w:r w:rsidRPr="002871F8">
              <w:rPr>
                <w:lang w:val="en-US"/>
              </w:rPr>
              <w:t>By providing this flag, the master tool can choose the adequate start sequence on the master side.</w:t>
            </w:r>
            <w:r>
              <w:rPr>
                <w:lang w:val="en-US"/>
              </w:rPr>
              <w:t xml:space="preserve"> By default, this flag is set to </w:t>
            </w:r>
            <w:r w:rsidRPr="002871F8">
              <w:rPr>
                <w:rFonts w:ascii="Courier New" w:hAnsi="Courier New" w:cs="Courier New"/>
                <w:lang w:val="en-US"/>
              </w:rPr>
              <w:t>false</w:t>
            </w:r>
            <w:r>
              <w:rPr>
                <w:lang w:val="en-US"/>
              </w:rPr>
              <w:t>.</w:t>
            </w:r>
          </w:p>
          <w:p w:rsidR="007657F1" w:rsidRPr="007E2A00" w:rsidRDefault="007657F1" w:rsidP="00522E31">
            <w:pPr>
              <w:pStyle w:val="Textkrper-Tabelle"/>
              <w:rPr>
                <w:lang w:val="en-US"/>
              </w:rPr>
            </w:pPr>
          </w:p>
        </w:tc>
      </w:tr>
      <w:tr w:rsidR="007657F1" w:rsidRPr="007E2A00" w:rsidTr="00522E31">
        <w:tc>
          <w:tcPr>
            <w:tcW w:w="2340" w:type="dxa"/>
          </w:tcPr>
          <w:p w:rsidR="007657F1" w:rsidRPr="007E2A00" w:rsidRDefault="007657F1" w:rsidP="00522E31">
            <w:pPr>
              <w:pStyle w:val="Textkrper-Tabelle"/>
              <w:rPr>
                <w:rStyle w:val="CODE"/>
                <w:lang w:val="en-US"/>
              </w:rPr>
            </w:pPr>
            <w:r>
              <w:rPr>
                <w:rStyle w:val="CODE"/>
                <w:lang w:val="en-US"/>
              </w:rPr>
              <w:t>type</w:t>
            </w:r>
          </w:p>
        </w:tc>
        <w:tc>
          <w:tcPr>
            <w:tcW w:w="6840" w:type="dxa"/>
          </w:tcPr>
          <w:p w:rsidR="007657F1" w:rsidRDefault="007657F1" w:rsidP="00522E31">
            <w:pPr>
              <w:pStyle w:val="Textkrper-Tabelle"/>
              <w:rPr>
                <w:lang w:val="en-US"/>
              </w:rPr>
            </w:pPr>
            <w:r>
              <w:rPr>
                <w:lang w:val="en-US"/>
              </w:rPr>
              <w:t>A mime type that i</w:t>
            </w:r>
            <w:r w:rsidRPr="002871F8">
              <w:rPr>
                <w:lang w:val="en-US"/>
              </w:rPr>
              <w:t>ndicat</w:t>
            </w:r>
            <w:r>
              <w:rPr>
                <w:lang w:val="en-US"/>
              </w:rPr>
              <w:t>es</w:t>
            </w:r>
            <w:r w:rsidRPr="002871F8">
              <w:rPr>
                <w:lang w:val="en-US"/>
              </w:rPr>
              <w:t xml:space="preserve"> the needed simulator and FMI wrapper for a simulator that needs to be started </w:t>
            </w:r>
            <w:r>
              <w:rPr>
                <w:lang w:val="en-US"/>
              </w:rPr>
              <w:t>to instantiate an FMI Component.</w:t>
            </w:r>
          </w:p>
          <w:p w:rsidR="007657F1" w:rsidRPr="007E2A00" w:rsidRDefault="007657F1" w:rsidP="00522E31">
            <w:pPr>
              <w:pStyle w:val="Textkrper-Tabelle"/>
              <w:rPr>
                <w:lang w:val="en-US"/>
              </w:rPr>
            </w:pPr>
          </w:p>
        </w:tc>
      </w:tr>
    </w:tbl>
    <w:p w:rsidR="007657F1" w:rsidRPr="00212156" w:rsidRDefault="007657F1" w:rsidP="007657F1">
      <w:pPr>
        <w:pStyle w:val="Textkrper"/>
      </w:pPr>
      <w:r w:rsidRPr="00212156">
        <w:t>In some cases, several model files may be transported</w:t>
      </w:r>
      <w:r>
        <w:t xml:space="preserve">, e.g. </w:t>
      </w:r>
      <w:r w:rsidR="00230D3D">
        <w:t>c</w:t>
      </w:r>
      <w:r w:rsidRPr="00212156">
        <w:t xml:space="preserve">alibration files. In a tool coupling scenario, the master tool </w:t>
      </w:r>
      <w:r>
        <w:t>may need</w:t>
      </w:r>
      <w:r w:rsidRPr="00212156">
        <w:t xml:space="preserve"> to know, which model needs to </w:t>
      </w:r>
      <w:r w:rsidR="00F33D42">
        <w:t xml:space="preserve">be </w:t>
      </w:r>
      <w:r w:rsidRPr="00212156">
        <w:t>opened to get the top level system.</w:t>
      </w:r>
    </w:p>
    <w:p w:rsidR="007657F1" w:rsidRDefault="007657F1" w:rsidP="007657F1">
      <w:pPr>
        <w:pStyle w:val="Textkrper"/>
      </w:pPr>
      <w:r>
        <w:t xml:space="preserve">Element </w:t>
      </w:r>
      <w:r w:rsidRPr="00753582">
        <w:rPr>
          <w:rStyle w:val="CODE"/>
        </w:rPr>
        <w:t>Model</w:t>
      </w:r>
      <w:r>
        <w:t xml:space="preserve"> contains an optional sequence of </w:t>
      </w:r>
      <w:r w:rsidRPr="00753582">
        <w:rPr>
          <w:rStyle w:val="CODE"/>
        </w:rPr>
        <w:t>File</w:t>
      </w:r>
      <w:r>
        <w:t xml:space="preserve"> element</w:t>
      </w:r>
      <w:r w:rsidR="00753582">
        <w:t>s</w:t>
      </w:r>
      <w:r>
        <w:t xml:space="preserve">. Each </w:t>
      </w:r>
      <w:r w:rsidRPr="00753582">
        <w:rPr>
          <w:rStyle w:val="CODE"/>
        </w:rPr>
        <w:t>File</w:t>
      </w:r>
      <w:r>
        <w:t xml:space="preserve"> element is used to represent an additional file required by the slave simulator.</w:t>
      </w:r>
    </w:p>
    <w:tbl>
      <w:tblPr>
        <w:tblW w:w="91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340"/>
        <w:gridCol w:w="6840"/>
      </w:tblGrid>
      <w:tr w:rsidR="007657F1" w:rsidRPr="007E2A00" w:rsidTr="00522E31">
        <w:tc>
          <w:tcPr>
            <w:tcW w:w="2340" w:type="dxa"/>
          </w:tcPr>
          <w:p w:rsidR="007657F1" w:rsidRPr="007E2A00" w:rsidRDefault="007657F1" w:rsidP="00522E31">
            <w:pPr>
              <w:pStyle w:val="Textkrper-Tabelle"/>
              <w:rPr>
                <w:i/>
                <w:lang w:val="en-US"/>
              </w:rPr>
            </w:pPr>
            <w:r>
              <w:rPr>
                <w:i/>
                <w:lang w:val="en-US"/>
              </w:rPr>
              <w:t>Attribute Name</w:t>
            </w:r>
          </w:p>
        </w:tc>
        <w:tc>
          <w:tcPr>
            <w:tcW w:w="6840" w:type="dxa"/>
          </w:tcPr>
          <w:p w:rsidR="007657F1" w:rsidRPr="007E2A00" w:rsidRDefault="007657F1" w:rsidP="00522E31">
            <w:pPr>
              <w:pStyle w:val="Textkrper-Tabelle"/>
              <w:rPr>
                <w:rStyle w:val="termdef"/>
                <w:i/>
              </w:rPr>
            </w:pPr>
            <w:r>
              <w:rPr>
                <w:rStyle w:val="termdef"/>
                <w:i/>
              </w:rPr>
              <w:t>Description</w:t>
            </w:r>
          </w:p>
        </w:tc>
      </w:tr>
      <w:tr w:rsidR="007657F1" w:rsidRPr="007E2A00" w:rsidTr="00522E31">
        <w:tc>
          <w:tcPr>
            <w:tcW w:w="2340" w:type="dxa"/>
          </w:tcPr>
          <w:p w:rsidR="007657F1" w:rsidRPr="007E2A00" w:rsidRDefault="007657F1" w:rsidP="00522E31">
            <w:pPr>
              <w:pStyle w:val="Textkrper-Tabelle"/>
              <w:rPr>
                <w:rStyle w:val="CODE"/>
                <w:lang w:val="en-US"/>
              </w:rPr>
            </w:pPr>
            <w:r>
              <w:rPr>
                <w:rStyle w:val="CODE"/>
                <w:lang w:val="en-US"/>
              </w:rPr>
              <w:t>file</w:t>
            </w:r>
          </w:p>
        </w:tc>
        <w:tc>
          <w:tcPr>
            <w:tcW w:w="6840" w:type="dxa"/>
          </w:tcPr>
          <w:p w:rsidR="007657F1" w:rsidRPr="007E2A00" w:rsidRDefault="007657F1" w:rsidP="00522E31">
            <w:pPr>
              <w:pStyle w:val="Textkrper-Tabelle"/>
              <w:rPr>
                <w:lang w:val="en-US"/>
              </w:rPr>
            </w:pPr>
            <w:r>
              <w:rPr>
                <w:lang w:val="en-US"/>
              </w:rPr>
              <w:t>The URI of a file needed by the slave simulator to execute the native model</w:t>
            </w:r>
            <w:r w:rsidRPr="007E2A00">
              <w:rPr>
                <w:lang w:val="en-US"/>
              </w:rPr>
              <w:t>.</w:t>
            </w:r>
            <w:r w:rsidR="00273CE1">
              <w:rPr>
                <w:lang w:val="en-US"/>
              </w:rPr>
              <w:t xml:space="preserve"> An </w:t>
            </w:r>
            <w:r w:rsidR="00905319">
              <w:rPr>
                <w:lang w:val="en-US"/>
              </w:rPr>
              <w:t>example</w:t>
            </w:r>
            <w:r w:rsidR="00273CE1">
              <w:rPr>
                <w:lang w:val="en-US"/>
              </w:rPr>
              <w:t xml:space="preserve"> of file URI entry is </w:t>
            </w:r>
            <w:r w:rsidR="00273CE1" w:rsidRPr="00B31AF2">
              <w:rPr>
                <w:rStyle w:val="CODE"/>
              </w:rPr>
              <w:t>“</w:t>
            </w:r>
            <w:r w:rsidR="00905319">
              <w:rPr>
                <w:rStyle w:val="CODE"/>
              </w:rPr>
              <w:t>fmu://</w:t>
            </w:r>
            <w:r w:rsidR="00273CE1" w:rsidRPr="00B31AF2">
              <w:rPr>
                <w:rStyle w:val="CODE"/>
              </w:rPr>
              <w:t>resources/model/</w:t>
            </w:r>
            <w:r w:rsidR="00273CE1">
              <w:rPr>
                <w:rStyle w:val="CODE"/>
              </w:rPr>
              <w:t>myReferencedModel</w:t>
            </w:r>
            <w:r w:rsidR="00273CE1" w:rsidRPr="00B31AF2">
              <w:rPr>
                <w:rStyle w:val="CODE"/>
              </w:rPr>
              <w:t>.mdl”</w:t>
            </w:r>
            <w:r w:rsidR="00273CE1">
              <w:rPr>
                <w:lang w:val="en-US"/>
              </w:rPr>
              <w:t xml:space="preserve"> that refers to a model within the FMU archive.</w:t>
            </w:r>
            <w:r w:rsidR="00905319">
              <w:rPr>
                <w:lang w:val="en-US"/>
              </w:rPr>
              <w:br/>
            </w:r>
          </w:p>
        </w:tc>
      </w:tr>
    </w:tbl>
    <w:p w:rsidR="007657F1" w:rsidRPr="007E2A00" w:rsidRDefault="007657F1" w:rsidP="007657F1">
      <w:pPr>
        <w:pStyle w:val="Textkrper"/>
      </w:pPr>
    </w:p>
    <w:p w:rsidR="007657F1" w:rsidRPr="007E2A00" w:rsidRDefault="007657F1" w:rsidP="007657F1">
      <w:pPr>
        <w:pStyle w:val="BulletItem"/>
        <w:numPr>
          <w:ilvl w:val="0"/>
          <w:numId w:val="0"/>
        </w:numPr>
        <w:spacing w:line="260" w:lineRule="exact"/>
        <w:ind w:left="284"/>
        <w:rPr>
          <w:lang w:val="en-US"/>
        </w:rPr>
      </w:pPr>
    </w:p>
    <w:p w:rsidR="009B735F" w:rsidRPr="00C24A5F" w:rsidRDefault="009B735F" w:rsidP="009B735F">
      <w:pPr>
        <w:pStyle w:val="Default"/>
        <w:rPr>
          <w:lang w:val="en-US"/>
        </w:rPr>
      </w:pPr>
      <w:bookmarkStart w:id="235" w:name="_Toc248729763"/>
      <w:bookmarkStart w:id="236" w:name="_Toc248731748"/>
      <w:bookmarkStart w:id="237" w:name="_Toc248742395"/>
      <w:bookmarkStart w:id="238" w:name="_Toc248817959"/>
      <w:bookmarkStart w:id="239" w:name="_Toc248818234"/>
      <w:bookmarkStart w:id="240" w:name="_Toc248820330"/>
      <w:bookmarkStart w:id="241" w:name="_Toc248729798"/>
      <w:bookmarkStart w:id="242" w:name="_Toc248731783"/>
      <w:bookmarkStart w:id="243" w:name="_Toc248742430"/>
      <w:bookmarkStart w:id="244" w:name="_Toc248817994"/>
      <w:bookmarkStart w:id="245" w:name="_Toc248818269"/>
      <w:bookmarkStart w:id="246" w:name="_Toc248820365"/>
      <w:bookmarkStart w:id="247" w:name="_Toc248729801"/>
      <w:bookmarkStart w:id="248" w:name="_Toc248731786"/>
      <w:bookmarkStart w:id="249" w:name="_Toc248742433"/>
      <w:bookmarkStart w:id="250" w:name="_Toc248817997"/>
      <w:bookmarkStart w:id="251" w:name="_Toc248818272"/>
      <w:bookmarkStart w:id="252" w:name="_Toc248820368"/>
      <w:bookmarkStart w:id="253" w:name="_Toc248729868"/>
      <w:bookmarkStart w:id="254" w:name="_Toc248731853"/>
      <w:bookmarkStart w:id="255" w:name="_Toc248742500"/>
      <w:bookmarkStart w:id="256" w:name="_Toc248818064"/>
      <w:bookmarkStart w:id="257" w:name="_Toc248818339"/>
      <w:bookmarkStart w:id="258" w:name="_Toc248820435"/>
      <w:bookmarkStart w:id="259" w:name="_Toc248729870"/>
      <w:bookmarkStart w:id="260" w:name="_Toc248731855"/>
      <w:bookmarkStart w:id="261" w:name="_Toc248742502"/>
      <w:bookmarkStart w:id="262" w:name="_Toc248818066"/>
      <w:bookmarkStart w:id="263" w:name="_Toc248818341"/>
      <w:bookmarkStart w:id="264" w:name="_Toc248820437"/>
      <w:bookmarkStart w:id="265" w:name="_Toc248729881"/>
      <w:bookmarkStart w:id="266" w:name="_Toc248731866"/>
      <w:bookmarkStart w:id="267" w:name="_Toc248742513"/>
      <w:bookmarkStart w:id="268" w:name="_Toc248818077"/>
      <w:bookmarkStart w:id="269" w:name="_Toc248818352"/>
      <w:bookmarkStart w:id="270" w:name="_Toc248820448"/>
      <w:bookmarkStart w:id="271" w:name="_Toc248729883"/>
      <w:bookmarkStart w:id="272" w:name="_Toc248731868"/>
      <w:bookmarkStart w:id="273" w:name="_Toc248742515"/>
      <w:bookmarkStart w:id="274" w:name="_Toc248818079"/>
      <w:bookmarkStart w:id="275" w:name="_Toc248818354"/>
      <w:bookmarkStart w:id="276" w:name="_Toc248820450"/>
      <w:bookmarkStart w:id="277" w:name="_Toc248729884"/>
      <w:bookmarkStart w:id="278" w:name="_Toc248731869"/>
      <w:bookmarkStart w:id="279" w:name="_Toc248742516"/>
      <w:bookmarkStart w:id="280" w:name="_Toc248818080"/>
      <w:bookmarkStart w:id="281" w:name="_Toc248818355"/>
      <w:bookmarkStart w:id="282" w:name="_Toc248820451"/>
      <w:bookmarkStart w:id="283" w:name="_Toc248729885"/>
      <w:bookmarkStart w:id="284" w:name="_Toc248731870"/>
      <w:bookmarkStart w:id="285" w:name="_Toc248742517"/>
      <w:bookmarkStart w:id="286" w:name="_Toc248818081"/>
      <w:bookmarkStart w:id="287" w:name="_Toc248818356"/>
      <w:bookmarkStart w:id="288" w:name="_Toc248820452"/>
      <w:bookmarkStart w:id="289" w:name="_Toc248729942"/>
      <w:bookmarkStart w:id="290" w:name="_Toc248731927"/>
      <w:bookmarkStart w:id="291" w:name="_Toc248742574"/>
      <w:bookmarkStart w:id="292" w:name="_Toc248818138"/>
      <w:bookmarkStart w:id="293" w:name="_Toc248818413"/>
      <w:bookmarkStart w:id="294" w:name="_Toc248820509"/>
      <w:bookmarkStart w:id="295" w:name="_Toc248729945"/>
      <w:bookmarkStart w:id="296" w:name="_Toc248731930"/>
      <w:bookmarkStart w:id="297" w:name="_Toc248742577"/>
      <w:bookmarkStart w:id="298" w:name="_Toc248818141"/>
      <w:bookmarkStart w:id="299" w:name="_Toc248818416"/>
      <w:bookmarkStart w:id="300" w:name="_Toc248820512"/>
      <w:bookmarkStart w:id="301" w:name="_Toc248729946"/>
      <w:bookmarkStart w:id="302" w:name="_Toc248731931"/>
      <w:bookmarkStart w:id="303" w:name="_Toc248742578"/>
      <w:bookmarkStart w:id="304" w:name="_Toc248818142"/>
      <w:bookmarkStart w:id="305" w:name="_Toc248818417"/>
      <w:bookmarkStart w:id="306" w:name="_Toc248820513"/>
      <w:bookmarkStart w:id="307" w:name="_Toc248729965"/>
      <w:bookmarkStart w:id="308" w:name="_Toc248731950"/>
      <w:bookmarkStart w:id="309" w:name="_Toc248742597"/>
      <w:bookmarkStart w:id="310" w:name="_Toc248818161"/>
      <w:bookmarkStart w:id="311" w:name="_Toc248818436"/>
      <w:bookmarkStart w:id="312" w:name="_Toc248820532"/>
      <w:bookmarkStart w:id="313" w:name="_Toc248818165"/>
      <w:bookmarkStart w:id="314" w:name="_Toc248818440"/>
      <w:bookmarkStart w:id="315" w:name="_Toc248820536"/>
      <w:bookmarkStart w:id="316" w:name="_Toc248818166"/>
      <w:bookmarkStart w:id="317" w:name="_Toc248818441"/>
      <w:bookmarkStart w:id="318" w:name="_Toc248820537"/>
      <w:bookmarkStart w:id="319" w:name="_Toc248818167"/>
      <w:bookmarkStart w:id="320" w:name="_Toc248818442"/>
      <w:bookmarkStart w:id="321" w:name="_Toc248820538"/>
      <w:bookmarkStart w:id="322" w:name="_Toc248818169"/>
      <w:bookmarkStart w:id="323" w:name="_Toc248818444"/>
      <w:bookmarkStart w:id="324" w:name="_Toc248820540"/>
      <w:bookmarkStart w:id="325" w:name="_Toc248818181"/>
      <w:bookmarkStart w:id="326" w:name="_Toc248818456"/>
      <w:bookmarkStart w:id="327" w:name="_Toc248820552"/>
      <w:bookmarkStart w:id="328" w:name="_Toc248818196"/>
      <w:bookmarkStart w:id="329" w:name="_Toc248818471"/>
      <w:bookmarkStart w:id="330" w:name="_Toc248820567"/>
      <w:bookmarkStart w:id="331" w:name="_Toc248818199"/>
      <w:bookmarkStart w:id="332" w:name="_Toc248818474"/>
      <w:bookmarkStart w:id="333" w:name="_Toc248820570"/>
      <w:bookmarkStart w:id="334" w:name="_Toc240646382"/>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bookmarkEnd w:id="325"/>
      <w:bookmarkEnd w:id="326"/>
      <w:bookmarkEnd w:id="327"/>
      <w:bookmarkEnd w:id="328"/>
      <w:bookmarkEnd w:id="329"/>
      <w:bookmarkEnd w:id="330"/>
      <w:bookmarkEnd w:id="331"/>
      <w:bookmarkEnd w:id="332"/>
      <w:bookmarkEnd w:id="333"/>
    </w:p>
    <w:p w:rsidR="009B735F" w:rsidRPr="009B735F" w:rsidRDefault="009B735F" w:rsidP="009B735F">
      <w:pPr>
        <w:pStyle w:val="berschrift1"/>
      </w:pPr>
      <w:bookmarkStart w:id="335" w:name="_Ref273442190"/>
      <w:bookmarkStart w:id="336" w:name="_Toc274647162"/>
      <w:r w:rsidRPr="009B735F">
        <w:lastRenderedPageBreak/>
        <w:t>Model Distribution</w:t>
      </w:r>
      <w:bookmarkEnd w:id="335"/>
      <w:bookmarkEnd w:id="336"/>
      <w:r w:rsidRPr="009B735F">
        <w:t xml:space="preserve"> </w:t>
      </w:r>
    </w:p>
    <w:p w:rsidR="009B735F" w:rsidRDefault="009B735F" w:rsidP="009B735F">
      <w:pPr>
        <w:pStyle w:val="Textkrper"/>
      </w:pPr>
      <w:r>
        <w:t xml:space="preserve">The major part of this section is directly taken from the specification document FMI for Model Exchange, as FMI for Co-Simulation </w:t>
      </w:r>
      <w:r w:rsidR="00945F2E">
        <w:t>builds upon concepts</w:t>
      </w:r>
      <w:r>
        <w:t xml:space="preserve"> of the previous. </w:t>
      </w:r>
      <w:r w:rsidR="00945F2E">
        <w:t>A</w:t>
      </w:r>
      <w:r>
        <w:t xml:space="preserve">dditional remarks </w:t>
      </w:r>
      <w:r w:rsidR="00945F2E">
        <w:t xml:space="preserve">will point out, where changes were made specifically for </w:t>
      </w:r>
      <w:r w:rsidR="005C58EF">
        <w:t>the co-simulation case</w:t>
      </w:r>
      <w:r>
        <w:t>.</w:t>
      </w:r>
    </w:p>
    <w:p w:rsidR="009B735F" w:rsidRPr="009B735F" w:rsidRDefault="009B735F" w:rsidP="009B735F">
      <w:pPr>
        <w:pStyle w:val="Textkrper"/>
      </w:pPr>
      <w:r w:rsidRPr="009B735F">
        <w:t>A</w:t>
      </w:r>
      <w:r w:rsidR="00F33D42">
        <w:t>n</w:t>
      </w:r>
      <w:r w:rsidRPr="009B735F">
        <w:t xml:space="preserve"> FMU description consists of several files. A</w:t>
      </w:r>
      <w:r w:rsidR="00F33D42">
        <w:t>n</w:t>
      </w:r>
      <w:r w:rsidRPr="009B735F">
        <w:t xml:space="preserve"> FMU may be distributed in textual and/or in binary format. All relevant files are stored in a zip-file with a pre-defined structure. The name of the zip-file must be identical to the “modelIdentifier” stored as xml-attribute in the Model Description File and used as defined symbol MODEL_IDENTIFIER with header file </w:t>
      </w:r>
      <w:r w:rsidRPr="008C1D9E">
        <w:rPr>
          <w:rStyle w:val="CODE"/>
        </w:rPr>
        <w:t>fmiFunctions.h</w:t>
      </w:r>
      <w:r w:rsidRPr="009B735F">
        <w:t>. The extension of the zip-file must be “</w:t>
      </w:r>
      <w:r w:rsidRPr="00EA3746">
        <w:rPr>
          <w:bCs/>
        </w:rPr>
        <w:t>.fmu</w:t>
      </w:r>
      <w:r w:rsidRPr="009B735F">
        <w:t xml:space="preserve">”, e.g., “HybridVehicle.fmu”. The compression method used for the zip-file must be “deflate” (most free tools, e.g. zlib, offer only the common compression method "deflate"). </w:t>
      </w:r>
    </w:p>
    <w:p w:rsidR="009B735F" w:rsidRPr="009B735F" w:rsidRDefault="009B735F" w:rsidP="009B735F">
      <w:pPr>
        <w:pStyle w:val="Textkrper"/>
      </w:pPr>
      <w:r w:rsidRPr="009B735F">
        <w:t xml:space="preserve">Every FMU is distributed by its own zip-file. This zip-file has the following structure: </w:t>
      </w:r>
    </w:p>
    <w:p w:rsidR="009B735F" w:rsidRPr="009B735F" w:rsidRDefault="009B735F" w:rsidP="00807EE4">
      <w:pPr>
        <w:pStyle w:val="Default"/>
        <w:tabs>
          <w:tab w:val="left" w:pos="500"/>
          <w:tab w:val="left" w:pos="900"/>
          <w:tab w:val="left" w:pos="3400"/>
        </w:tabs>
        <w:spacing w:before="120"/>
        <w:ind w:left="100"/>
        <w:rPr>
          <w:rFonts w:ascii="Courier New" w:hAnsi="Courier New" w:cs="Courier New"/>
          <w:sz w:val="18"/>
          <w:szCs w:val="18"/>
          <w:lang w:val="en-US"/>
        </w:rPr>
      </w:pPr>
      <w:r w:rsidRPr="009B735F">
        <w:rPr>
          <w:rFonts w:ascii="Courier New" w:hAnsi="Courier New" w:cs="Courier New"/>
          <w:sz w:val="18"/>
          <w:szCs w:val="18"/>
          <w:lang w:val="en-US"/>
        </w:rPr>
        <w:t xml:space="preserve">// Structure of zip-file of an FMU </w:t>
      </w:r>
    </w:p>
    <w:p w:rsidR="009B735F" w:rsidRDefault="009B735F" w:rsidP="00807EE4">
      <w:pPr>
        <w:pStyle w:val="Default"/>
        <w:tabs>
          <w:tab w:val="left" w:pos="500"/>
          <w:tab w:val="left" w:pos="900"/>
          <w:tab w:val="left" w:pos="3400"/>
        </w:tabs>
        <w:ind w:left="100"/>
        <w:rPr>
          <w:ins w:id="337" w:author="andreas" w:date="2017-02-19T22:06:00Z"/>
          <w:rFonts w:ascii="Courier New" w:hAnsi="Courier New" w:cs="Courier New"/>
          <w:sz w:val="18"/>
          <w:szCs w:val="18"/>
          <w:lang w:val="en-US"/>
        </w:rPr>
      </w:pPr>
      <w:r w:rsidRPr="009B735F">
        <w:rPr>
          <w:rFonts w:ascii="Courier New" w:hAnsi="Courier New" w:cs="Courier New"/>
          <w:b/>
          <w:bCs/>
          <w:sz w:val="18"/>
          <w:szCs w:val="18"/>
          <w:lang w:val="en-US"/>
        </w:rPr>
        <w:t xml:space="preserve">modelDescription.xml </w:t>
      </w:r>
      <w:r w:rsidR="00EE4B71">
        <w:rPr>
          <w:rFonts w:ascii="Courier New" w:hAnsi="Courier New" w:cs="Courier New"/>
          <w:b/>
          <w:bCs/>
          <w:sz w:val="18"/>
          <w:szCs w:val="18"/>
          <w:lang w:val="en-US"/>
        </w:rPr>
        <w:tab/>
      </w:r>
      <w:r w:rsidRPr="009B735F">
        <w:rPr>
          <w:rFonts w:ascii="Courier New" w:hAnsi="Courier New" w:cs="Courier New"/>
          <w:sz w:val="18"/>
          <w:szCs w:val="18"/>
          <w:lang w:val="en-US"/>
        </w:rPr>
        <w:t xml:space="preserve">// Description of model (required file) </w:t>
      </w:r>
    </w:p>
    <w:p w:rsidR="0054019D" w:rsidRPr="00C208EC" w:rsidRDefault="0054019D">
      <w:pPr>
        <w:pStyle w:val="Hint"/>
        <w:pPrChange w:id="338" w:author="andreas" w:date="2017-02-19T22:09:00Z">
          <w:pPr>
            <w:pStyle w:val="Default"/>
            <w:tabs>
              <w:tab w:val="left" w:pos="500"/>
              <w:tab w:val="left" w:pos="900"/>
              <w:tab w:val="left" w:pos="3400"/>
            </w:tabs>
            <w:ind w:left="100"/>
          </w:pPr>
        </w:pPrChange>
      </w:pPr>
      <w:ins w:id="339" w:author="andreas" w:date="2017-02-19T22:06:00Z">
        <w:r>
          <w:rPr>
            <w:b/>
            <w:bCs/>
          </w:rPr>
          <w:tab/>
        </w:r>
        <w:r>
          <w:rPr>
            <w:b/>
            <w:bCs/>
          </w:rPr>
          <w:tab/>
        </w:r>
        <w:r>
          <w:rPr>
            <w:b/>
            <w:bCs/>
          </w:rPr>
          <w:tab/>
          <w:t xml:space="preserve">// </w:t>
        </w:r>
      </w:ins>
      <w:ins w:id="340" w:author="andreas" w:date="2017-02-19T22:07:00Z">
        <w:r w:rsidR="00D34C45" w:rsidRPr="00D34C45">
          <w:rPr>
            <w:rFonts w:ascii="Times New Roman" w:hAnsi="Times New Roman" w:cs="Times New Roman"/>
          </w:rPr>
          <w:t>[</w:t>
        </w:r>
        <w:r w:rsidRPr="00D34C45">
          <w:rPr>
            <w:i/>
            <w:rPrChange w:id="341" w:author="andreas" w:date="2017-03-06T23:51:00Z">
              <w:rPr/>
            </w:rPrChange>
          </w:rPr>
          <w:t>modelDescription.xml</w:t>
        </w:r>
        <w:r w:rsidRPr="00D34C45">
          <w:rPr>
            <w:rFonts w:ascii="Times New Roman" w:hAnsi="Times New Roman" w:cs="Times New Roman"/>
            <w:i/>
            <w:rPrChange w:id="342" w:author="andreas" w:date="2017-03-06T23:51:00Z">
              <w:rPr/>
            </w:rPrChange>
          </w:rPr>
          <w:t xml:space="preserve"> should be </w:t>
        </w:r>
        <w:r w:rsidRPr="00D34C45">
          <w:rPr>
            <w:i/>
            <w:rPrChange w:id="343" w:author="andreas" w:date="2017-03-06T23:51:00Z">
              <w:rPr/>
            </w:rPrChange>
          </w:rPr>
          <w:t>UTF8</w:t>
        </w:r>
        <w:r w:rsidRPr="00D34C45">
          <w:rPr>
            <w:rFonts w:ascii="Times New Roman" w:hAnsi="Times New Roman" w:cs="Times New Roman"/>
            <w:i/>
            <w:rPrChange w:id="344" w:author="andreas" w:date="2017-03-06T23:51:00Z">
              <w:rPr/>
            </w:rPrChange>
          </w:rPr>
          <w:t xml:space="preserve"> encoded</w:t>
        </w:r>
        <w:r w:rsidR="00D34C45" w:rsidRPr="00D34C45">
          <w:rPr>
            <w:rFonts w:ascii="Times New Roman" w:hAnsi="Times New Roman" w:cs="Times New Roman"/>
          </w:rPr>
          <w:t>]</w:t>
        </w:r>
      </w:ins>
    </w:p>
    <w:p w:rsidR="009B735F" w:rsidRPr="009B735F" w:rsidRDefault="009B735F" w:rsidP="00807EE4">
      <w:pPr>
        <w:pStyle w:val="Default"/>
        <w:tabs>
          <w:tab w:val="left" w:pos="500"/>
          <w:tab w:val="left" w:pos="900"/>
          <w:tab w:val="left" w:pos="3400"/>
        </w:tabs>
        <w:ind w:left="100"/>
        <w:rPr>
          <w:rFonts w:ascii="Courier New" w:hAnsi="Courier New" w:cs="Courier New"/>
          <w:sz w:val="18"/>
          <w:szCs w:val="18"/>
          <w:lang w:val="en-US"/>
        </w:rPr>
      </w:pPr>
      <w:r w:rsidRPr="009B735F">
        <w:rPr>
          <w:rFonts w:ascii="Courier New" w:hAnsi="Courier New" w:cs="Courier New"/>
          <w:b/>
          <w:bCs/>
          <w:sz w:val="18"/>
          <w:szCs w:val="18"/>
          <w:lang w:val="en-US"/>
        </w:rPr>
        <w:t xml:space="preserve">model.png </w:t>
      </w:r>
      <w:r w:rsidR="00EE4B71">
        <w:rPr>
          <w:rFonts w:ascii="Courier New" w:hAnsi="Courier New" w:cs="Courier New"/>
          <w:b/>
          <w:bCs/>
          <w:sz w:val="18"/>
          <w:szCs w:val="18"/>
          <w:lang w:val="en-US"/>
        </w:rPr>
        <w:tab/>
      </w:r>
      <w:r w:rsidRPr="009B735F">
        <w:rPr>
          <w:rFonts w:ascii="Courier New" w:hAnsi="Courier New" w:cs="Courier New"/>
          <w:sz w:val="18"/>
          <w:szCs w:val="18"/>
          <w:lang w:val="en-US"/>
        </w:rPr>
        <w:t xml:space="preserve">// Optional image file of model icon </w:t>
      </w:r>
    </w:p>
    <w:p w:rsidR="009B735F" w:rsidRPr="009B735F" w:rsidRDefault="009B735F" w:rsidP="00807EE4">
      <w:pPr>
        <w:pStyle w:val="Default"/>
        <w:tabs>
          <w:tab w:val="left" w:pos="500"/>
          <w:tab w:val="left" w:pos="900"/>
          <w:tab w:val="left" w:pos="3400"/>
        </w:tabs>
        <w:ind w:left="100"/>
        <w:rPr>
          <w:rFonts w:ascii="Courier New" w:hAnsi="Courier New" w:cs="Courier New"/>
          <w:sz w:val="18"/>
          <w:szCs w:val="18"/>
          <w:lang w:val="en-US"/>
        </w:rPr>
      </w:pPr>
      <w:r w:rsidRPr="009B735F">
        <w:rPr>
          <w:rFonts w:ascii="Courier New" w:hAnsi="Courier New" w:cs="Courier New"/>
          <w:b/>
          <w:bCs/>
          <w:sz w:val="18"/>
          <w:szCs w:val="18"/>
          <w:lang w:val="en-US"/>
        </w:rPr>
        <w:t xml:space="preserve">documentation </w:t>
      </w:r>
      <w:r w:rsidR="00EE4B71">
        <w:rPr>
          <w:rFonts w:ascii="Courier New" w:hAnsi="Courier New" w:cs="Courier New"/>
          <w:b/>
          <w:bCs/>
          <w:sz w:val="18"/>
          <w:szCs w:val="18"/>
          <w:lang w:val="en-US"/>
        </w:rPr>
        <w:tab/>
      </w:r>
      <w:r w:rsidRPr="009B735F">
        <w:rPr>
          <w:rFonts w:ascii="Courier New" w:hAnsi="Courier New" w:cs="Courier New"/>
          <w:sz w:val="18"/>
          <w:szCs w:val="18"/>
          <w:lang w:val="en-US"/>
        </w:rPr>
        <w:t xml:space="preserve">// Optional directory containing the model documentation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b/>
          <w:bCs/>
          <w:sz w:val="18"/>
          <w:szCs w:val="18"/>
          <w:lang w:val="en-US"/>
        </w:rPr>
        <w:tab/>
      </w:r>
      <w:r w:rsidR="009B735F" w:rsidRPr="009B735F">
        <w:rPr>
          <w:rFonts w:ascii="Courier New" w:hAnsi="Courier New" w:cs="Courier New"/>
          <w:b/>
          <w:bCs/>
          <w:sz w:val="18"/>
          <w:szCs w:val="18"/>
          <w:lang w:val="en-US"/>
        </w:rPr>
        <w:t xml:space="preserve">_main.html </w:t>
      </w:r>
      <w:r w:rsidR="00EE4B71">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Entry point of the documentation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r>
      <w:r w:rsidR="009B735F" w:rsidRPr="009B735F">
        <w:rPr>
          <w:rFonts w:ascii="Courier New" w:hAnsi="Courier New" w:cs="Courier New"/>
          <w:sz w:val="18"/>
          <w:szCs w:val="18"/>
          <w:lang w:val="en-US"/>
        </w:rPr>
        <w:t xml:space="preserve">&lt;other documentation files&gt; </w:t>
      </w:r>
    </w:p>
    <w:p w:rsidR="009B735F" w:rsidRPr="009B735F" w:rsidRDefault="009B735F" w:rsidP="00807EE4">
      <w:pPr>
        <w:pStyle w:val="Default"/>
        <w:tabs>
          <w:tab w:val="left" w:pos="500"/>
          <w:tab w:val="left" w:pos="900"/>
          <w:tab w:val="left" w:pos="3400"/>
        </w:tabs>
        <w:ind w:left="100"/>
        <w:rPr>
          <w:rFonts w:ascii="Courier New" w:hAnsi="Courier New" w:cs="Courier New"/>
          <w:sz w:val="18"/>
          <w:szCs w:val="18"/>
          <w:lang w:val="en-US"/>
        </w:rPr>
      </w:pPr>
      <w:r w:rsidRPr="009B735F">
        <w:rPr>
          <w:rFonts w:ascii="Courier New" w:hAnsi="Courier New" w:cs="Courier New"/>
          <w:b/>
          <w:bCs/>
          <w:sz w:val="18"/>
          <w:szCs w:val="18"/>
          <w:lang w:val="en-US"/>
        </w:rPr>
        <w:t xml:space="preserve">sources </w:t>
      </w:r>
      <w:r w:rsidR="00807EE4">
        <w:rPr>
          <w:rFonts w:ascii="Courier New" w:hAnsi="Courier New" w:cs="Courier New"/>
          <w:b/>
          <w:bCs/>
          <w:sz w:val="18"/>
          <w:szCs w:val="18"/>
          <w:lang w:val="en-US"/>
        </w:rPr>
        <w:tab/>
      </w:r>
      <w:r w:rsidRPr="009B735F">
        <w:rPr>
          <w:rFonts w:ascii="Courier New" w:hAnsi="Courier New" w:cs="Courier New"/>
          <w:sz w:val="18"/>
          <w:szCs w:val="18"/>
          <w:lang w:val="en-US"/>
        </w:rPr>
        <w:t xml:space="preserve">// Optional directory containing all C-sources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 xml:space="preserve">  </w:t>
      </w:r>
      <w:r w:rsidR="009B735F" w:rsidRPr="009B735F">
        <w:rPr>
          <w:rFonts w:ascii="Courier New" w:hAnsi="Courier New" w:cs="Courier New"/>
          <w:sz w:val="18"/>
          <w:szCs w:val="18"/>
          <w:lang w:val="en-US"/>
        </w:rPr>
        <w:t xml:space="preserve">// all needed C-sources and C-header files to compile and link the model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 xml:space="preserve">  </w:t>
      </w:r>
      <w:r w:rsidR="009B735F" w:rsidRPr="009B735F">
        <w:rPr>
          <w:rFonts w:ascii="Courier New" w:hAnsi="Courier New" w:cs="Courier New"/>
          <w:sz w:val="18"/>
          <w:szCs w:val="18"/>
          <w:lang w:val="en-US"/>
        </w:rPr>
        <w:t>// with exception of: fmi</w:t>
      </w:r>
      <w:r w:rsidR="007A7FB7">
        <w:rPr>
          <w:rFonts w:ascii="Courier New" w:hAnsi="Courier New" w:cs="Courier New"/>
          <w:sz w:val="18"/>
          <w:szCs w:val="18"/>
          <w:lang w:val="en-US"/>
        </w:rPr>
        <w:t>Platform</w:t>
      </w:r>
      <w:r w:rsidR="009B735F" w:rsidRPr="009B735F">
        <w:rPr>
          <w:rFonts w:ascii="Courier New" w:hAnsi="Courier New" w:cs="Courier New"/>
          <w:sz w:val="18"/>
          <w:szCs w:val="18"/>
          <w:lang w:val="en-US"/>
        </w:rPr>
        <w:t xml:space="preserve">Types.h and fmiFunctions.h </w:t>
      </w:r>
    </w:p>
    <w:p w:rsidR="009B735F" w:rsidRPr="009B735F" w:rsidRDefault="009B735F" w:rsidP="00807EE4">
      <w:pPr>
        <w:pStyle w:val="Default"/>
        <w:tabs>
          <w:tab w:val="left" w:pos="500"/>
          <w:tab w:val="left" w:pos="900"/>
          <w:tab w:val="left" w:pos="3400"/>
        </w:tabs>
        <w:ind w:left="100"/>
        <w:rPr>
          <w:rFonts w:ascii="Courier New" w:hAnsi="Courier New" w:cs="Courier New"/>
          <w:sz w:val="18"/>
          <w:szCs w:val="18"/>
          <w:lang w:val="en-US"/>
        </w:rPr>
      </w:pPr>
      <w:r w:rsidRPr="009B735F">
        <w:rPr>
          <w:rFonts w:ascii="Courier New" w:hAnsi="Courier New" w:cs="Courier New"/>
          <w:b/>
          <w:bCs/>
          <w:sz w:val="18"/>
          <w:szCs w:val="18"/>
          <w:lang w:val="en-US"/>
        </w:rPr>
        <w:t xml:space="preserve">binaries </w:t>
      </w:r>
      <w:r w:rsidR="00807EE4">
        <w:rPr>
          <w:rFonts w:ascii="Courier New" w:hAnsi="Courier New" w:cs="Courier New"/>
          <w:b/>
          <w:bCs/>
          <w:sz w:val="18"/>
          <w:szCs w:val="18"/>
          <w:lang w:val="en-US"/>
        </w:rPr>
        <w:tab/>
      </w:r>
      <w:r w:rsidRPr="009B735F">
        <w:rPr>
          <w:rFonts w:ascii="Courier New" w:hAnsi="Courier New" w:cs="Courier New"/>
          <w:sz w:val="18"/>
          <w:szCs w:val="18"/>
          <w:lang w:val="en-US"/>
        </w:rPr>
        <w:t xml:space="preserve">// Optional directory containing the binaries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b/>
          <w:bCs/>
          <w:sz w:val="18"/>
          <w:szCs w:val="18"/>
          <w:lang w:val="en-US"/>
        </w:rPr>
        <w:tab/>
      </w:r>
      <w:r w:rsidR="009B735F" w:rsidRPr="009B735F">
        <w:rPr>
          <w:rFonts w:ascii="Courier New" w:hAnsi="Courier New" w:cs="Courier New"/>
          <w:b/>
          <w:bCs/>
          <w:sz w:val="18"/>
          <w:szCs w:val="18"/>
          <w:lang w:val="en-US"/>
        </w:rPr>
        <w:t xml:space="preserve">win32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Optional binaries for 32-bit Windows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sidR="009B735F" w:rsidRPr="009B735F">
        <w:rPr>
          <w:rFonts w:ascii="Courier New" w:hAnsi="Courier New" w:cs="Courier New"/>
          <w:sz w:val="18"/>
          <w:szCs w:val="18"/>
          <w:lang w:val="en-US"/>
        </w:rPr>
        <w:t>&lt;modelIdentifier&gt;</w:t>
      </w:r>
      <w:r w:rsidR="009B735F" w:rsidRPr="009B735F">
        <w:rPr>
          <w:rFonts w:ascii="Courier New" w:hAnsi="Courier New" w:cs="Courier New"/>
          <w:b/>
          <w:bCs/>
          <w:sz w:val="18"/>
          <w:szCs w:val="18"/>
          <w:lang w:val="en-US"/>
        </w:rPr>
        <w:t xml:space="preserve">.dll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DLL of the model interface implementation </w:t>
      </w:r>
    </w:p>
    <w:p w:rsidR="00CE687D" w:rsidRDefault="00CE687D" w:rsidP="00CE687D">
      <w:pPr>
        <w:pStyle w:val="Default"/>
        <w:tabs>
          <w:tab w:val="left" w:pos="500"/>
          <w:tab w:val="left" w:pos="900"/>
          <w:tab w:val="left" w:pos="3400"/>
        </w:tabs>
        <w:ind w:left="100"/>
        <w:rPr>
          <w:ins w:id="345" w:author="andreas" w:date="2017-02-17T13:43:00Z"/>
          <w:rFonts w:ascii="Courier New" w:hAnsi="Courier New" w:cs="Courier New"/>
          <w:i/>
          <w:sz w:val="18"/>
          <w:szCs w:val="18"/>
          <w:lang w:val="en-US"/>
        </w:rPr>
      </w:pPr>
      <w:ins w:id="346" w:author="andreas" w:date="2017-02-17T13:39:00Z">
        <w:r>
          <w:rPr>
            <w:rFonts w:ascii="Courier New" w:hAnsi="Courier New" w:cs="Courier New"/>
            <w:sz w:val="18"/>
            <w:szCs w:val="18"/>
            <w:lang w:val="en-US"/>
          </w:rPr>
          <w:tab/>
        </w:r>
        <w:r>
          <w:rPr>
            <w:rFonts w:ascii="Courier New" w:hAnsi="Courier New" w:cs="Courier New"/>
            <w:sz w:val="18"/>
            <w:szCs w:val="18"/>
            <w:lang w:val="en-US"/>
          </w:rPr>
          <w:tab/>
          <w:t xml:space="preserve">// </w:t>
        </w:r>
        <w:r w:rsidRPr="00D81C28">
          <w:rPr>
            <w:rFonts w:ascii="Courier New" w:hAnsi="Courier New" w:cs="Courier New"/>
            <w:i/>
            <w:sz w:val="18"/>
            <w:szCs w:val="18"/>
            <w:lang w:val="en-US"/>
          </w:rPr>
          <w:t xml:space="preserve">and </w:t>
        </w:r>
      </w:ins>
      <w:ins w:id="347" w:author="andreas" w:date="2017-02-17T13:52:00Z">
        <w:r w:rsidR="00B603EB">
          <w:rPr>
            <w:rFonts w:ascii="Courier New" w:hAnsi="Courier New" w:cs="Courier New"/>
            <w:i/>
            <w:sz w:val="18"/>
            <w:szCs w:val="18"/>
            <w:lang w:val="en-US"/>
          </w:rPr>
          <w:t xml:space="preserve">may contain </w:t>
        </w:r>
      </w:ins>
      <w:ins w:id="348" w:author="andreas" w:date="2017-02-17T13:39:00Z">
        <w:r>
          <w:rPr>
            <w:rFonts w:ascii="Courier New" w:hAnsi="Courier New" w:cs="Courier New"/>
            <w:i/>
            <w:sz w:val="18"/>
            <w:szCs w:val="18"/>
            <w:lang w:val="en-US"/>
          </w:rPr>
          <w:t>shared objects</w:t>
        </w:r>
        <w:r w:rsidRPr="00D81C28">
          <w:rPr>
            <w:rFonts w:ascii="Courier New" w:hAnsi="Courier New" w:cs="Courier New"/>
            <w:i/>
            <w:sz w:val="18"/>
            <w:szCs w:val="18"/>
            <w:lang w:val="en-US"/>
          </w:rPr>
          <w:t xml:space="preserve"> </w:t>
        </w:r>
        <w:r w:rsidR="00B603EB">
          <w:rPr>
            <w:rFonts w:ascii="Courier New" w:hAnsi="Courier New" w:cs="Courier New"/>
            <w:i/>
            <w:sz w:val="18"/>
            <w:szCs w:val="18"/>
            <w:lang w:val="en-US"/>
          </w:rPr>
          <w:t>(e.</w:t>
        </w:r>
      </w:ins>
      <w:ins w:id="349" w:author="andreas" w:date="2017-02-17T13:52:00Z">
        <w:r w:rsidR="00B603EB">
          <w:rPr>
            <w:rFonts w:ascii="Courier New" w:hAnsi="Courier New" w:cs="Courier New"/>
            <w:i/>
            <w:sz w:val="18"/>
            <w:szCs w:val="18"/>
            <w:lang w:val="en-US"/>
          </w:rPr>
          <w:t>g.</w:t>
        </w:r>
      </w:ins>
      <w:ins w:id="350" w:author="andreas" w:date="2017-02-17T13:39:00Z">
        <w:r>
          <w:rPr>
            <w:rFonts w:ascii="Courier New" w:hAnsi="Courier New" w:cs="Courier New"/>
            <w:i/>
            <w:sz w:val="18"/>
            <w:szCs w:val="18"/>
            <w:lang w:val="en-US"/>
          </w:rPr>
          <w:t xml:space="preserve"> </w:t>
        </w:r>
        <w:r w:rsidRPr="00D81C28">
          <w:rPr>
            <w:rFonts w:ascii="Courier New" w:hAnsi="Courier New" w:cs="Courier New"/>
            <w:i/>
            <w:sz w:val="18"/>
            <w:szCs w:val="18"/>
            <w:lang w:val="en-US"/>
          </w:rPr>
          <w:t>DLLs</w:t>
        </w:r>
        <w:r>
          <w:rPr>
            <w:rFonts w:ascii="Courier New" w:hAnsi="Courier New" w:cs="Courier New"/>
            <w:i/>
            <w:sz w:val="18"/>
            <w:szCs w:val="18"/>
            <w:lang w:val="en-US"/>
          </w:rPr>
          <w:t xml:space="preserve">) </w:t>
        </w:r>
        <w:r w:rsidRPr="00D81C28">
          <w:rPr>
            <w:rFonts w:ascii="Courier New" w:hAnsi="Courier New" w:cs="Courier New"/>
            <w:i/>
            <w:sz w:val="18"/>
            <w:szCs w:val="18"/>
            <w:lang w:val="en-US"/>
          </w:rPr>
          <w:t>&lt;modelIdentifier&gt;.dll depends on</w:t>
        </w:r>
      </w:ins>
      <w:ins w:id="351" w:author="andreas" w:date="2017-02-17T13:40:00Z">
        <w:r>
          <w:rPr>
            <w:rFonts w:ascii="Courier New" w:hAnsi="Courier New" w:cs="Courier New"/>
            <w:i/>
            <w:sz w:val="18"/>
            <w:szCs w:val="18"/>
            <w:lang w:val="en-US"/>
          </w:rPr>
          <w:t>.</w:t>
        </w:r>
      </w:ins>
    </w:p>
    <w:p w:rsidR="00CE687D" w:rsidRPr="00D34C45" w:rsidRDefault="00CE687D">
      <w:pPr>
        <w:pStyle w:val="Hint"/>
        <w:rPr>
          <w:ins w:id="352" w:author="andreas" w:date="2017-02-17T13:43:00Z"/>
          <w:i/>
          <w:rPrChange w:id="353" w:author="andreas" w:date="2017-03-06T23:51:00Z">
            <w:rPr>
              <w:ins w:id="354" w:author="andreas" w:date="2017-02-17T13:43:00Z"/>
            </w:rPr>
          </w:rPrChange>
        </w:rPr>
        <w:pPrChange w:id="355" w:author="andreas" w:date="2017-02-19T21:26:00Z">
          <w:pPr>
            <w:pStyle w:val="Default"/>
            <w:tabs>
              <w:tab w:val="left" w:pos="500"/>
              <w:tab w:val="left" w:pos="900"/>
              <w:tab w:val="left" w:pos="3400"/>
            </w:tabs>
            <w:ind w:left="100"/>
          </w:pPr>
        </w:pPrChange>
      </w:pPr>
      <w:ins w:id="356" w:author="andreas" w:date="2017-02-17T13:43:00Z">
        <w:r>
          <w:tab/>
        </w:r>
        <w:r>
          <w:tab/>
          <w:t xml:space="preserve">// </w:t>
        </w:r>
        <w:r w:rsidRPr="00D34C45">
          <w:rPr>
            <w:i/>
            <w:rPrChange w:id="357" w:author="andreas" w:date="2017-03-06T23:51:00Z">
              <w:rPr/>
            </w:rPrChange>
          </w:rPr>
          <w:t xml:space="preserve">You </w:t>
        </w:r>
      </w:ins>
      <w:ins w:id="358" w:author="andreas" w:date="2017-02-17T13:46:00Z">
        <w:r w:rsidR="00466C97" w:rsidRPr="00D34C45">
          <w:rPr>
            <w:i/>
            <w:rPrChange w:id="359" w:author="andreas" w:date="2017-03-06T23:51:00Z">
              <w:rPr/>
            </w:rPrChange>
          </w:rPr>
          <w:t xml:space="preserve">may </w:t>
        </w:r>
      </w:ins>
      <w:ins w:id="360" w:author="andreas" w:date="2017-02-17T13:43:00Z">
        <w:r w:rsidRPr="00D34C45">
          <w:rPr>
            <w:i/>
            <w:rPrChange w:id="361" w:author="andreas" w:date="2017-03-06T23:51:00Z">
              <w:rPr/>
            </w:rPrChange>
          </w:rPr>
          <w:t>not rely on implicit loading to work because the importer</w:t>
        </w:r>
      </w:ins>
    </w:p>
    <w:p w:rsidR="00CE687D" w:rsidRPr="00D34C45" w:rsidRDefault="00CE687D">
      <w:pPr>
        <w:pStyle w:val="Hint"/>
        <w:rPr>
          <w:ins w:id="362" w:author="andreas" w:date="2017-02-19T22:12:00Z"/>
          <w:i/>
          <w:rPrChange w:id="363" w:author="andreas" w:date="2017-03-06T23:51:00Z">
            <w:rPr>
              <w:ins w:id="364" w:author="andreas" w:date="2017-02-19T22:12:00Z"/>
            </w:rPr>
          </w:rPrChange>
        </w:rPr>
        <w:pPrChange w:id="365" w:author="andreas" w:date="2017-02-19T21:26:00Z">
          <w:pPr>
            <w:pStyle w:val="Default"/>
            <w:tabs>
              <w:tab w:val="left" w:pos="500"/>
              <w:tab w:val="left" w:pos="900"/>
              <w:tab w:val="left" w:pos="3400"/>
            </w:tabs>
            <w:ind w:left="100"/>
          </w:pPr>
        </w:pPrChange>
      </w:pPr>
      <w:ins w:id="366" w:author="andreas" w:date="2017-02-17T13:44:00Z">
        <w:r w:rsidRPr="00D34C45">
          <w:rPr>
            <w:i/>
            <w:rPrChange w:id="367" w:author="andreas" w:date="2017-03-06T23:51:00Z">
              <w:rPr/>
            </w:rPrChange>
          </w:rPr>
          <w:tab/>
        </w:r>
        <w:r w:rsidRPr="00D34C45">
          <w:rPr>
            <w:i/>
            <w:rPrChange w:id="368" w:author="andreas" w:date="2017-03-06T23:51:00Z">
              <w:rPr/>
            </w:rPrChange>
          </w:rPr>
          <w:tab/>
        </w:r>
        <w:r w:rsidRPr="00D34C45">
          <w:t xml:space="preserve">// </w:t>
        </w:r>
      </w:ins>
      <w:ins w:id="369" w:author="andreas" w:date="2017-02-17T13:43:00Z">
        <w:r w:rsidRPr="00D34C45">
          <w:rPr>
            <w:i/>
            <w:rPrChange w:id="370" w:author="andreas" w:date="2017-03-06T23:51:00Z">
              <w:rPr/>
            </w:rPrChange>
          </w:rPr>
          <w:t>may not adapt the search path for shared objects.</w:t>
        </w:r>
      </w:ins>
    </w:p>
    <w:p w:rsidR="00BF28FD" w:rsidRPr="00D34C45" w:rsidRDefault="00BF28FD">
      <w:pPr>
        <w:pStyle w:val="Hint"/>
        <w:rPr>
          <w:ins w:id="371" w:author="andreas" w:date="2017-02-17T13:39:00Z"/>
          <w:i/>
          <w:rPrChange w:id="372" w:author="andreas" w:date="2017-03-06T23:51:00Z">
            <w:rPr>
              <w:ins w:id="373" w:author="andreas" w:date="2017-02-17T13:39:00Z"/>
            </w:rPr>
          </w:rPrChange>
        </w:rPr>
        <w:pPrChange w:id="374" w:author="andreas" w:date="2017-02-19T21:26:00Z">
          <w:pPr>
            <w:pStyle w:val="Default"/>
            <w:tabs>
              <w:tab w:val="left" w:pos="500"/>
              <w:tab w:val="left" w:pos="900"/>
              <w:tab w:val="left" w:pos="3400"/>
            </w:tabs>
            <w:ind w:left="100"/>
          </w:pPr>
        </w:pPrChange>
      </w:pPr>
      <w:ins w:id="375" w:author="andreas" w:date="2017-02-19T22:12:00Z">
        <w:r w:rsidRPr="00D34C45">
          <w:rPr>
            <w:i/>
            <w:rPrChange w:id="376" w:author="andreas" w:date="2017-03-06T23:51:00Z">
              <w:rPr/>
            </w:rPrChange>
          </w:rPr>
          <w:tab/>
        </w:r>
        <w:r w:rsidRPr="00D34C45">
          <w:rPr>
            <w:i/>
            <w:rPrChange w:id="377" w:author="andreas" w:date="2017-03-06T23:51:00Z">
              <w:rPr/>
            </w:rPrChange>
          </w:rPr>
          <w:tab/>
        </w:r>
        <w:r w:rsidRPr="00D34C45">
          <w:t>//</w:t>
        </w:r>
        <w:r w:rsidRPr="00D34C45">
          <w:rPr>
            <w:i/>
            <w:rPrChange w:id="378" w:author="andreas" w:date="2017-03-06T23:51:00Z">
              <w:rPr/>
            </w:rPrChange>
          </w:rPr>
          <w:t xml:space="preserve"> </w:t>
        </w:r>
      </w:ins>
      <w:ins w:id="379" w:author="andreas" w:date="2017-02-19T22:16:00Z">
        <w:r w:rsidRPr="00D34C45">
          <w:rPr>
            <w:i/>
            <w:rPrChange w:id="380" w:author="andreas" w:date="2017-03-06T23:51:00Z">
              <w:rPr/>
            </w:rPrChange>
          </w:rPr>
          <w:t xml:space="preserve">Therefore: </w:t>
        </w:r>
      </w:ins>
      <w:ins w:id="381" w:author="andreas" w:date="2017-02-19T22:12:00Z">
        <w:r w:rsidRPr="00D34C45">
          <w:rPr>
            <w:i/>
            <w:rPrChange w:id="382" w:author="andreas" w:date="2017-03-06T23:51:00Z">
              <w:rPr/>
            </w:rPrChange>
          </w:rPr>
          <w:t>Importers should add this path to the search path.</w:t>
        </w:r>
      </w:ins>
    </w:p>
    <w:p w:rsidR="003C37D7"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sidR="009B735F" w:rsidRPr="009B735F">
        <w:rPr>
          <w:rFonts w:ascii="Courier New" w:hAnsi="Courier New" w:cs="Courier New"/>
          <w:sz w:val="18"/>
          <w:szCs w:val="18"/>
          <w:lang w:val="en-US"/>
        </w:rPr>
        <w:t>// Optional object Libraries for a particular compiler</w:t>
      </w:r>
      <w:r w:rsidR="00CE687D">
        <w:rPr>
          <w:rFonts w:ascii="Courier New" w:hAnsi="Courier New" w:cs="Courier New"/>
          <w:sz w:val="18"/>
          <w:szCs w:val="18"/>
          <w:lang w:val="en-US"/>
        </w:rPr>
        <w:t>.</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b/>
          <w:bCs/>
          <w:sz w:val="18"/>
          <w:szCs w:val="18"/>
          <w:lang w:val="en-US"/>
        </w:rPr>
        <w:tab/>
      </w:r>
      <w:r>
        <w:rPr>
          <w:rFonts w:ascii="Courier New" w:hAnsi="Courier New" w:cs="Courier New"/>
          <w:b/>
          <w:bCs/>
          <w:sz w:val="18"/>
          <w:szCs w:val="18"/>
          <w:lang w:val="en-US"/>
        </w:rPr>
        <w:tab/>
      </w:r>
      <w:r w:rsidR="009B735F" w:rsidRPr="009B735F">
        <w:rPr>
          <w:rFonts w:ascii="Courier New" w:hAnsi="Courier New" w:cs="Courier New"/>
          <w:b/>
          <w:bCs/>
          <w:sz w:val="18"/>
          <w:szCs w:val="18"/>
          <w:lang w:val="en-US"/>
        </w:rPr>
        <w:t xml:space="preserve">VisualStudio8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Binaries for 32-bit Windows generated with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Pr>
          <w:rFonts w:ascii="Courier New" w:hAnsi="Courier New" w:cs="Courier New"/>
          <w:sz w:val="18"/>
          <w:szCs w:val="18"/>
          <w:lang w:val="en-US"/>
        </w:rPr>
        <w:tab/>
      </w:r>
      <w:r w:rsidR="009B735F" w:rsidRPr="009B735F">
        <w:rPr>
          <w:rFonts w:ascii="Courier New" w:hAnsi="Courier New" w:cs="Courier New"/>
          <w:sz w:val="18"/>
          <w:szCs w:val="18"/>
          <w:lang w:val="en-US"/>
        </w:rPr>
        <w:t xml:space="preserve">// Microsoft Visual Studio 8 (2005)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r>
      <w:r w:rsidR="009B735F" w:rsidRPr="009B735F">
        <w:rPr>
          <w:rFonts w:ascii="Courier New" w:hAnsi="Courier New" w:cs="Courier New"/>
          <w:sz w:val="18"/>
          <w:szCs w:val="18"/>
          <w:lang w:val="en-US"/>
        </w:rPr>
        <w:t>&lt;modelIdentifier&gt;</w:t>
      </w:r>
      <w:r w:rsidR="009B735F" w:rsidRPr="009B735F">
        <w:rPr>
          <w:rFonts w:ascii="Courier New" w:hAnsi="Courier New" w:cs="Courier New"/>
          <w:b/>
          <w:bCs/>
          <w:sz w:val="18"/>
          <w:szCs w:val="18"/>
          <w:lang w:val="en-US"/>
        </w:rPr>
        <w:t xml:space="preserve">.lib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Binary libraries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b/>
          <w:bCs/>
          <w:sz w:val="18"/>
          <w:szCs w:val="18"/>
          <w:lang w:val="en-US"/>
        </w:rPr>
        <w:tab/>
      </w:r>
      <w:r>
        <w:rPr>
          <w:rFonts w:ascii="Courier New" w:hAnsi="Courier New" w:cs="Courier New"/>
          <w:b/>
          <w:bCs/>
          <w:sz w:val="18"/>
          <w:szCs w:val="18"/>
          <w:lang w:val="en-US"/>
        </w:rPr>
        <w:tab/>
      </w:r>
      <w:r w:rsidR="009B735F" w:rsidRPr="009B735F">
        <w:rPr>
          <w:rFonts w:ascii="Courier New" w:hAnsi="Courier New" w:cs="Courier New"/>
          <w:b/>
          <w:bCs/>
          <w:sz w:val="18"/>
          <w:szCs w:val="18"/>
          <w:lang w:val="en-US"/>
        </w:rPr>
        <w:t xml:space="preserve">gcc3.1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Binaries for gcc 3.1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r>
      <w:r>
        <w:rPr>
          <w:rFonts w:ascii="Courier New" w:hAnsi="Courier New" w:cs="Courier New"/>
          <w:sz w:val="18"/>
          <w:szCs w:val="18"/>
          <w:lang w:val="en-US"/>
        </w:rPr>
        <w:tab/>
        <w:t xml:space="preserve">  </w:t>
      </w:r>
      <w:r w:rsidR="009B735F" w:rsidRPr="009B735F">
        <w:rPr>
          <w:rFonts w:ascii="Courier New" w:hAnsi="Courier New" w:cs="Courier New"/>
          <w:sz w:val="18"/>
          <w:szCs w:val="18"/>
          <w:lang w:val="en-US"/>
        </w:rPr>
        <w:t xml:space="preserve">...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b/>
          <w:bCs/>
          <w:sz w:val="18"/>
          <w:szCs w:val="18"/>
          <w:lang w:val="en-US"/>
        </w:rPr>
        <w:tab/>
      </w:r>
      <w:r w:rsidR="009B735F" w:rsidRPr="009B735F">
        <w:rPr>
          <w:rFonts w:ascii="Courier New" w:hAnsi="Courier New" w:cs="Courier New"/>
          <w:b/>
          <w:bCs/>
          <w:sz w:val="18"/>
          <w:szCs w:val="18"/>
          <w:lang w:val="en-US"/>
        </w:rPr>
        <w:t xml:space="preserve">win64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Optional binaries for 64-bit Windows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t xml:space="preserve">  </w:t>
      </w:r>
      <w:r w:rsidR="009B735F" w:rsidRPr="009B735F">
        <w:rPr>
          <w:rFonts w:ascii="Courier New" w:hAnsi="Courier New" w:cs="Courier New"/>
          <w:sz w:val="18"/>
          <w:szCs w:val="18"/>
          <w:lang w:val="en-US"/>
        </w:rPr>
        <w:t xml:space="preserve">...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b/>
          <w:bCs/>
          <w:sz w:val="18"/>
          <w:szCs w:val="18"/>
          <w:lang w:val="en-US"/>
        </w:rPr>
        <w:tab/>
      </w:r>
      <w:r w:rsidR="009B735F" w:rsidRPr="009B735F">
        <w:rPr>
          <w:rFonts w:ascii="Courier New" w:hAnsi="Courier New" w:cs="Courier New"/>
          <w:b/>
          <w:bCs/>
          <w:sz w:val="18"/>
          <w:szCs w:val="18"/>
          <w:lang w:val="en-US"/>
        </w:rPr>
        <w:t xml:space="preserve">linux32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Optional binaries for 32-bit Linux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t xml:space="preserve">  </w:t>
      </w:r>
      <w:r w:rsidR="009B735F" w:rsidRPr="009B735F">
        <w:rPr>
          <w:rFonts w:ascii="Courier New" w:hAnsi="Courier New" w:cs="Courier New"/>
          <w:sz w:val="18"/>
          <w:szCs w:val="18"/>
          <w:lang w:val="en-US"/>
        </w:rPr>
        <w:t xml:space="preserve">...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b/>
          <w:bCs/>
          <w:sz w:val="18"/>
          <w:szCs w:val="18"/>
          <w:lang w:val="en-US"/>
        </w:rPr>
        <w:tab/>
      </w:r>
      <w:r w:rsidR="009B735F" w:rsidRPr="009B735F">
        <w:rPr>
          <w:rFonts w:ascii="Courier New" w:hAnsi="Courier New" w:cs="Courier New"/>
          <w:b/>
          <w:bCs/>
          <w:sz w:val="18"/>
          <w:szCs w:val="18"/>
          <w:lang w:val="en-US"/>
        </w:rPr>
        <w:t xml:space="preserve">linux64 </w:t>
      </w:r>
      <w:r>
        <w:rPr>
          <w:rFonts w:ascii="Courier New" w:hAnsi="Courier New" w:cs="Courier New"/>
          <w:b/>
          <w:bCs/>
          <w:sz w:val="18"/>
          <w:szCs w:val="18"/>
          <w:lang w:val="en-US"/>
        </w:rPr>
        <w:tab/>
      </w:r>
      <w:r w:rsidR="009B735F" w:rsidRPr="009B735F">
        <w:rPr>
          <w:rFonts w:ascii="Courier New" w:hAnsi="Courier New" w:cs="Courier New"/>
          <w:sz w:val="18"/>
          <w:szCs w:val="18"/>
          <w:lang w:val="en-US"/>
        </w:rPr>
        <w:t xml:space="preserve">// Optional binaries for 64-bit Linux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t xml:space="preserve">  </w:t>
      </w:r>
      <w:r w:rsidR="009B735F" w:rsidRPr="009B735F">
        <w:rPr>
          <w:rFonts w:ascii="Courier New" w:hAnsi="Courier New" w:cs="Courier New"/>
          <w:sz w:val="18"/>
          <w:szCs w:val="18"/>
          <w:lang w:val="en-US"/>
        </w:rPr>
        <w:t xml:space="preserve">... </w:t>
      </w:r>
    </w:p>
    <w:p w:rsidR="009B735F" w:rsidRPr="009B735F" w:rsidRDefault="009B735F" w:rsidP="00807EE4">
      <w:pPr>
        <w:pStyle w:val="Default"/>
        <w:tabs>
          <w:tab w:val="left" w:pos="500"/>
          <w:tab w:val="left" w:pos="900"/>
          <w:tab w:val="left" w:pos="3400"/>
        </w:tabs>
        <w:ind w:left="100"/>
        <w:rPr>
          <w:rFonts w:ascii="Courier New" w:hAnsi="Courier New" w:cs="Courier New"/>
          <w:sz w:val="18"/>
          <w:szCs w:val="18"/>
          <w:lang w:val="en-US"/>
        </w:rPr>
      </w:pPr>
      <w:r w:rsidRPr="009B735F">
        <w:rPr>
          <w:rFonts w:ascii="Courier New" w:hAnsi="Courier New" w:cs="Courier New"/>
          <w:b/>
          <w:bCs/>
          <w:sz w:val="18"/>
          <w:szCs w:val="18"/>
          <w:lang w:val="en-US"/>
        </w:rPr>
        <w:t xml:space="preserve">resources </w:t>
      </w:r>
      <w:r w:rsidR="00807EE4">
        <w:rPr>
          <w:rFonts w:ascii="Courier New" w:hAnsi="Courier New" w:cs="Courier New"/>
          <w:b/>
          <w:bCs/>
          <w:sz w:val="18"/>
          <w:szCs w:val="18"/>
          <w:lang w:val="en-US"/>
        </w:rPr>
        <w:tab/>
      </w:r>
      <w:r w:rsidRPr="009B735F">
        <w:rPr>
          <w:rFonts w:ascii="Courier New" w:hAnsi="Courier New" w:cs="Courier New"/>
          <w:sz w:val="18"/>
          <w:szCs w:val="18"/>
          <w:lang w:val="en-US"/>
        </w:rPr>
        <w:t xml:space="preserve">// Optional resources needed by the model </w:t>
      </w:r>
    </w:p>
    <w:p w:rsidR="009B735F" w:rsidRPr="009B735F" w:rsidRDefault="00807EE4" w:rsidP="00807EE4">
      <w:pPr>
        <w:pStyle w:val="Default"/>
        <w:tabs>
          <w:tab w:val="left" w:pos="500"/>
          <w:tab w:val="left" w:pos="900"/>
          <w:tab w:val="left" w:pos="3400"/>
        </w:tabs>
        <w:ind w:left="100"/>
        <w:rPr>
          <w:rFonts w:ascii="Courier New" w:hAnsi="Courier New" w:cs="Courier New"/>
          <w:sz w:val="18"/>
          <w:szCs w:val="18"/>
          <w:lang w:val="en-US"/>
        </w:rPr>
      </w:pPr>
      <w:r>
        <w:rPr>
          <w:rFonts w:ascii="Courier New" w:hAnsi="Courier New" w:cs="Courier New"/>
          <w:sz w:val="18"/>
          <w:szCs w:val="18"/>
          <w:lang w:val="en-US"/>
        </w:rPr>
        <w:tab/>
      </w:r>
      <w:r w:rsidR="009B735F" w:rsidRPr="009B735F">
        <w:rPr>
          <w:rFonts w:ascii="Courier New" w:hAnsi="Courier New" w:cs="Courier New"/>
          <w:sz w:val="18"/>
          <w:szCs w:val="18"/>
          <w:lang w:val="en-US"/>
        </w:rPr>
        <w:t>&lt; data in model specific files which will be read during initialization &gt;</w:t>
      </w:r>
      <w:r>
        <w:rPr>
          <w:rFonts w:ascii="Courier New" w:hAnsi="Courier New" w:cs="Courier New"/>
          <w:sz w:val="18"/>
          <w:szCs w:val="18"/>
          <w:lang w:val="en-US"/>
        </w:rPr>
        <w:br/>
      </w:r>
      <w:r w:rsidR="009B735F" w:rsidRPr="009B735F">
        <w:rPr>
          <w:rFonts w:ascii="Courier New" w:hAnsi="Courier New" w:cs="Courier New"/>
          <w:sz w:val="18"/>
          <w:szCs w:val="18"/>
          <w:lang w:val="en-US"/>
        </w:rPr>
        <w:t xml:space="preserve"> </w:t>
      </w:r>
    </w:p>
    <w:p w:rsidR="00FB3C14" w:rsidRDefault="00D34C45">
      <w:pPr>
        <w:pStyle w:val="Hint"/>
        <w:ind w:left="0"/>
        <w:rPr>
          <w:ins w:id="383" w:author="andreas" w:date="2017-02-19T22:03:00Z"/>
          <w:rFonts w:ascii="Times New Roman" w:hAnsi="Times New Roman"/>
          <w:sz w:val="24"/>
        </w:rPr>
        <w:pPrChange w:id="384" w:author="andreas" w:date="2017-02-19T21:56:00Z">
          <w:pPr>
            <w:pStyle w:val="Textkrper"/>
          </w:pPr>
        </w:pPrChange>
      </w:pPr>
      <w:ins w:id="385" w:author="andreas" w:date="2017-03-06T23:51:00Z">
        <w:r>
          <w:rPr>
            <w:rFonts w:ascii="Times New Roman" w:hAnsi="Times New Roman" w:cs="Times New Roman"/>
            <w:sz w:val="24"/>
            <w:szCs w:val="24"/>
          </w:rPr>
          <w:t>[</w:t>
        </w:r>
      </w:ins>
      <w:ins w:id="386" w:author="andreas" w:date="2017-02-19T21:46:00Z">
        <w:r w:rsidR="00FB3C14" w:rsidRPr="00D34C45">
          <w:rPr>
            <w:rFonts w:ascii="Times New Roman" w:hAnsi="Times New Roman" w:cs="Times New Roman"/>
            <w:i/>
            <w:sz w:val="24"/>
            <w:szCs w:val="24"/>
            <w:rPrChange w:id="387" w:author="andreas" w:date="2017-03-06T23:52:00Z">
              <w:rPr/>
            </w:rPrChange>
          </w:rPr>
          <w:t>Make sure you do not prefix the path</w:t>
        </w:r>
      </w:ins>
      <w:ins w:id="388" w:author="andreas" w:date="2017-02-19T21:54:00Z">
        <w:r w:rsidR="00811E52" w:rsidRPr="00D34C45">
          <w:rPr>
            <w:rFonts w:ascii="Times New Roman" w:hAnsi="Times New Roman" w:cs="Times New Roman"/>
            <w:i/>
            <w:sz w:val="24"/>
            <w:szCs w:val="24"/>
            <w:rPrChange w:id="389" w:author="andreas" w:date="2017-03-06T23:52:00Z">
              <w:rPr/>
            </w:rPrChange>
          </w:rPr>
          <w:t xml:space="preserve"> with ‘</w:t>
        </w:r>
        <w:r w:rsidR="00811E52" w:rsidRPr="00D34C45">
          <w:rPr>
            <w:i/>
            <w:sz w:val="24"/>
            <w:szCs w:val="24"/>
            <w:rPrChange w:id="390" w:author="andreas" w:date="2017-03-06T23:52:00Z">
              <w:rPr/>
            </w:rPrChange>
          </w:rPr>
          <w:t>./</w:t>
        </w:r>
        <w:r w:rsidR="00811E52" w:rsidRPr="00D34C45">
          <w:rPr>
            <w:rFonts w:ascii="Times New Roman" w:hAnsi="Times New Roman" w:cs="Times New Roman"/>
            <w:i/>
            <w:sz w:val="24"/>
            <w:szCs w:val="24"/>
            <w:rPrChange w:id="391" w:author="andreas" w:date="2017-03-06T23:52:00Z">
              <w:rPr/>
            </w:rPrChange>
          </w:rPr>
          <w:t>’. This may lead to problems during extraction or unzipping.</w:t>
        </w:r>
      </w:ins>
      <w:ins w:id="392" w:author="andreas" w:date="2017-03-06T23:52:00Z">
        <w:r w:rsidRPr="00D34C45">
          <w:rPr>
            <w:rFonts w:ascii="Times New Roman" w:hAnsi="Times New Roman" w:cs="Times New Roman"/>
            <w:sz w:val="24"/>
            <w:szCs w:val="24"/>
            <w:rPrChange w:id="393" w:author="andreas" w:date="2017-03-06T23:52:00Z">
              <w:rPr>
                <w:rFonts w:ascii="Times New Roman" w:hAnsi="Times New Roman"/>
                <w:i/>
                <w:sz w:val="24"/>
              </w:rPr>
            </w:rPrChange>
          </w:rPr>
          <w:t>]</w:t>
        </w:r>
      </w:ins>
    </w:p>
    <w:p w:rsidR="009B735F" w:rsidRDefault="009B735F" w:rsidP="009B735F">
      <w:pPr>
        <w:pStyle w:val="Textkrper"/>
      </w:pPr>
      <w:r w:rsidRPr="009B735F">
        <w:t xml:space="preserve">The </w:t>
      </w:r>
      <w:r w:rsidR="00F33D42">
        <w:t>FMU</w:t>
      </w:r>
      <w:r w:rsidR="00F33D42" w:rsidRPr="009B735F">
        <w:t xml:space="preserve"> </w:t>
      </w:r>
      <w:r w:rsidRPr="009B735F">
        <w:t xml:space="preserve">must be distributed with </w:t>
      </w:r>
      <w:r w:rsidRPr="00E2730C">
        <w:t>at least</w:t>
      </w:r>
      <w:r w:rsidR="00F33D42">
        <w:t xml:space="preserve"> o</w:t>
      </w:r>
      <w:r w:rsidRPr="009B735F">
        <w:t xml:space="preserve">ne implementation, i.e., either </w:t>
      </w:r>
      <w:r w:rsidRPr="00E2730C">
        <w:t xml:space="preserve">sources </w:t>
      </w:r>
      <w:r w:rsidRPr="009B735F">
        <w:t xml:space="preserve">or one of the </w:t>
      </w:r>
      <w:r w:rsidRPr="00E2730C">
        <w:t xml:space="preserve">binaries </w:t>
      </w:r>
      <w:r w:rsidRPr="009B735F">
        <w:t>for a particular machine</w:t>
      </w:r>
      <w:r w:rsidR="005C58EF">
        <w:rPr>
          <w:rStyle w:val="Funotenzeichen"/>
        </w:rPr>
        <w:footnoteReference w:id="3"/>
      </w:r>
      <w:r w:rsidRPr="009B735F">
        <w:t xml:space="preserve">. It is also possible to provide the sources and binaries for different target machines altogether in one zip-file. The names “win32”, “win64”, “linux32”, “linux64” are standardized, as well as the names “VisualStudioX” and “gccX” that define the compiler with which the binary has been generated. Further names can be introduced by vendors. Typical scenarios are to provide binaries only for one machine type (e.g. on the machine where the target simulator is running and for which licenses of run-time libraries are available) or to provide only sources (e.g. for translation and download for a particular micro-processor). If run-time libraries cannot be shipped due to licensing, special handling is needed, e.g., by providing the run-time libraries at appropriate places by the receiver. </w:t>
      </w:r>
    </w:p>
    <w:p w:rsidR="005C58EF" w:rsidRPr="009B735F" w:rsidRDefault="005C58EF" w:rsidP="009B735F">
      <w:pPr>
        <w:pStyle w:val="Textkrper"/>
      </w:pPr>
      <w:r>
        <w:lastRenderedPageBreak/>
        <w:t xml:space="preserve">FMI for Co-Simulation provides the means for two kinds of implementation: </w:t>
      </w:r>
      <w:r w:rsidRPr="0039026B">
        <w:rPr>
          <w:rStyle w:val="CODE"/>
        </w:rPr>
        <w:t>CoSimulation_Tool</w:t>
      </w:r>
      <w:r w:rsidR="0039026B">
        <w:t xml:space="preserve"> and </w:t>
      </w:r>
      <w:r w:rsidR="0039026B" w:rsidRPr="0039026B">
        <w:rPr>
          <w:rStyle w:val="CODE"/>
        </w:rPr>
        <w:t>CoSimulation_StandAlone</w:t>
      </w:r>
      <w:r w:rsidR="0039026B">
        <w:t>. In the first scenario a slave tool specific wrapper dll has to be provided as the binary</w:t>
      </w:r>
      <w:r w:rsidR="007A7FB7">
        <w:t xml:space="preserve">, in the second a compiled </w:t>
      </w:r>
      <w:r w:rsidR="00F33D42">
        <w:t xml:space="preserve">or source code </w:t>
      </w:r>
      <w:r w:rsidR="007A7FB7">
        <w:t>version of the model with its solver is stored</w:t>
      </w:r>
      <w:r w:rsidR="0039026B">
        <w:t xml:space="preserve"> (see section </w:t>
      </w:r>
      <w:r w:rsidR="0039026B">
        <w:fldChar w:fldCharType="begin"/>
      </w:r>
      <w:r w:rsidR="0039026B">
        <w:instrText xml:space="preserve"> REF _Ref272930921 \r \h </w:instrText>
      </w:r>
      <w:r w:rsidR="0039026B">
        <w:fldChar w:fldCharType="separate"/>
      </w:r>
      <w:r w:rsidR="0010528C">
        <w:t>2.1</w:t>
      </w:r>
      <w:r w:rsidR="0039026B">
        <w:fldChar w:fldCharType="end"/>
      </w:r>
      <w:r w:rsidR="0039026B">
        <w:t xml:space="preserve"> for details).</w:t>
      </w:r>
    </w:p>
    <w:p w:rsidR="009B735F" w:rsidRDefault="009B735F" w:rsidP="009B735F">
      <w:pPr>
        <w:pStyle w:val="Textkrper"/>
        <w:rPr>
          <w:sz w:val="18"/>
          <w:szCs w:val="18"/>
        </w:rPr>
      </w:pPr>
      <w:r w:rsidRPr="009B735F">
        <w:t>In directory “</w:t>
      </w:r>
      <w:r w:rsidRPr="009B735F">
        <w:rPr>
          <w:rFonts w:ascii="Courier New" w:hAnsi="Courier New" w:cs="Courier New"/>
          <w:sz w:val="19"/>
          <w:szCs w:val="19"/>
        </w:rPr>
        <w:t>resources</w:t>
      </w:r>
      <w:r w:rsidRPr="009B735F">
        <w:t>”, additional data can be provided in model specific formats, typically for tables and maps used in the model. This data must be read into the model at</w:t>
      </w:r>
      <w:r w:rsidR="00086870">
        <w:t xml:space="preserve"> the</w:t>
      </w:r>
      <w:r w:rsidRPr="009B735F">
        <w:t xml:space="preserve"> latest during initialization (</w:t>
      </w:r>
      <w:r w:rsidR="008C1D9E">
        <w:rPr>
          <w:rFonts w:ascii="Courier New" w:hAnsi="Courier New" w:cs="Courier New"/>
          <w:sz w:val="19"/>
          <w:szCs w:val="19"/>
        </w:rPr>
        <w:t>fmiInitializeSlave</w:t>
      </w:r>
      <w:r w:rsidRPr="009B735F">
        <w:t xml:space="preserve">). The actual file names in the zip-file to access the data files can either be hard-coded in the generated model functions, or the file names can be provided as string parameters via the </w:t>
      </w:r>
      <w:r w:rsidRPr="009B735F">
        <w:rPr>
          <w:rFonts w:ascii="Courier New" w:hAnsi="Courier New" w:cs="Courier New"/>
          <w:sz w:val="19"/>
          <w:szCs w:val="19"/>
        </w:rPr>
        <w:t>fmiSetString</w:t>
      </w:r>
      <w:r w:rsidRPr="009B735F">
        <w:t xml:space="preserve"> function</w:t>
      </w:r>
      <w:r w:rsidR="00086870">
        <w:t xml:space="preserve"> (see</w:t>
      </w:r>
      <w:r w:rsidRPr="009B735F">
        <w:t xml:space="preserve"> </w:t>
      </w:r>
      <w:r w:rsidRPr="009B735F">
        <w:rPr>
          <w:sz w:val="18"/>
          <w:szCs w:val="18"/>
        </w:rPr>
        <w:t xml:space="preserve">Functional Mock-up Interface for Model Exchange </w:t>
      </w:r>
      <w:r w:rsidRPr="009B735F">
        <w:rPr>
          <w:b/>
          <w:bCs/>
          <w:sz w:val="18"/>
          <w:szCs w:val="18"/>
        </w:rPr>
        <w:t xml:space="preserve">MODELISAR </w:t>
      </w:r>
      <w:r w:rsidRPr="009B735F">
        <w:rPr>
          <w:sz w:val="18"/>
          <w:szCs w:val="18"/>
        </w:rPr>
        <w:t>(ITEA 2 - 07006) January 26, 2010 Page 41 of 56</w:t>
      </w:r>
      <w:r w:rsidR="00086870">
        <w:rPr>
          <w:sz w:val="18"/>
          <w:szCs w:val="18"/>
        </w:rPr>
        <w:t>).</w:t>
      </w:r>
      <w:r w:rsidRPr="009B735F">
        <w:rPr>
          <w:sz w:val="18"/>
          <w:szCs w:val="18"/>
        </w:rPr>
        <w:t xml:space="preserve"> </w:t>
      </w:r>
    </w:p>
    <w:p w:rsidR="007A7FB7" w:rsidRPr="009B735F" w:rsidRDefault="007A7FB7" w:rsidP="009B735F">
      <w:pPr>
        <w:pStyle w:val="Textkrper"/>
        <w:rPr>
          <w:sz w:val="18"/>
          <w:szCs w:val="18"/>
        </w:rPr>
      </w:pPr>
      <w:r>
        <w:rPr>
          <w:sz w:val="18"/>
          <w:szCs w:val="18"/>
        </w:rPr>
        <w:t xml:space="preserve">In the case of a co-simulation implementation of </w:t>
      </w:r>
      <w:r w:rsidRPr="0039026B">
        <w:rPr>
          <w:rStyle w:val="CODE"/>
        </w:rPr>
        <w:t>CoSimulation_Tool</w:t>
      </w:r>
      <w:r>
        <w:t xml:space="preserve"> </w:t>
      </w:r>
      <w:r>
        <w:rPr>
          <w:sz w:val="18"/>
          <w:szCs w:val="18"/>
        </w:rPr>
        <w:t>type, the “</w:t>
      </w:r>
      <w:r w:rsidRPr="009B735F">
        <w:rPr>
          <w:rFonts w:ascii="Courier New" w:hAnsi="Courier New" w:cs="Courier New"/>
          <w:sz w:val="19"/>
          <w:szCs w:val="19"/>
        </w:rPr>
        <w:t>resources</w:t>
      </w:r>
      <w:r>
        <w:rPr>
          <w:sz w:val="18"/>
          <w:szCs w:val="18"/>
        </w:rPr>
        <w:t>“ directory can contain the model source file in the tool specific file format.</w:t>
      </w:r>
    </w:p>
    <w:p w:rsidR="009B735F" w:rsidRPr="009B735F" w:rsidRDefault="009B735F" w:rsidP="009B735F">
      <w:pPr>
        <w:pStyle w:val="Textkrper"/>
      </w:pPr>
      <w:r w:rsidRPr="009B735F">
        <w:t>Note</w:t>
      </w:r>
      <w:r w:rsidR="007A7FB7">
        <w:t xml:space="preserve"> that</w:t>
      </w:r>
      <w:r w:rsidRPr="009B735F">
        <w:t xml:space="preserve"> the header files </w:t>
      </w:r>
      <w:r w:rsidRPr="009B735F">
        <w:rPr>
          <w:rFonts w:ascii="Courier New" w:hAnsi="Courier New" w:cs="Courier New"/>
          <w:sz w:val="19"/>
          <w:szCs w:val="19"/>
        </w:rPr>
        <w:t>fmi</w:t>
      </w:r>
      <w:r w:rsidR="007A7FB7">
        <w:rPr>
          <w:rFonts w:ascii="Courier New" w:hAnsi="Courier New" w:cs="Courier New"/>
          <w:sz w:val="19"/>
          <w:szCs w:val="19"/>
        </w:rPr>
        <w:t>Platform</w:t>
      </w:r>
      <w:r w:rsidRPr="009B735F">
        <w:rPr>
          <w:rFonts w:ascii="Courier New" w:hAnsi="Courier New" w:cs="Courier New"/>
          <w:sz w:val="19"/>
          <w:szCs w:val="19"/>
        </w:rPr>
        <w:t xml:space="preserve">Types.h </w:t>
      </w:r>
      <w:r w:rsidRPr="009B735F">
        <w:t xml:space="preserve">and </w:t>
      </w:r>
      <w:r w:rsidRPr="009B735F">
        <w:rPr>
          <w:rFonts w:ascii="Courier New" w:hAnsi="Courier New" w:cs="Courier New"/>
          <w:sz w:val="19"/>
          <w:szCs w:val="19"/>
        </w:rPr>
        <w:t xml:space="preserve">fmiFunctions.h </w:t>
      </w:r>
      <w:r w:rsidRPr="009B735F">
        <w:t xml:space="preserve">are not included in the FMU due to the following reasons: </w:t>
      </w:r>
    </w:p>
    <w:p w:rsidR="009B735F" w:rsidRPr="009B735F" w:rsidRDefault="009B735F" w:rsidP="009B735F">
      <w:pPr>
        <w:pStyle w:val="Textkrper"/>
      </w:pPr>
      <w:r w:rsidRPr="009B735F">
        <w:rPr>
          <w:rFonts w:ascii="Courier New" w:hAnsi="Courier New" w:cs="Courier New"/>
          <w:sz w:val="19"/>
          <w:szCs w:val="19"/>
        </w:rPr>
        <w:t>fmi</w:t>
      </w:r>
      <w:r w:rsidR="007A7FB7">
        <w:rPr>
          <w:rFonts w:ascii="Courier New" w:hAnsi="Courier New" w:cs="Courier New"/>
          <w:sz w:val="19"/>
          <w:szCs w:val="19"/>
        </w:rPr>
        <w:t>Platform</w:t>
      </w:r>
      <w:r w:rsidRPr="009B735F">
        <w:rPr>
          <w:rFonts w:ascii="Courier New" w:hAnsi="Courier New" w:cs="Courier New"/>
          <w:sz w:val="19"/>
          <w:szCs w:val="19"/>
        </w:rPr>
        <w:t xml:space="preserve">Types.h </w:t>
      </w:r>
      <w:r w:rsidRPr="009B735F">
        <w:t>makes no sense in the “</w:t>
      </w:r>
      <w:r w:rsidRPr="008C1D9E">
        <w:rPr>
          <w:rStyle w:val="CODE"/>
        </w:rPr>
        <w:t>sources</w:t>
      </w:r>
      <w:r w:rsidRPr="009B735F">
        <w:t>” directory, because if sources are provided, then the target simulator defines this header file and not the FMU. This header file is not included in the “</w:t>
      </w:r>
      <w:r w:rsidRPr="008C1D9E">
        <w:rPr>
          <w:rStyle w:val="CODE"/>
        </w:rPr>
        <w:t>binaries</w:t>
      </w:r>
      <w:r w:rsidRPr="009B735F">
        <w:t xml:space="preserve">” directory, because it is implicitly defined by the platform directory (e.g. win32 for 32-bit machine or linux64 for 64-bit machine). Furthermore, the version that was used to construct the FMU can also be inquired via function </w:t>
      </w:r>
      <w:r w:rsidRPr="009B735F">
        <w:rPr>
          <w:rFonts w:ascii="Courier New" w:hAnsi="Courier New" w:cs="Courier New"/>
          <w:sz w:val="19"/>
          <w:szCs w:val="19"/>
        </w:rPr>
        <w:t>fmiGet</w:t>
      </w:r>
      <w:del w:id="395" w:author="Viel, Antoine" w:date="2017-02-13T15:35:00Z">
        <w:r w:rsidRPr="009B735F" w:rsidDel="00823B82">
          <w:rPr>
            <w:rFonts w:ascii="Courier New" w:hAnsi="Courier New" w:cs="Courier New"/>
            <w:sz w:val="19"/>
            <w:szCs w:val="19"/>
          </w:rPr>
          <w:delText>M</w:delText>
        </w:r>
      </w:del>
      <w:del w:id="396" w:author="Viel, Antoine" w:date="2017-02-13T15:33:00Z">
        <w:r w:rsidRPr="009B735F" w:rsidDel="00823B82">
          <w:rPr>
            <w:rFonts w:ascii="Courier New" w:hAnsi="Courier New" w:cs="Courier New"/>
            <w:sz w:val="19"/>
            <w:szCs w:val="19"/>
          </w:rPr>
          <w:delText>odel</w:delText>
        </w:r>
      </w:del>
      <w:r w:rsidRPr="009B735F">
        <w:rPr>
          <w:rFonts w:ascii="Courier New" w:hAnsi="Courier New" w:cs="Courier New"/>
          <w:sz w:val="19"/>
          <w:szCs w:val="19"/>
        </w:rPr>
        <w:t>TypesPlatform()</w:t>
      </w:r>
      <w:r w:rsidRPr="009B735F">
        <w:t xml:space="preserve">. </w:t>
      </w:r>
    </w:p>
    <w:p w:rsidR="009B735F" w:rsidRPr="009B735F" w:rsidRDefault="009B735F" w:rsidP="009B735F">
      <w:pPr>
        <w:pStyle w:val="Textkrper"/>
      </w:pPr>
      <w:r w:rsidRPr="009B735F">
        <w:rPr>
          <w:rFonts w:ascii="Courier New" w:hAnsi="Courier New" w:cs="Courier New"/>
          <w:sz w:val="19"/>
          <w:szCs w:val="19"/>
        </w:rPr>
        <w:t xml:space="preserve">fmiFunctions.h </w:t>
      </w:r>
      <w:r w:rsidRPr="009B735F">
        <w:t>is not needed in the “</w:t>
      </w:r>
      <w:r w:rsidRPr="008C1D9E">
        <w:rPr>
          <w:rStyle w:val="CODE"/>
        </w:rPr>
        <w:t>sources</w:t>
      </w:r>
      <w:r w:rsidRPr="009B735F">
        <w:t xml:space="preserve">” directory, because it is implicitly defined by attribute </w:t>
      </w:r>
      <w:r w:rsidRPr="009B735F">
        <w:rPr>
          <w:rFonts w:ascii="Courier New" w:hAnsi="Courier New" w:cs="Courier New"/>
          <w:sz w:val="19"/>
          <w:szCs w:val="19"/>
        </w:rPr>
        <w:t xml:space="preserve">fmiVersion </w:t>
      </w:r>
      <w:r w:rsidRPr="009B735F">
        <w:t xml:space="preserve">in file </w:t>
      </w:r>
      <w:r w:rsidRPr="009B735F">
        <w:rPr>
          <w:rFonts w:ascii="Courier New" w:hAnsi="Courier New" w:cs="Courier New"/>
          <w:b/>
          <w:bCs/>
          <w:sz w:val="19"/>
          <w:szCs w:val="19"/>
        </w:rPr>
        <w:t>modelDescription.xml</w:t>
      </w:r>
      <w:r w:rsidRPr="009B735F">
        <w:t>. Furthermore, in order that the C-compiler can check for consistent function arguments, the header file from the target simulator should be used when compiling the C-sources. It would therefore be counter productive (unsafe), if this header file would be present. This header file is not included in the “</w:t>
      </w:r>
      <w:r w:rsidRPr="008C1D9E">
        <w:rPr>
          <w:rStyle w:val="CODE"/>
        </w:rPr>
        <w:t>binaries</w:t>
      </w:r>
      <w:r w:rsidRPr="009B735F">
        <w:t xml:space="preserve">” directory, since this header file was already utilized to build the target simulator executable. Via attribute </w:t>
      </w:r>
      <w:r w:rsidRPr="009B735F">
        <w:rPr>
          <w:rFonts w:ascii="Courier New" w:hAnsi="Courier New" w:cs="Courier New"/>
          <w:sz w:val="19"/>
          <w:szCs w:val="19"/>
        </w:rPr>
        <w:t xml:space="preserve">fmiVersion </w:t>
      </w:r>
      <w:r w:rsidRPr="009B735F">
        <w:t xml:space="preserve">in file </w:t>
      </w:r>
      <w:r w:rsidRPr="009B735F">
        <w:rPr>
          <w:rFonts w:ascii="Courier New" w:hAnsi="Courier New" w:cs="Courier New"/>
          <w:b/>
          <w:bCs/>
          <w:sz w:val="19"/>
          <w:szCs w:val="19"/>
        </w:rPr>
        <w:t xml:space="preserve">modelDescription.xml </w:t>
      </w:r>
      <w:r w:rsidRPr="009B735F">
        <w:t xml:space="preserve">or via function call </w:t>
      </w:r>
      <w:r w:rsidRPr="009B735F">
        <w:rPr>
          <w:rFonts w:ascii="Courier New" w:hAnsi="Courier New" w:cs="Courier New"/>
          <w:sz w:val="19"/>
          <w:szCs w:val="19"/>
        </w:rPr>
        <w:t xml:space="preserve">fmiGetVersion() </w:t>
      </w:r>
      <w:r w:rsidRPr="009B735F">
        <w:t xml:space="preserve">the version number of this header file used to construct the FMU can be deduced. </w:t>
      </w:r>
    </w:p>
    <w:p w:rsidR="00990EFE" w:rsidRPr="007E2A00" w:rsidRDefault="00990EFE" w:rsidP="00C1282E">
      <w:pPr>
        <w:pStyle w:val="berschrift1"/>
      </w:pPr>
      <w:bookmarkStart w:id="397" w:name="_Toc274647163"/>
      <w:r w:rsidRPr="007E2A00">
        <w:lastRenderedPageBreak/>
        <w:t>Literature</w:t>
      </w:r>
      <w:bookmarkEnd w:id="334"/>
      <w:bookmarkEnd w:id="397"/>
    </w:p>
    <w:p w:rsidR="00100471" w:rsidRPr="007E2A00" w:rsidRDefault="00100471" w:rsidP="00C1282E">
      <w:pPr>
        <w:pStyle w:val="Reference0"/>
        <w:outlineLvl w:val="0"/>
        <w:rPr>
          <w:lang w:val="en-US" w:eastAsia="sv-SE"/>
        </w:rPr>
      </w:pPr>
      <w:r w:rsidRPr="007E2A00">
        <w:rPr>
          <w:lang w:val="en-US" w:eastAsia="sv-SE"/>
        </w:rPr>
        <w:t xml:space="preserve">AMESim: </w:t>
      </w:r>
      <w:hyperlink r:id="rId284" w:history="1">
        <w:r w:rsidRPr="007E2A00">
          <w:rPr>
            <w:rStyle w:val="Hyperlink"/>
            <w:lang w:val="en-US" w:eastAsia="sv-SE"/>
          </w:rPr>
          <w:t>www.lmsintl.com/</w:t>
        </w:r>
      </w:hyperlink>
    </w:p>
    <w:p w:rsidR="00100471" w:rsidRPr="007E2A00" w:rsidRDefault="00100471" w:rsidP="00C1282E">
      <w:pPr>
        <w:pStyle w:val="Reference0"/>
        <w:outlineLvl w:val="0"/>
        <w:rPr>
          <w:lang w:val="en-US" w:eastAsia="sv-SE"/>
        </w:rPr>
      </w:pPr>
      <w:r w:rsidRPr="007E2A00">
        <w:rPr>
          <w:lang w:val="en-US" w:eastAsia="sv-SE"/>
        </w:rPr>
        <w:t xml:space="preserve">AUTOSAR: </w:t>
      </w:r>
      <w:hyperlink r:id="rId285" w:history="1">
        <w:r w:rsidRPr="007E2A00">
          <w:rPr>
            <w:rStyle w:val="Hyperlink"/>
            <w:lang w:val="en-US" w:eastAsia="sv-SE"/>
          </w:rPr>
          <w:t>www.autosar.org</w:t>
        </w:r>
      </w:hyperlink>
    </w:p>
    <w:p w:rsidR="00100471" w:rsidRPr="00086870" w:rsidRDefault="00100471" w:rsidP="00C1282E">
      <w:pPr>
        <w:pStyle w:val="Reference0"/>
        <w:outlineLvl w:val="0"/>
        <w:rPr>
          <w:lang w:val="it-IT" w:eastAsia="sv-SE"/>
        </w:rPr>
      </w:pPr>
      <w:r w:rsidRPr="00086870">
        <w:rPr>
          <w:lang w:val="it-IT" w:eastAsia="sv-SE"/>
        </w:rPr>
        <w:t xml:space="preserve">Dymola: </w:t>
      </w:r>
      <w:hyperlink r:id="rId286" w:history="1">
        <w:r w:rsidRPr="00086870">
          <w:rPr>
            <w:rStyle w:val="Hyperlink"/>
            <w:lang w:val="it-IT" w:eastAsia="sv-SE"/>
          </w:rPr>
          <w:t>www.dynasim.se</w:t>
        </w:r>
      </w:hyperlink>
    </w:p>
    <w:p w:rsidR="00100471" w:rsidRPr="00086870" w:rsidRDefault="00100471" w:rsidP="00C1282E">
      <w:pPr>
        <w:pStyle w:val="Reference0"/>
        <w:outlineLvl w:val="0"/>
        <w:rPr>
          <w:lang w:val="it-IT" w:eastAsia="sv-SE"/>
        </w:rPr>
      </w:pPr>
      <w:r w:rsidRPr="00086870">
        <w:rPr>
          <w:lang w:val="it-IT" w:eastAsia="sv-SE"/>
        </w:rPr>
        <w:t xml:space="preserve">EXITE: </w:t>
      </w:r>
      <w:hyperlink r:id="rId287" w:history="1">
        <w:r w:rsidRPr="00086870">
          <w:rPr>
            <w:rStyle w:val="Hyperlink"/>
            <w:lang w:val="it-IT" w:eastAsia="sv-SE"/>
          </w:rPr>
          <w:t>www.extessy.com</w:t>
        </w:r>
      </w:hyperlink>
    </w:p>
    <w:p w:rsidR="00D2499D" w:rsidRDefault="00597456" w:rsidP="00100471">
      <w:pPr>
        <w:pStyle w:val="Reference0"/>
        <w:rPr>
          <w:lang w:val="en-US" w:eastAsia="sv-SE"/>
        </w:rPr>
      </w:pPr>
      <w:r w:rsidRPr="007E2A00">
        <w:rPr>
          <w:lang w:val="en-US"/>
        </w:rPr>
        <w:t xml:space="preserve">R. Kübler, W. Schiehlen: </w:t>
      </w:r>
      <w:r w:rsidRPr="007E2A00">
        <w:rPr>
          <w:i/>
          <w:lang w:val="en-US"/>
        </w:rPr>
        <w:t>Two methods of simulator coupling</w:t>
      </w:r>
      <w:r w:rsidRPr="007E2A00">
        <w:rPr>
          <w:lang w:val="en-US"/>
        </w:rPr>
        <w:t xml:space="preserve">. - Mathematical and Computer Modelling of Dynamical Systems </w:t>
      </w:r>
      <w:r w:rsidRPr="007E2A00">
        <w:rPr>
          <w:b/>
          <w:lang w:val="en-US"/>
        </w:rPr>
        <w:t>6</w:t>
      </w:r>
      <w:r w:rsidRPr="007E2A00">
        <w:rPr>
          <w:lang w:val="en-US"/>
        </w:rPr>
        <w:t>(2000)93-113.</w:t>
      </w:r>
    </w:p>
    <w:p w:rsidR="00D2499D" w:rsidRDefault="00100471" w:rsidP="00D2499D">
      <w:pPr>
        <w:pStyle w:val="Reference0"/>
        <w:rPr>
          <w:lang w:val="en-US"/>
        </w:rPr>
      </w:pPr>
      <w:r w:rsidRPr="007E2A00">
        <w:rPr>
          <w:lang w:val="en-US" w:eastAsia="sv-SE"/>
        </w:rPr>
        <w:t xml:space="preserve">MODELISAR Glossary (2009): </w:t>
      </w:r>
      <w:r w:rsidRPr="007E2A00">
        <w:rPr>
          <w:lang w:val="en-US"/>
        </w:rPr>
        <w:t>MODELISAR WP2 Glossary and Abbreviations. Version 1.0, June 9, 2009.</w:t>
      </w:r>
      <w:r w:rsidR="00D2499D" w:rsidRPr="00D2499D">
        <w:rPr>
          <w:lang w:val="en-US"/>
        </w:rPr>
        <w:t xml:space="preserve"> </w:t>
      </w:r>
    </w:p>
    <w:p w:rsidR="00100471" w:rsidRPr="00B53AE9" w:rsidRDefault="00D2499D" w:rsidP="00D2499D">
      <w:pPr>
        <w:pStyle w:val="Reference0"/>
        <w:rPr>
          <w:rFonts w:ascii="Tms Rmn" w:eastAsia="MS Mincho" w:hAnsi="Tms Rmn" w:cs="Tms Rmn"/>
          <w:sz w:val="24"/>
          <w:lang w:val="en-US" w:eastAsia="ja-JP"/>
        </w:rPr>
      </w:pPr>
      <w:r>
        <w:rPr>
          <w:lang w:val="en-US" w:eastAsia="sv-SE"/>
        </w:rPr>
        <w:t>MODELISAR 2010: Functional Mock-up Interface for Model Exchange, Version 1.0, January 26, 2010</w:t>
      </w:r>
      <w:r w:rsidR="00B53AE9">
        <w:rPr>
          <w:lang w:val="en-US" w:eastAsia="sv-SE"/>
        </w:rPr>
        <w:t xml:space="preserve">, </w:t>
      </w:r>
      <w:hyperlink r:id="rId288" w:history="1">
        <w:r w:rsidR="00B53AE9" w:rsidRPr="00B53AE9">
          <w:rPr>
            <w:rStyle w:val="Hyperlink"/>
            <w:rFonts w:eastAsia="MS Mincho"/>
          </w:rPr>
          <w:t>http://www.functional-mockup-interface.org/fmi.html</w:t>
        </w:r>
      </w:hyperlink>
    </w:p>
    <w:p w:rsidR="00100471" w:rsidRPr="00A114F7" w:rsidRDefault="00100471" w:rsidP="00C1282E">
      <w:pPr>
        <w:pStyle w:val="Reference0"/>
        <w:outlineLvl w:val="0"/>
        <w:rPr>
          <w:lang w:val="pt-BR" w:eastAsia="sv-SE"/>
        </w:rPr>
      </w:pPr>
      <w:r w:rsidRPr="00A114F7">
        <w:rPr>
          <w:lang w:val="pt-BR" w:eastAsia="sv-SE"/>
        </w:rPr>
        <w:t xml:space="preserve">Silver: </w:t>
      </w:r>
      <w:r w:rsidR="00654E1A">
        <w:rPr>
          <w:lang w:val="en-CA"/>
        </w:rPr>
        <w:t>www.qtronic.de</w:t>
      </w:r>
      <w:ins w:id="398" w:author="andreas" w:date="2017-02-19T21:31:00Z">
        <w:r w:rsidR="00654E1A">
          <w:rPr>
            <w:lang w:val="en-CA"/>
          </w:rPr>
          <w:t xml:space="preserve"> </w:t>
        </w:r>
      </w:ins>
    </w:p>
    <w:p w:rsidR="00100471" w:rsidRPr="007E2A00" w:rsidRDefault="00100471" w:rsidP="00C1282E">
      <w:pPr>
        <w:pStyle w:val="Reference0"/>
        <w:outlineLvl w:val="0"/>
        <w:rPr>
          <w:lang w:val="en-US" w:eastAsia="sv-SE"/>
        </w:rPr>
      </w:pPr>
      <w:r w:rsidRPr="007E2A00">
        <w:rPr>
          <w:lang w:val="en-US" w:eastAsia="sv-SE"/>
        </w:rPr>
        <w:t xml:space="preserve">Simpack: </w:t>
      </w:r>
      <w:hyperlink r:id="rId289" w:history="1">
        <w:r w:rsidRPr="007E2A00">
          <w:rPr>
            <w:rStyle w:val="Hyperlink"/>
            <w:lang w:val="en-US" w:eastAsia="sv-SE"/>
          </w:rPr>
          <w:t>www.simpack.com</w:t>
        </w:r>
      </w:hyperlink>
    </w:p>
    <w:p w:rsidR="00100471" w:rsidRPr="007E2A00" w:rsidRDefault="00100471" w:rsidP="00C1282E">
      <w:pPr>
        <w:pStyle w:val="Reference0"/>
        <w:outlineLvl w:val="0"/>
        <w:rPr>
          <w:lang w:val="en-US" w:eastAsia="sv-SE"/>
        </w:rPr>
      </w:pPr>
      <w:r w:rsidRPr="007E2A00">
        <w:rPr>
          <w:lang w:val="en-US" w:eastAsia="sv-SE"/>
        </w:rPr>
        <w:t xml:space="preserve">SimulationX: </w:t>
      </w:r>
      <w:hyperlink r:id="rId290" w:history="1">
        <w:r w:rsidRPr="007E2A00">
          <w:rPr>
            <w:rStyle w:val="Hyperlink"/>
            <w:lang w:val="en-US" w:eastAsia="sv-SE"/>
          </w:rPr>
          <w:t>www.simulationx.com</w:t>
        </w:r>
      </w:hyperlink>
    </w:p>
    <w:p w:rsidR="00100471" w:rsidRPr="007E2A00" w:rsidRDefault="00100471" w:rsidP="00C1282E">
      <w:pPr>
        <w:pStyle w:val="Reference0"/>
        <w:outlineLvl w:val="0"/>
        <w:rPr>
          <w:rFonts w:cs="NimbusRomNo9L-Medi"/>
          <w:lang w:val="en-US"/>
        </w:rPr>
      </w:pPr>
      <w:r w:rsidRPr="007E2A00">
        <w:rPr>
          <w:lang w:val="en-US" w:eastAsia="sv-SE"/>
        </w:rPr>
        <w:t xml:space="preserve">XML: </w:t>
      </w:r>
      <w:hyperlink r:id="rId291" w:history="1">
        <w:r w:rsidRPr="007E2A00">
          <w:rPr>
            <w:rStyle w:val="Hyperlink"/>
            <w:rFonts w:cs="NimbusRomNo9L-Medi"/>
            <w:lang w:val="en-US"/>
          </w:rPr>
          <w:t>www.w3.org/XML</w:t>
        </w:r>
      </w:hyperlink>
      <w:r w:rsidRPr="007E2A00">
        <w:rPr>
          <w:rFonts w:cs="NimbusRomNo9L-Medi"/>
          <w:lang w:val="en-US"/>
        </w:rPr>
        <w:t xml:space="preserve">, </w:t>
      </w:r>
      <w:hyperlink r:id="rId292" w:history="1">
        <w:r w:rsidRPr="007E2A00">
          <w:rPr>
            <w:rStyle w:val="Hyperlink"/>
            <w:rFonts w:cs="NimbusRomNo9L-Medi"/>
            <w:lang w:val="en-US"/>
          </w:rPr>
          <w:t>en.wikipedia.org/wiki/Xml</w:t>
        </w:r>
      </w:hyperlink>
    </w:p>
    <w:p w:rsidR="00100471" w:rsidRPr="007E2A00" w:rsidRDefault="00100471" w:rsidP="00990EFE">
      <w:pPr>
        <w:pStyle w:val="Reference0"/>
        <w:rPr>
          <w:rFonts w:cs="NimbusRomNo9L-Medi"/>
          <w:lang w:val="en-US"/>
        </w:rPr>
      </w:pPr>
    </w:p>
    <w:p w:rsidR="006F0EE0" w:rsidRPr="007E2A00" w:rsidRDefault="006F0EE0" w:rsidP="006F0EE0">
      <w:pPr>
        <w:pStyle w:val="Appendix1"/>
        <w:rPr>
          <w:lang w:val="en-US"/>
        </w:rPr>
      </w:pPr>
      <w:bookmarkStart w:id="399" w:name="_Toc274647164"/>
      <w:r w:rsidRPr="007E2A00">
        <w:rPr>
          <w:lang w:val="en-US"/>
        </w:rPr>
        <w:lastRenderedPageBreak/>
        <w:t>Contributors</w:t>
      </w:r>
      <w:bookmarkEnd w:id="399"/>
    </w:p>
    <w:p w:rsidR="006F0EE0" w:rsidRPr="007E2A00" w:rsidRDefault="006F0EE0" w:rsidP="006F0EE0">
      <w:pPr>
        <w:pStyle w:val="Appendix2"/>
        <w:rPr>
          <w:lang w:val="en-US"/>
        </w:rPr>
      </w:pPr>
      <w:bookmarkStart w:id="400" w:name="_Toc274647165"/>
      <w:r w:rsidRPr="007E2A00">
        <w:rPr>
          <w:lang w:val="en-US"/>
        </w:rPr>
        <w:t xml:space="preserve">Version </w:t>
      </w:r>
      <w:r w:rsidR="002777D8">
        <w:rPr>
          <w:lang w:val="en-US"/>
        </w:rPr>
        <w:t>1.0</w:t>
      </w:r>
      <w:bookmarkEnd w:id="400"/>
    </w:p>
    <w:p w:rsidR="002777D8" w:rsidRDefault="002777D8" w:rsidP="002777D8">
      <w:pPr>
        <w:pStyle w:val="Textkrper"/>
        <w:spacing w:after="120"/>
      </w:pPr>
      <w:r>
        <w:t xml:space="preserve">The Functional Mock-up Interface subproject inside MODELISAR was initiated and organized by </w:t>
      </w:r>
      <w:r>
        <w:br/>
        <w:t>Daimler AG. The</w:t>
      </w:r>
      <w:r w:rsidRPr="00432F04">
        <w:t xml:space="preserve"> development </w:t>
      </w:r>
      <w:r w:rsidR="005D29A6">
        <w:t>FMI</w:t>
      </w:r>
      <w:r>
        <w:t xml:space="preserve"> for </w:t>
      </w:r>
      <w:r w:rsidR="005D29A6">
        <w:t>Co</w:t>
      </w:r>
      <w:r>
        <w:t>-</w:t>
      </w:r>
      <w:r w:rsidR="005D29A6">
        <w:t xml:space="preserve">Simulation version 1.0 </w:t>
      </w:r>
      <w:r w:rsidRPr="00432F04">
        <w:t xml:space="preserve">was performed within WP200 of the MODELISAR </w:t>
      </w:r>
      <w:r>
        <w:t xml:space="preserve">ITEA2 </w:t>
      </w:r>
      <w:r w:rsidRPr="00432F04">
        <w:t xml:space="preserve">project, organized by </w:t>
      </w:r>
      <w:r>
        <w:t>the WP200 work package leader Dietmar</w:t>
      </w:r>
      <w:r w:rsidRPr="00432F04">
        <w:t xml:space="preserve"> Neumerkel (Daimler).</w:t>
      </w:r>
      <w:r>
        <w:t xml:space="preserve"> </w:t>
      </w:r>
      <w:r w:rsidRPr="00432F04">
        <w:t>FMI</w:t>
      </w:r>
      <w:r>
        <w:t xml:space="preserve"> for Co-Simulation was developed in three subgroups: </w:t>
      </w:r>
      <w:r w:rsidR="005D29A6">
        <w:t>“Solver Coupling”</w:t>
      </w:r>
      <w:r>
        <w:t xml:space="preserve"> headed by </w:t>
      </w:r>
      <w:r w:rsidR="004E6B1B">
        <w:t xml:space="preserve">Martin Arnold (University Halle) and </w:t>
      </w:r>
      <w:r>
        <w:t xml:space="preserve">Torsten Blochwitz </w:t>
      </w:r>
      <w:r w:rsidRPr="00432F04">
        <w:t>(</w:t>
      </w:r>
      <w:r>
        <w:t>ITI)</w:t>
      </w:r>
      <w:r w:rsidR="005D29A6">
        <w:t>, “Tool Coupling” headed by Jörg-Volker Peetz (Fraunhofer SCAI), and “Control Logic” headed by Manuel Monteiro (Atego)</w:t>
      </w:r>
      <w:r w:rsidRPr="00432F04">
        <w:t>.</w:t>
      </w:r>
      <w:r>
        <w:t xml:space="preserve"> </w:t>
      </w:r>
      <w:r w:rsidRPr="00432F04">
        <w:t xml:space="preserve">The essential part of the design of this version was performed by (alphabetical list): </w:t>
      </w:r>
    </w:p>
    <w:p w:rsidR="002777D8" w:rsidRDefault="002777D8" w:rsidP="002777D8">
      <w:pPr>
        <w:pStyle w:val="Textkrper"/>
        <w:spacing w:before="0"/>
        <w:ind w:left="720"/>
      </w:pPr>
      <w:smartTag w:uri="urn:schemas-microsoft-com:office:smarttags" w:element="PersonName">
        <w:r w:rsidRPr="007E2A00">
          <w:t>Martin Arnold</w:t>
        </w:r>
      </w:smartTag>
      <w:r w:rsidRPr="007E2A00">
        <w:t xml:space="preserve">, University </w:t>
      </w:r>
      <w:smartTag w:uri="urn:schemas-microsoft-com:office:smarttags" w:element="City">
        <w:r w:rsidRPr="007E2A00">
          <w:t>Halle</w:t>
        </w:r>
      </w:smartTag>
      <w:r w:rsidRPr="007E2A00">
        <w:t>, Germany</w:t>
      </w:r>
    </w:p>
    <w:p w:rsidR="005D29A6" w:rsidRPr="00D849F8" w:rsidRDefault="00ED080C" w:rsidP="002777D8">
      <w:pPr>
        <w:pStyle w:val="Textkrper"/>
        <w:spacing w:before="0"/>
        <w:ind w:left="720"/>
      </w:pPr>
      <w:r w:rsidRPr="00D849F8">
        <w:t xml:space="preserve">Constanze </w:t>
      </w:r>
      <w:r w:rsidR="005D29A6" w:rsidRPr="00D849F8">
        <w:t>Bausch, Atego</w:t>
      </w:r>
      <w:r w:rsidRPr="00D849F8">
        <w:t xml:space="preserve"> Systems GmbH</w:t>
      </w:r>
      <w:r w:rsidR="005D29A6" w:rsidRPr="00D849F8">
        <w:t>, Wolfsburg, Germany</w:t>
      </w:r>
    </w:p>
    <w:p w:rsidR="002777D8" w:rsidRPr="00D849F8" w:rsidRDefault="002777D8" w:rsidP="002777D8">
      <w:pPr>
        <w:pStyle w:val="Textkrper"/>
        <w:spacing w:before="0"/>
        <w:ind w:left="720"/>
      </w:pPr>
      <w:r w:rsidRPr="00D849F8">
        <w:t>Torsten Blochwitz, ITI GmbH, Dresden, Germany</w:t>
      </w:r>
    </w:p>
    <w:p w:rsidR="002777D8" w:rsidRDefault="002777D8" w:rsidP="002777D8">
      <w:pPr>
        <w:pStyle w:val="Textkrper"/>
        <w:spacing w:before="0"/>
        <w:ind w:left="720"/>
      </w:pPr>
      <w:r w:rsidRPr="007E2A00">
        <w:t>Christoph Clauß, Fraunhofer IIS EAS, Dresden, Germany</w:t>
      </w:r>
    </w:p>
    <w:p w:rsidR="002777D8" w:rsidRPr="00D849F8" w:rsidRDefault="002777D8" w:rsidP="002777D8">
      <w:pPr>
        <w:pStyle w:val="Textkrper"/>
        <w:spacing w:before="0"/>
        <w:ind w:left="720"/>
        <w:outlineLvl w:val="0"/>
      </w:pPr>
      <w:r w:rsidRPr="00D849F8">
        <w:t>Manuel Monteiro, Atego</w:t>
      </w:r>
      <w:r w:rsidR="00ED080C" w:rsidRPr="00D849F8">
        <w:t xml:space="preserve"> Systems GmbH</w:t>
      </w:r>
      <w:r w:rsidRPr="00D849F8">
        <w:t>, Wolfsburg, Germany</w:t>
      </w:r>
    </w:p>
    <w:p w:rsidR="002777D8" w:rsidRDefault="002777D8" w:rsidP="002777D8">
      <w:pPr>
        <w:pStyle w:val="Textkrper"/>
        <w:spacing w:before="0"/>
        <w:ind w:left="720"/>
      </w:pPr>
      <w:r w:rsidRPr="007E2A00">
        <w:t xml:space="preserve">Thomas Neidhold, ITI GmbH, </w:t>
      </w:r>
      <w:smartTag w:uri="urn:schemas-microsoft-com:office:smarttags" w:element="City">
        <w:r w:rsidRPr="007E2A00">
          <w:t>Dresden</w:t>
        </w:r>
      </w:smartTag>
      <w:r w:rsidRPr="007E2A00">
        <w:t>, Germany</w:t>
      </w:r>
    </w:p>
    <w:p w:rsidR="002777D8" w:rsidRPr="000E24BF" w:rsidRDefault="002777D8" w:rsidP="002777D8">
      <w:pPr>
        <w:pStyle w:val="Textkrper"/>
        <w:spacing w:before="0"/>
        <w:ind w:left="720"/>
        <w:outlineLvl w:val="0"/>
        <w:rPr>
          <w:lang w:val="en-CA"/>
        </w:rPr>
      </w:pPr>
      <w:r w:rsidRPr="000E24BF">
        <w:rPr>
          <w:lang w:val="en-CA"/>
        </w:rPr>
        <w:t>Jörg-Volker Peetz, Fraunhofer SCAI, St. Augustin, Germany</w:t>
      </w:r>
    </w:p>
    <w:p w:rsidR="002777D8" w:rsidRPr="000E24BF" w:rsidRDefault="002777D8" w:rsidP="002777D8">
      <w:pPr>
        <w:pStyle w:val="Textkrper"/>
        <w:spacing w:before="0"/>
        <w:ind w:left="720"/>
        <w:rPr>
          <w:lang w:val="en-CA"/>
        </w:rPr>
      </w:pPr>
      <w:r w:rsidRPr="000E24BF">
        <w:rPr>
          <w:lang w:val="en-CA"/>
        </w:rPr>
        <w:t>Susann Wolf, Fraunhofer IIS EAS, Dresden, Germany</w:t>
      </w:r>
    </w:p>
    <w:p w:rsidR="002777D8" w:rsidRDefault="002777D8" w:rsidP="002777D8">
      <w:pPr>
        <w:pStyle w:val="Textkrper"/>
        <w:spacing w:after="120"/>
      </w:pPr>
      <w:r>
        <w:t>This version was evaluated with prototypes implemented for</w:t>
      </w:r>
      <w:r w:rsidRPr="00432F04">
        <w:t xml:space="preserve"> (alphabetical list):</w:t>
      </w:r>
    </w:p>
    <w:p w:rsidR="002777D8" w:rsidRDefault="00ED080C" w:rsidP="002777D8">
      <w:pPr>
        <w:pStyle w:val="Textkrper"/>
        <w:spacing w:before="0"/>
        <w:ind w:left="720"/>
      </w:pPr>
      <w:r>
        <w:t>SimulationX</w:t>
      </w:r>
      <w:r w:rsidR="00CB0AE5">
        <w:t xml:space="preserve"> by Torsten Blochwitz and Thomas Neidhold (ITI GmbH),</w:t>
      </w:r>
    </w:p>
    <w:p w:rsidR="00CB0AE5" w:rsidRDefault="00CB0AE5" w:rsidP="002777D8">
      <w:pPr>
        <w:pStyle w:val="Textkrper"/>
        <w:spacing w:before="0"/>
        <w:ind w:left="720"/>
      </w:pPr>
      <w:r>
        <w:t>Master algorithms by Christoph Clauß (Fraunhofer IIS EAS)</w:t>
      </w:r>
    </w:p>
    <w:p w:rsidR="002777D8" w:rsidRPr="00432F04" w:rsidRDefault="002777D8" w:rsidP="002777D8">
      <w:pPr>
        <w:pStyle w:val="Textkrper"/>
        <w:spacing w:after="120"/>
      </w:pPr>
      <w:r>
        <w:t>T</w:t>
      </w:r>
      <w:r w:rsidRPr="00432F04">
        <w:t>he following MODELISAR partners participated at FMI design meetings and contributed to the discussion (alphabetical list):</w:t>
      </w:r>
    </w:p>
    <w:p w:rsidR="002777D8" w:rsidRPr="007E2A00" w:rsidRDefault="002777D8" w:rsidP="002777D8">
      <w:pPr>
        <w:pStyle w:val="Textkrper"/>
        <w:spacing w:before="0"/>
        <w:ind w:left="720"/>
      </w:pPr>
      <w:smartTag w:uri="urn:schemas-microsoft-com:office:smarttags" w:element="PersonName">
        <w:r w:rsidRPr="007E2A00">
          <w:t>Martin Arnold</w:t>
        </w:r>
      </w:smartTag>
      <w:r w:rsidRPr="007E2A00">
        <w:t xml:space="preserve">, University </w:t>
      </w:r>
      <w:smartTag w:uri="urn:schemas-microsoft-com:office:smarttags" w:element="place">
        <w:smartTag w:uri="urn:schemas-microsoft-com:office:smarttags" w:element="City">
          <w:r w:rsidRPr="007E2A00">
            <w:t>Halle</w:t>
          </w:r>
        </w:smartTag>
        <w:r w:rsidRPr="007E2A00">
          <w:t xml:space="preserve">, </w:t>
        </w:r>
        <w:smartTag w:uri="urn:schemas-microsoft-com:office:smarttags" w:element="country-region">
          <w:r w:rsidRPr="007E2A00">
            <w:t>Germany</w:t>
          </w:r>
        </w:smartTag>
      </w:smartTag>
    </w:p>
    <w:p w:rsidR="00ED080C" w:rsidRDefault="002777D8" w:rsidP="00ED080C">
      <w:pPr>
        <w:pStyle w:val="Textkrper"/>
        <w:spacing w:before="0"/>
        <w:ind w:left="720"/>
      </w:pPr>
      <w:r w:rsidRPr="007E2A00">
        <w:t xml:space="preserve">Jens Bastian, Fraunhofer IIS EAS, </w:t>
      </w:r>
      <w:smartTag w:uri="urn:schemas-microsoft-com:office:smarttags" w:element="City">
        <w:r w:rsidRPr="007E2A00">
          <w:t>Dresden</w:t>
        </w:r>
      </w:smartTag>
      <w:r w:rsidRPr="007E2A00">
        <w:t>, Germany</w:t>
      </w:r>
      <w:r w:rsidR="00ED080C" w:rsidRPr="00ED080C">
        <w:t xml:space="preserve"> </w:t>
      </w:r>
    </w:p>
    <w:p w:rsidR="002777D8" w:rsidRPr="00D849F8" w:rsidRDefault="00ED080C" w:rsidP="00ED080C">
      <w:pPr>
        <w:pStyle w:val="Textkrper"/>
        <w:spacing w:before="0"/>
        <w:ind w:left="720"/>
        <w:rPr>
          <w:lang w:val="de-DE"/>
        </w:rPr>
      </w:pPr>
      <w:r w:rsidRPr="00D849F8">
        <w:rPr>
          <w:lang w:val="de-DE"/>
        </w:rPr>
        <w:t>Constanze Bausch, Atego Systems GmbH, Wolfsburg, Germany</w:t>
      </w:r>
    </w:p>
    <w:p w:rsidR="002777D8" w:rsidRPr="001B6173" w:rsidRDefault="002777D8" w:rsidP="002777D8">
      <w:pPr>
        <w:pStyle w:val="Textkrper"/>
        <w:spacing w:before="0"/>
        <w:ind w:left="720"/>
        <w:rPr>
          <w:lang w:val="de-DE"/>
        </w:rPr>
      </w:pPr>
      <w:r w:rsidRPr="001B6173">
        <w:rPr>
          <w:lang w:val="de-DE"/>
        </w:rPr>
        <w:t>Torsten Blochwitz, ITI GmbH, Dresden, Germany</w:t>
      </w:r>
    </w:p>
    <w:p w:rsidR="002777D8" w:rsidRPr="000E24BF" w:rsidRDefault="002777D8" w:rsidP="002777D8">
      <w:pPr>
        <w:pStyle w:val="Textkrper"/>
        <w:spacing w:before="0"/>
        <w:ind w:left="720"/>
        <w:rPr>
          <w:lang w:val="en-CA"/>
        </w:rPr>
      </w:pPr>
      <w:r w:rsidRPr="000E24BF">
        <w:rPr>
          <w:lang w:val="en-CA"/>
        </w:rPr>
        <w:t>Christoph Clauß, Fraunhofer IIS EAS, Dresden, Germany</w:t>
      </w:r>
    </w:p>
    <w:p w:rsidR="002777D8" w:rsidRPr="000E24BF" w:rsidRDefault="002777D8" w:rsidP="002777D8">
      <w:pPr>
        <w:pStyle w:val="Textkrper"/>
        <w:spacing w:before="0"/>
        <w:ind w:left="720"/>
        <w:outlineLvl w:val="0"/>
        <w:rPr>
          <w:lang w:val="en-CA"/>
        </w:rPr>
      </w:pPr>
      <w:r w:rsidRPr="000E24BF">
        <w:rPr>
          <w:lang w:val="en-CA"/>
        </w:rPr>
        <w:t>Manuel Monteiro, Atego</w:t>
      </w:r>
      <w:r w:rsidR="00ED080C" w:rsidRPr="000E24BF">
        <w:rPr>
          <w:lang w:val="en-CA"/>
        </w:rPr>
        <w:t xml:space="preserve"> Systems GmbH</w:t>
      </w:r>
      <w:r w:rsidRPr="000E24BF">
        <w:rPr>
          <w:lang w:val="en-CA"/>
        </w:rPr>
        <w:t>, Wolfsburg, Germany</w:t>
      </w:r>
    </w:p>
    <w:p w:rsidR="002777D8" w:rsidRDefault="002777D8" w:rsidP="002777D8">
      <w:pPr>
        <w:pStyle w:val="Textkrper"/>
        <w:spacing w:before="0"/>
        <w:ind w:left="720"/>
        <w:outlineLvl w:val="0"/>
      </w:pPr>
      <w:r w:rsidRPr="00677369">
        <w:t xml:space="preserve">Thomas Neidhold, ITI GmbH, </w:t>
      </w:r>
      <w:smartTag w:uri="urn:schemas-microsoft-com:office:smarttags" w:element="City">
        <w:r w:rsidRPr="00677369">
          <w:t>Dresden</w:t>
        </w:r>
      </w:smartTag>
      <w:r w:rsidRPr="00677369">
        <w:t>, Germany</w:t>
      </w:r>
    </w:p>
    <w:p w:rsidR="002777D8" w:rsidRPr="000E24BF" w:rsidRDefault="002777D8" w:rsidP="002777D8">
      <w:pPr>
        <w:pStyle w:val="Textkrper"/>
        <w:spacing w:before="0"/>
        <w:ind w:left="720"/>
        <w:outlineLvl w:val="0"/>
        <w:rPr>
          <w:lang w:val="de-DE"/>
        </w:rPr>
      </w:pPr>
      <w:r w:rsidRPr="000E24BF">
        <w:rPr>
          <w:lang w:val="de-DE"/>
        </w:rPr>
        <w:t>Dietmar Neumerkel, Daimler AG, Böblingen, Germany</w:t>
      </w:r>
    </w:p>
    <w:p w:rsidR="002777D8" w:rsidRPr="000E24BF" w:rsidRDefault="002777D8" w:rsidP="002777D8">
      <w:pPr>
        <w:pStyle w:val="Textkrper"/>
        <w:spacing w:before="0"/>
        <w:ind w:left="720"/>
        <w:outlineLvl w:val="0"/>
        <w:rPr>
          <w:lang w:val="de-DE"/>
        </w:rPr>
      </w:pPr>
      <w:r w:rsidRPr="000E24BF">
        <w:rPr>
          <w:lang w:val="de-DE"/>
        </w:rPr>
        <w:t>Martin Otter, DLR, Oberpfaffenhofen, Germany</w:t>
      </w:r>
      <w:bookmarkStart w:id="401" w:name="OLE_LINK2"/>
      <w:bookmarkStart w:id="402" w:name="OLE_LINK3"/>
    </w:p>
    <w:p w:rsidR="002777D8" w:rsidRPr="000E24BF" w:rsidRDefault="002777D8" w:rsidP="002777D8">
      <w:pPr>
        <w:pStyle w:val="Textkrper"/>
        <w:spacing w:before="0"/>
        <w:ind w:left="720"/>
        <w:outlineLvl w:val="0"/>
        <w:rPr>
          <w:lang w:val="de-DE"/>
        </w:rPr>
      </w:pPr>
      <w:r w:rsidRPr="000E24BF">
        <w:rPr>
          <w:lang w:val="de-DE"/>
        </w:rPr>
        <w:t>Jörg-Volker Peetz, Fraunhofer SCAI, St. Augustin, Germany</w:t>
      </w:r>
      <w:bookmarkEnd w:id="401"/>
      <w:bookmarkEnd w:id="402"/>
    </w:p>
    <w:p w:rsidR="002777D8" w:rsidRDefault="002777D8" w:rsidP="002777D8">
      <w:pPr>
        <w:pStyle w:val="Textkrper"/>
        <w:spacing w:before="0"/>
        <w:ind w:left="720"/>
      </w:pPr>
      <w:smartTag w:uri="urn:schemas-microsoft-com:office:smarttags" w:element="PersonName">
        <w:r w:rsidRPr="009F0CBD">
          <w:t>Tom Schierz</w:t>
        </w:r>
      </w:smartTag>
      <w:r w:rsidRPr="009F0CBD">
        <w:t>, University Halle, Germany</w:t>
      </w:r>
    </w:p>
    <w:p w:rsidR="00ED080C" w:rsidRPr="00ED080C" w:rsidRDefault="00ED080C" w:rsidP="00ED080C">
      <w:pPr>
        <w:pStyle w:val="Textkrper"/>
        <w:spacing w:before="0"/>
        <w:ind w:left="720"/>
        <w:outlineLvl w:val="0"/>
        <w:rPr>
          <w:lang w:val="de-DE"/>
        </w:rPr>
      </w:pPr>
      <w:r>
        <w:rPr>
          <w:lang w:val="de-DE"/>
        </w:rPr>
        <w:t>Klaus Wolf</w:t>
      </w:r>
      <w:r w:rsidRPr="00ED080C">
        <w:rPr>
          <w:lang w:val="de-DE"/>
        </w:rPr>
        <w:t>, Fraunhofer SCAI, St. Augustin, Germany</w:t>
      </w:r>
    </w:p>
    <w:p w:rsidR="00ED080C" w:rsidRPr="00ED080C" w:rsidRDefault="00ED080C" w:rsidP="002777D8">
      <w:pPr>
        <w:pStyle w:val="Textkrper"/>
        <w:spacing w:before="0"/>
        <w:ind w:left="720"/>
        <w:rPr>
          <w:lang w:val="de-DE"/>
        </w:rPr>
      </w:pPr>
    </w:p>
    <w:p w:rsidR="008D2D94" w:rsidRPr="001B6173" w:rsidRDefault="008D2D94" w:rsidP="00A806DE">
      <w:pPr>
        <w:pStyle w:val="Textkrper"/>
        <w:spacing w:before="0"/>
        <w:ind w:left="720"/>
        <w:rPr>
          <w:lang w:val="de-DE"/>
        </w:rPr>
      </w:pPr>
    </w:p>
    <w:p w:rsidR="00990EFE" w:rsidRPr="007E2A00" w:rsidRDefault="00990EFE" w:rsidP="00990EFE">
      <w:pPr>
        <w:pStyle w:val="Appendix1"/>
        <w:rPr>
          <w:lang w:val="en-US"/>
        </w:rPr>
      </w:pPr>
      <w:bookmarkStart w:id="403" w:name="_Toc240646386"/>
      <w:bookmarkStart w:id="404" w:name="_Ref272930079"/>
      <w:bookmarkStart w:id="405" w:name="_Toc274647166"/>
      <w:r w:rsidRPr="007E2A00">
        <w:rPr>
          <w:lang w:val="en-US"/>
        </w:rPr>
        <w:lastRenderedPageBreak/>
        <w:t>Features for Future Versions</w:t>
      </w:r>
      <w:bookmarkEnd w:id="403"/>
      <w:bookmarkEnd w:id="404"/>
      <w:bookmarkEnd w:id="405"/>
    </w:p>
    <w:p w:rsidR="008773BE" w:rsidRPr="000E24BF" w:rsidRDefault="006E1D6E" w:rsidP="00F77024">
      <w:pPr>
        <w:pStyle w:val="Textkrper"/>
        <w:rPr>
          <w:rFonts w:ascii="Courier New" w:hAnsi="Courier New"/>
          <w:i/>
          <w:sz w:val="19"/>
          <w:rPrChange w:id="406" w:author="andreas" w:date="2017-01-26T13:54:00Z">
            <w:rPr>
              <w:rFonts w:ascii="Courier New" w:hAnsi="Courier New"/>
              <w:sz w:val="19"/>
            </w:rPr>
          </w:rPrChange>
        </w:rPr>
      </w:pPr>
      <w:ins w:id="407" w:author="andreas" w:date="2016-05-06T14:44:00Z">
        <w:r w:rsidRPr="000E24BF">
          <w:rPr>
            <w:i/>
            <w:lang w:eastAsia="sv-SE"/>
            <w:rPrChange w:id="408" w:author="andreas" w:date="2017-01-26T13:54:00Z">
              <w:rPr>
                <w:lang w:eastAsia="sv-SE"/>
              </w:rPr>
            </w:rPrChange>
          </w:rPr>
          <w:t>This appending has been removed.</w:t>
        </w:r>
      </w:ins>
      <w:ins w:id="409" w:author="andreas" w:date="2016-05-06T14:45:00Z">
        <w:r w:rsidRPr="000E24BF">
          <w:rPr>
            <w:i/>
            <w:lang w:eastAsia="sv-SE"/>
            <w:rPrChange w:id="410" w:author="andreas" w:date="2017-01-26T13:54:00Z">
              <w:rPr>
                <w:lang w:eastAsia="sv-SE"/>
              </w:rPr>
            </w:rPrChange>
          </w:rPr>
          <w:t xml:space="preserve"> Future releases are now available.</w:t>
        </w:r>
      </w:ins>
    </w:p>
    <w:p w:rsidR="00D70829" w:rsidRPr="00392804" w:rsidRDefault="00D70829" w:rsidP="00D70829">
      <w:pPr>
        <w:pStyle w:val="Appendix1"/>
        <w:rPr>
          <w:lang w:val="en-US"/>
        </w:rPr>
      </w:pPr>
      <w:bookmarkStart w:id="411" w:name="_Toc274647167"/>
      <w:bookmarkStart w:id="412" w:name="_Toc240646383"/>
      <w:bookmarkEnd w:id="30"/>
      <w:bookmarkEnd w:id="31"/>
      <w:bookmarkEnd w:id="32"/>
      <w:bookmarkEnd w:id="33"/>
      <w:bookmarkEnd w:id="34"/>
      <w:bookmarkEnd w:id="35"/>
      <w:r w:rsidRPr="00392804">
        <w:rPr>
          <w:lang w:val="en-US"/>
        </w:rPr>
        <w:lastRenderedPageBreak/>
        <w:t>Further Examples for Simulator Coupling</w:t>
      </w:r>
      <w:bookmarkEnd w:id="411"/>
    </w:p>
    <w:p w:rsidR="00D70829" w:rsidRPr="007E2A00" w:rsidRDefault="00D70829" w:rsidP="00D70829">
      <w:pPr>
        <w:pStyle w:val="Textkrper"/>
      </w:pPr>
      <w:r w:rsidRPr="007E2A00">
        <w:t>In the following, two further examples demonstrating the coupling of three simulators are given in a mix of pseudo-code and “C”.</w:t>
      </w:r>
    </w:p>
    <w:p w:rsidR="00D70829" w:rsidRPr="007E2A00" w:rsidRDefault="00D70829" w:rsidP="00D70829">
      <w:pPr>
        <w:pStyle w:val="Appendix2"/>
        <w:rPr>
          <w:lang w:val="en-US"/>
        </w:rPr>
      </w:pPr>
      <w:bookmarkStart w:id="413" w:name="_Toc274647168"/>
      <w:r w:rsidRPr="007E2A00">
        <w:rPr>
          <w:lang w:val="en-US"/>
        </w:rPr>
        <w:t>Example 1: Parallel simulation and input/output of different kinds</w:t>
      </w:r>
      <w:bookmarkEnd w:id="413"/>
    </w:p>
    <w:p w:rsidR="00D70829" w:rsidRPr="007E2A00" w:rsidRDefault="00D70829" w:rsidP="00D70829">
      <w:pPr>
        <w:pStyle w:val="Textkrper"/>
      </w:pPr>
      <w:r w:rsidRPr="007E2A00">
        <w:t>The three slaves are connected in the following way:</w:t>
      </w:r>
    </w:p>
    <w:p w:rsidR="00D70829" w:rsidRPr="007E2A00" w:rsidRDefault="006F6D83" w:rsidP="00D70829">
      <w:pPr>
        <w:jc w:val="center"/>
        <w:rPr>
          <w:lang w:val="en-US"/>
        </w:rPr>
      </w:pPr>
      <w:r w:rsidRPr="007E2A00">
        <w:rPr>
          <w:noProof/>
          <w:lang w:val="de-DE" w:eastAsia="de-DE"/>
        </w:rPr>
        <mc:AlternateContent>
          <mc:Choice Requires="wpc">
            <w:drawing>
              <wp:inline distT="0" distB="0" distL="0" distR="0" wp14:anchorId="647A9BFF" wp14:editId="4EBF665E">
                <wp:extent cx="5699760" cy="2298700"/>
                <wp:effectExtent l="0" t="0" r="0" b="0"/>
                <wp:docPr id="301" name="Zeichenbereich 301"/>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15" name="Rectangle 303"/>
                        <wps:cNvSpPr>
                          <a:spLocks noChangeArrowheads="1"/>
                        </wps:cNvSpPr>
                        <wps:spPr bwMode="auto">
                          <a:xfrm>
                            <a:off x="1165860" y="230293"/>
                            <a:ext cx="1036320" cy="459740"/>
                          </a:xfrm>
                          <a:prstGeom prst="rect">
                            <a:avLst/>
                          </a:prstGeom>
                          <a:solidFill>
                            <a:srgbClr val="B1D6E9"/>
                          </a:solidFill>
                          <a:ln w="9525">
                            <a:solidFill>
                              <a:srgbClr val="000000"/>
                            </a:solidFill>
                            <a:miter lim="800000"/>
                            <a:headEnd/>
                            <a:tailEnd/>
                          </a:ln>
                        </wps:spPr>
                        <wps:txbx>
                          <w:txbxContent>
                            <w:p w:rsidR="00D34C45" w:rsidRPr="00CE43DD" w:rsidRDefault="00D34C45" w:rsidP="00D70829">
                              <w:pPr>
                                <w:spacing w:before="120" w:after="120" w:line="240" w:lineRule="auto"/>
                                <w:jc w:val="center"/>
                                <w:rPr>
                                  <w:lang w:val="en-US"/>
                                </w:rPr>
                              </w:pPr>
                              <w:r>
                                <w:rPr>
                                  <w:lang w:val="en-US"/>
                                </w:rPr>
                                <w:t>s[0]</w:t>
                              </w:r>
                            </w:p>
                          </w:txbxContent>
                        </wps:txbx>
                        <wps:bodyPr rot="0" vert="horz" wrap="square" lIns="91440" tIns="45720" rIns="91440" bIns="45720" anchor="t" anchorCtr="0" upright="1">
                          <a:noAutofit/>
                        </wps:bodyPr>
                      </wps:wsp>
                      <wps:wsp>
                        <wps:cNvPr id="16" name="Rectangle 304"/>
                        <wps:cNvSpPr>
                          <a:spLocks noChangeArrowheads="1"/>
                        </wps:cNvSpPr>
                        <wps:spPr bwMode="auto">
                          <a:xfrm>
                            <a:off x="1165860" y="1609513"/>
                            <a:ext cx="1036320" cy="459740"/>
                          </a:xfrm>
                          <a:prstGeom prst="rect">
                            <a:avLst/>
                          </a:prstGeom>
                          <a:solidFill>
                            <a:srgbClr val="B1D6E9"/>
                          </a:solidFill>
                          <a:ln w="9525">
                            <a:solidFill>
                              <a:srgbClr val="000000"/>
                            </a:solidFill>
                            <a:miter lim="800000"/>
                            <a:headEnd/>
                            <a:tailEnd/>
                          </a:ln>
                        </wps:spPr>
                        <wps:txbx>
                          <w:txbxContent>
                            <w:p w:rsidR="00D34C45" w:rsidRPr="00CE43DD" w:rsidRDefault="00D34C45" w:rsidP="00D70829">
                              <w:pPr>
                                <w:spacing w:before="120" w:after="120" w:line="240" w:lineRule="auto"/>
                                <w:jc w:val="center"/>
                                <w:rPr>
                                  <w:lang w:val="en-US"/>
                                </w:rPr>
                              </w:pPr>
                              <w:r>
                                <w:rPr>
                                  <w:lang w:val="en-US"/>
                                </w:rPr>
                                <w:t>s[1]</w:t>
                              </w:r>
                            </w:p>
                          </w:txbxContent>
                        </wps:txbx>
                        <wps:bodyPr rot="0" vert="horz" wrap="square" lIns="91440" tIns="45720" rIns="91440" bIns="45720" anchor="t" anchorCtr="0" upright="1">
                          <a:noAutofit/>
                        </wps:bodyPr>
                      </wps:wsp>
                      <wps:wsp>
                        <wps:cNvPr id="17" name="Rectangle 305"/>
                        <wps:cNvSpPr>
                          <a:spLocks noChangeArrowheads="1"/>
                        </wps:cNvSpPr>
                        <wps:spPr bwMode="auto">
                          <a:xfrm>
                            <a:off x="3497580" y="919480"/>
                            <a:ext cx="1036320" cy="459740"/>
                          </a:xfrm>
                          <a:prstGeom prst="rect">
                            <a:avLst/>
                          </a:prstGeom>
                          <a:solidFill>
                            <a:srgbClr val="B1D6E9"/>
                          </a:solidFill>
                          <a:ln w="9525">
                            <a:solidFill>
                              <a:srgbClr val="000000"/>
                            </a:solidFill>
                            <a:miter lim="800000"/>
                            <a:headEnd/>
                            <a:tailEnd/>
                          </a:ln>
                        </wps:spPr>
                        <wps:txbx>
                          <w:txbxContent>
                            <w:p w:rsidR="00D34C45" w:rsidRPr="00CE43DD" w:rsidRDefault="00D34C45" w:rsidP="00D70829">
                              <w:pPr>
                                <w:spacing w:before="120" w:after="120" w:line="240" w:lineRule="auto"/>
                                <w:jc w:val="center"/>
                                <w:rPr>
                                  <w:lang w:val="en-US"/>
                                </w:rPr>
                              </w:pPr>
                              <w:r>
                                <w:rPr>
                                  <w:lang w:val="en-US"/>
                                </w:rPr>
                                <w:t>s[2]</w:t>
                              </w:r>
                            </w:p>
                          </w:txbxContent>
                        </wps:txbx>
                        <wps:bodyPr rot="0" vert="horz" wrap="square" lIns="91440" tIns="45720" rIns="91440" bIns="45720" anchor="t" anchorCtr="0" upright="1">
                          <a:noAutofit/>
                        </wps:bodyPr>
                      </wps:wsp>
                      <wps:wsp>
                        <wps:cNvPr id="18" name="AutoShape 306"/>
                        <wps:cNvCnPr>
                          <a:cxnSpLocks noChangeShapeType="1"/>
                          <a:stCxn id="15" idx="3"/>
                          <a:endCxn id="17" idx="0"/>
                        </wps:cNvCnPr>
                        <wps:spPr bwMode="auto">
                          <a:xfrm>
                            <a:off x="2202180" y="460587"/>
                            <a:ext cx="1813560" cy="458893"/>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9" name="AutoShape 307"/>
                        <wps:cNvCnPr>
                          <a:cxnSpLocks noChangeShapeType="1"/>
                          <a:stCxn id="16" idx="3"/>
                          <a:endCxn id="17" idx="2"/>
                        </wps:cNvCnPr>
                        <wps:spPr bwMode="auto">
                          <a:xfrm flipV="1">
                            <a:off x="2202180" y="1379220"/>
                            <a:ext cx="1813560" cy="460587"/>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0" name="Text Box 308"/>
                        <wps:cNvSpPr txBox="1">
                          <a:spLocks noChangeArrowheads="1"/>
                        </wps:cNvSpPr>
                        <wps:spPr bwMode="auto">
                          <a:xfrm>
                            <a:off x="2267373" y="115147"/>
                            <a:ext cx="453813" cy="22860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r>
                                <w:rPr>
                                  <w:lang w:val="en-US"/>
                                </w:rPr>
                                <w:t>yr[0]</w:t>
                              </w:r>
                            </w:p>
                          </w:txbxContent>
                        </wps:txbx>
                        <wps:bodyPr rot="0" vert="horz" wrap="square" lIns="91440" tIns="45720" rIns="91440" bIns="45720" anchor="t" anchorCtr="0" upright="1">
                          <a:noAutofit/>
                        </wps:bodyPr>
                      </wps:wsp>
                      <wps:wsp>
                        <wps:cNvPr id="21" name="Text Box 309"/>
                        <wps:cNvSpPr txBox="1">
                          <a:spLocks noChangeArrowheads="1"/>
                        </wps:cNvSpPr>
                        <wps:spPr bwMode="auto">
                          <a:xfrm>
                            <a:off x="2267373" y="1954107"/>
                            <a:ext cx="453813" cy="22944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r>
                                <w:rPr>
                                  <w:lang w:val="en-US"/>
                                </w:rPr>
                                <w:t>yi[0]</w:t>
                              </w:r>
                            </w:p>
                          </w:txbxContent>
                        </wps:txbx>
                        <wps:bodyPr rot="0" vert="horz" wrap="square" lIns="91440" tIns="45720" rIns="91440" bIns="45720" anchor="t" anchorCtr="0" upright="1">
                          <a:noAutofit/>
                        </wps:bodyPr>
                      </wps:wsp>
                      <wps:wsp>
                        <wps:cNvPr id="22" name="Text Box 310"/>
                        <wps:cNvSpPr txBox="1">
                          <a:spLocks noChangeArrowheads="1"/>
                        </wps:cNvSpPr>
                        <wps:spPr bwMode="auto">
                          <a:xfrm>
                            <a:off x="4080933" y="574887"/>
                            <a:ext cx="453813" cy="23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r>
                                <w:rPr>
                                  <w:lang w:val="en-US"/>
                                </w:rPr>
                                <w:t>ur[0]</w:t>
                              </w:r>
                            </w:p>
                          </w:txbxContent>
                        </wps:txbx>
                        <wps:bodyPr rot="0" vert="horz" wrap="square" lIns="91440" tIns="45720" rIns="91440" bIns="45720" anchor="t" anchorCtr="0" upright="1">
                          <a:noAutofit/>
                        </wps:bodyPr>
                      </wps:wsp>
                      <wps:wsp>
                        <wps:cNvPr id="23" name="Text Box 311"/>
                        <wps:cNvSpPr txBox="1">
                          <a:spLocks noChangeArrowheads="1"/>
                        </wps:cNvSpPr>
                        <wps:spPr bwMode="auto">
                          <a:xfrm>
                            <a:off x="4080933" y="1494367"/>
                            <a:ext cx="453813" cy="23029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r>
                                <w:rPr>
                                  <w:lang w:val="en-US"/>
                                </w:rPr>
                                <w:t>ui[0]</w:t>
                              </w:r>
                            </w:p>
                          </w:txbxContent>
                        </wps:txbx>
                        <wps:bodyPr rot="0" vert="horz" wrap="square" lIns="91440" tIns="45720" rIns="91440" bIns="45720" anchor="t" anchorCtr="0" upright="1">
                          <a:noAutofit/>
                        </wps:bodyPr>
                      </wps:wsp>
                      <wps:wsp>
                        <wps:cNvPr id="24" name="AutoShape 312"/>
                        <wps:cNvCnPr>
                          <a:cxnSpLocks noChangeShapeType="1"/>
                          <a:stCxn id="16" idx="0"/>
                          <a:endCxn id="17" idx="1"/>
                        </wps:cNvCnPr>
                        <wps:spPr bwMode="auto">
                          <a:xfrm rot="16200000">
                            <a:off x="2360507" y="473287"/>
                            <a:ext cx="459740" cy="1813560"/>
                          </a:xfrm>
                          <a:prstGeom prst="bentConnector2">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25" name="Text Box 313"/>
                        <wps:cNvSpPr txBox="1">
                          <a:spLocks noChangeArrowheads="1"/>
                        </wps:cNvSpPr>
                        <wps:spPr bwMode="auto">
                          <a:xfrm>
                            <a:off x="2979420" y="1264073"/>
                            <a:ext cx="453813" cy="23114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r>
                                <w:rPr>
                                  <w:lang w:val="en-US"/>
                                </w:rPr>
                                <w:t>ur[1]</w:t>
                              </w:r>
                            </w:p>
                          </w:txbxContent>
                        </wps:txbx>
                        <wps:bodyPr rot="0" vert="horz" wrap="square" lIns="91440" tIns="45720" rIns="91440" bIns="45720" anchor="t" anchorCtr="0" upright="1">
                          <a:noAutofit/>
                        </wps:bodyPr>
                      </wps:wsp>
                      <wps:wsp>
                        <wps:cNvPr id="26" name="Text Box 314"/>
                        <wps:cNvSpPr txBox="1">
                          <a:spLocks noChangeArrowheads="1"/>
                        </wps:cNvSpPr>
                        <wps:spPr bwMode="auto">
                          <a:xfrm>
                            <a:off x="1165860" y="1264073"/>
                            <a:ext cx="453813" cy="229447"/>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r>
                                <w:rPr>
                                  <w:lang w:val="en-US"/>
                                </w:rPr>
                                <w:t>yr[0]</w:t>
                              </w:r>
                            </w:p>
                          </w:txbxContent>
                        </wps:txbx>
                        <wps:bodyPr rot="0" vert="horz" wrap="square" lIns="91440" tIns="45720" rIns="91440" bIns="45720" anchor="t" anchorCtr="0" upright="1">
                          <a:noAutofit/>
                        </wps:bodyPr>
                      </wps:wsp>
                    </wpc:wpc>
                  </a:graphicData>
                </a:graphic>
              </wp:inline>
            </w:drawing>
          </mc:Choice>
          <mc:Fallback>
            <w:pict>
              <v:group w14:anchorId="647A9BFF" id="Zeichenbereich 301" o:spid="_x0000_s1026" editas="canvas" style="width:448.8pt;height:181pt;mso-position-horizontal-relative:char;mso-position-vertical-relative:line" coordsize="56997,229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">
                <v:shape id="_x0000_s1027" type="#_x0000_t75" style="position:absolute;width:56997;height:22987;visibility:visible;mso-wrap-style:square">
                  <v:fill o:detectmouseclick="t"/>
                  <v:path o:connecttype="none"/>
                </v:shape>
                <v:rect id="Rectangle 303" o:spid="_x0000_s1028" style="position:absolute;left:11658;top:2302;width:10363;height:4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FNhSMIA&#10;AADbAAAADwAAAGRycy9kb3ducmV2LnhtbERPTWvCQBC9C/6HZYTedFPB0qauIoJgLVgae/E2Zsds&#10;anY2ZFcT/70rCN7m8T5nOu9sJS7U+NKxgtdRAoI4d7rkQsHfbjV8B+EDssbKMSm4kof5rN+bYqpd&#10;y790yUIhYgj7FBWYEOpUSp8bsuhHriaO3NE1FkOETSF1g20Mt5UcJ8mbtFhybDBY09JQfsrOVsHE&#10;fbc/69UmnMxhsd9/bf/NR7dT6mXQLT5BBOrCU/xwr3WcP4H7L/EAObsB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UU2FIwgAAANsAAAAPAAAAAAAAAAAAAAAAAJgCAABkcnMvZG93&#10;bnJldi54bWxQSwUGAAAAAAQABAD1AAAAhwMAAAAA&#10;" fillcolor="#b1d6e9">
                  <v:textbox>
                    <w:txbxContent>
                      <w:p w:rsidR="00D34C45" w:rsidRPr="00CE43DD" w:rsidRDefault="00D34C45" w:rsidP="00D70829">
                        <w:pPr>
                          <w:spacing w:before="120" w:after="120" w:line="240" w:lineRule="auto"/>
                          <w:jc w:val="center"/>
                          <w:rPr>
                            <w:lang w:val="en-US"/>
                          </w:rPr>
                        </w:pPr>
                        <w:r>
                          <w:rPr>
                            <w:lang w:val="en-US"/>
                          </w:rPr>
                          <w:t>s[0]</w:t>
                        </w:r>
                      </w:p>
                    </w:txbxContent>
                  </v:textbox>
                </v:rect>
                <v:rect id="Rectangle 304" o:spid="_x0000_s1029" style="position:absolute;left:11658;top:16095;width:10363;height:459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IH/P8IA&#10;AADbAAAADwAAAGRycy9kb3ducmV2LnhtbERPTWvCQBC9C/6HZYTe6sZCxcasIgXBtqBUveQ2Zsds&#10;NDsbsluT/vuuUPA2j/c52bK3tbhR6yvHCibjBARx4XTFpYLjYf08A+EDssbaMSn4JQ/LxXCQYapd&#10;x99024dSxBD2KSowITSplL4wZNGPXUMcubNrLYYI21LqFrsYbmv5kiRTabHi2GCwoXdDxXX/YxW8&#10;uq9ut1l/hqs5rfL8Y3sxb/1BqadRv5qDCNSHh/jfvdFx/hTuv8QD5O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kgf8/wgAAANsAAAAPAAAAAAAAAAAAAAAAAJgCAABkcnMvZG93&#10;bnJldi54bWxQSwUGAAAAAAQABAD1AAAAhwMAAAAA&#10;" fillcolor="#b1d6e9">
                  <v:textbox>
                    <w:txbxContent>
                      <w:p w:rsidR="00D34C45" w:rsidRPr="00CE43DD" w:rsidRDefault="00D34C45" w:rsidP="00D70829">
                        <w:pPr>
                          <w:spacing w:before="120" w:after="120" w:line="240" w:lineRule="auto"/>
                          <w:jc w:val="center"/>
                          <w:rPr>
                            <w:lang w:val="en-US"/>
                          </w:rPr>
                        </w:pPr>
                        <w:r>
                          <w:rPr>
                            <w:lang w:val="en-US"/>
                          </w:rPr>
                          <w:t>s[1]</w:t>
                        </w:r>
                      </w:p>
                    </w:txbxContent>
                  </v:textbox>
                </v:rect>
                <v:rect id="Rectangle 305" o:spid="_x0000_s1030" style="position:absolute;left:34975;top:9194;width:10364;height:459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81apMIA&#10;AADbAAAADwAAAGRycy9kb3ducmV2LnhtbERPS4vCMBC+C/sfwix409QF91GNIguCu4Li4+JtbMam&#10;2kxKk7X135sFwdt8fM8ZT1tbiivVvnCsYNBPQBBnThecK9jv5r1PED4gaywdk4IbeZhOXjpjTLVr&#10;eEPXbchFDGGfogITQpVK6TNDFn3fVcSRO7naYoiwzqWusYnhtpRvSfIuLRYcGwxW9G0ou2z/rIKh&#10;Wzbrxfw3XMxxdjj8rM7mq90p1X1tZyMQgdrwFD/cCx3nf8D/L/EAOb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LzVqkwgAAANsAAAAPAAAAAAAAAAAAAAAAAJgCAABkcnMvZG93&#10;bnJldi54bWxQSwUGAAAAAAQABAD1AAAAhwMAAAAA&#10;" fillcolor="#b1d6e9">
                  <v:textbox>
                    <w:txbxContent>
                      <w:p w:rsidR="00D34C45" w:rsidRPr="00CE43DD" w:rsidRDefault="00D34C45" w:rsidP="00D70829">
                        <w:pPr>
                          <w:spacing w:before="120" w:after="120" w:line="240" w:lineRule="auto"/>
                          <w:jc w:val="center"/>
                          <w:rPr>
                            <w:lang w:val="en-US"/>
                          </w:rPr>
                        </w:pPr>
                        <w:r>
                          <w:rPr>
                            <w:lang w:val="en-US"/>
                          </w:rPr>
                          <w:t>s[2]</w:t>
                        </w:r>
                      </w:p>
                    </w:txbxContent>
                  </v:textbox>
                </v:rect>
                <v:shapetype id="_x0000_t33" coordsize="21600,21600" o:spt="33" o:oned="t" path="m,l21600,r,21600e" filled="f">
                  <v:stroke joinstyle="miter"/>
                  <v:path arrowok="t" fillok="f" o:connecttype="none"/>
                  <o:lock v:ext="edit" shapetype="t"/>
                </v:shapetype>
                <v:shape id="AutoShape 306" o:spid="_x0000_s1031" type="#_x0000_t33" style="position:absolute;left:22021;top:4605;width:18136;height:4589;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zM/acQAAADbAAAADwAAAGRycy9kb3ducmV2LnhtbESPQW/CMAyF70j7D5En7QYpHBjqCAhN&#10;AqbdKDvs6DVe261xShJox6+fD0jcbL3n9z4v14Nr1YVCbDwbmE4yUMSltw1XBj6O2/ECVEzIFlvP&#10;ZOCPIqxXD6Ml5tb3fKBLkSolIRxzNFCn1OVax7Imh3HiO2LRvn1wmGQNlbYBewl3rZ5l2Vw7bFga&#10;auzotabytzg7A/vNTx/09fP59DU9W+x38/fihMY8PQ6bF1CJhnQ3367frOALrPwiA+jVP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DMz9pxAAAANsAAAAPAAAAAAAAAAAA&#10;AAAAAKECAABkcnMvZG93bnJldi54bWxQSwUGAAAAAAQABAD5AAAAkgMAAAAA&#10;">
                  <v:stroke endarrow="block"/>
                </v:shape>
                <v:shape id="AutoShape 307" o:spid="_x0000_s1032" type="#_x0000_t33" style="position:absolute;left:22021;top:13792;width:18136;height:4606;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lKEjr8AAADbAAAADwAAAGRycy9kb3ducmV2LnhtbERPzYrCMBC+C/sOYRa8aWoFdatRRFb0&#10;qHUfYGjGpthMSpLV+vZGWNjbfHy/s9r0thV38qFxrGAyzkAQV043XCv4uexHCxAhImtsHZOCJwXY&#10;rD8GKyy0e/CZ7mWsRQrhUKACE2NXSBkqQxbD2HXEibs6bzEm6GupPT5SuG1lnmUzabHh1GCwo52h&#10;6lb+WgXb6Xx/rvxhGszuNMv7/NZdm2+lhp/9dgkiUh//xX/uo07zv+D9SzpAr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MlKEjr8AAADbAAAADwAAAAAAAAAAAAAAAACh&#10;AgAAZHJzL2Rvd25yZXYueG1sUEsFBgAAAAAEAAQA+QAAAI0DAAAAAA==&#10;">
                  <v:stroke endarrow="block"/>
                </v:shape>
                <v:shapetype id="_x0000_t202" coordsize="21600,21600" o:spt="202" path="m,l,21600r21600,l21600,xe">
                  <v:stroke joinstyle="miter"/>
                  <v:path gradientshapeok="t" o:connecttype="rect"/>
                </v:shapetype>
                <v:shape id="Text Box 308" o:spid="_x0000_s1033" type="#_x0000_t202" style="position:absolute;left:22673;top:1151;width:4538;height:228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" stroked="f">
                  <v:textbox>
                    <w:txbxContent>
                      <w:p w:rsidR="00D34C45" w:rsidRPr="00B94ED4" w:rsidRDefault="00D34C45" w:rsidP="00D70829">
                        <w:pPr>
                          <w:jc w:val="center"/>
                          <w:rPr>
                            <w:lang w:val="en-US"/>
                          </w:rPr>
                        </w:pPr>
                        <w:r>
                          <w:rPr>
                            <w:lang w:val="en-US"/>
                          </w:rPr>
                          <w:t>yr[0]</w:t>
                        </w:r>
                      </w:p>
                    </w:txbxContent>
                  </v:textbox>
                </v:shape>
                <v:shape id="Text Box 309" o:spid="_x0000_s1034" type="#_x0000_t202" style="position:absolute;left:22673;top:19541;width:4538;height:22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EGUW8QA&#10;AADbAAAADwAAAGRycy9kb3ducmV2LnhtbESPzWrDMBCE74W8g9hALyWWE9okdSObtNCQa34eYG1t&#10;bBNrZSzVP29fFQI9DjPzDbPLRtOInjpXW1awjGIQxIXVNZcKrpfvxRaE88gaG8ukYCIHWTp72mGi&#10;7cAn6s++FAHCLkEFlfdtIqUrKjLoItsSB+9mO4M+yK6UusMhwE0jV3G8lgZrDgsVtvRVUXE//xgF&#10;t+Pw8vY+5Ad/3Zxe159Yb3I7KfU8H/cfIDyN/j/8aB+1gtUS/r6EHyDTX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xBlFvEAAAA2wAAAA8AAAAAAAAAAAAAAAAAmAIAAGRycy9k&#10;b3ducmV2LnhtbFBLBQYAAAAABAAEAPUAAACJAwAAAAA=&#10;" stroked="f">
                  <v:textbox>
                    <w:txbxContent>
                      <w:p w:rsidR="00D34C45" w:rsidRPr="00B94ED4" w:rsidRDefault="00D34C45" w:rsidP="00D70829">
                        <w:pPr>
                          <w:jc w:val="center"/>
                          <w:rPr>
                            <w:lang w:val="en-US"/>
                          </w:rPr>
                        </w:pPr>
                        <w:r>
                          <w:rPr>
                            <w:lang w:val="en-US"/>
                          </w:rPr>
                          <w:t>yi[0]</w:t>
                        </w:r>
                      </w:p>
                    </w:txbxContent>
                  </v:textbox>
                </v:shape>
                <v:shape id="Text Box 310" o:spid="_x0000_s1035" type="#_x0000_t202" style="position:absolute;left:40809;top:5748;width:4538;height:2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3JMKLMEA&#10;AADbAAAADwAAAGRycy9kb3ducmV2LnhtbESP3YrCMBSE7wXfIRzBG9F0i7/VKKuw4q0/D3Bsjm2x&#10;OSlNtPXtN4Lg5TAz3zCrTWtK8aTaFZYV/IwiEMSp1QVnCi7nv+EchPPIGkvLpOBFDjbrbmeFibYN&#10;H+l58pkIEHYJKsi9rxIpXZqTQTeyFXHwbrY26IOsM6lrbALclDKOoqk0WHBYyLGiXU7p/fQwCm6H&#10;ZjBZNNe9v8yO4+kWi9nVvpTq99rfJQhPrf+GP+2DVhDH8P4SfoBc/w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NyTCizBAAAA2wAAAA8AAAAAAAAAAAAAAAAAmAIAAGRycy9kb3du&#10;cmV2LnhtbFBLBQYAAAAABAAEAPUAAACGAwAAAAA=&#10;" stroked="f">
                  <v:textbox>
                    <w:txbxContent>
                      <w:p w:rsidR="00D34C45" w:rsidRPr="00B94ED4" w:rsidRDefault="00D34C45" w:rsidP="00D70829">
                        <w:pPr>
                          <w:jc w:val="center"/>
                          <w:rPr>
                            <w:lang w:val="en-US"/>
                          </w:rPr>
                        </w:pPr>
                        <w:r>
                          <w:rPr>
                            <w:lang w:val="en-US"/>
                          </w:rPr>
                          <w:t>ur[0]</w:t>
                        </w:r>
                      </w:p>
                    </w:txbxContent>
                  </v:textbox>
                </v:shape>
                <v:shape id="Text Box 311" o:spid="_x0000_s1036" type="#_x0000_t202" style="position:absolute;left:40809;top:14943;width:4538;height:230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9+vt8MA&#10;AADbAAAADwAAAGRycy9kb3ducmV2LnhtbESP3YrCMBSE74V9h3AWvJE1Xf+62zWKCoq3/jzAaXNs&#10;yzYnpYm2vr0RBC+HmfmGmS87U4kbNa60rOB7GIEgzqwuOVdwPm2/fkA4j6yxskwK7uRgufjozTHR&#10;tuUD3Y4+FwHCLkEFhfd1IqXLCjLohrYmDt7FNgZ9kE0udYNtgJtKjqJoJg2WHBYKrGlTUPZ/vBoF&#10;l307mP626c6f48NktsYyTu1dqf5nt/oD4anz7/CrvdcKRmN4fgk/QC4e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9+vt8MAAADbAAAADwAAAAAAAAAAAAAAAACYAgAAZHJzL2Rv&#10;d25yZXYueG1sUEsFBgAAAAAEAAQA9QAAAIgDAAAAAA==&#10;" stroked="f">
                  <v:textbox>
                    <w:txbxContent>
                      <w:p w:rsidR="00D34C45" w:rsidRPr="00B94ED4" w:rsidRDefault="00D34C45" w:rsidP="00D70829">
                        <w:pPr>
                          <w:jc w:val="center"/>
                          <w:rPr>
                            <w:lang w:val="en-US"/>
                          </w:rPr>
                        </w:pPr>
                        <w:r>
                          <w:rPr>
                            <w:lang w:val="en-US"/>
                          </w:rPr>
                          <w:t>ui[0]</w:t>
                        </w:r>
                      </w:p>
                    </w:txbxContent>
                  </v:textbox>
                </v:shape>
                <v:shape id="AutoShape 312" o:spid="_x0000_s1037" type="#_x0000_t33" style="position:absolute;left:23604;top:4732;width:4598;height:18136;rotation:-90;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xkAMIAAADbAAAADwAAAGRycy9kb3ducmV2LnhtbESPQWsCMRSE74L/ITyhN01cRMrWKFpY&#10;WuhJq/T62Dw3q5uXZZOu23/fCILHYWa+YVabwTWipy7UnjXMZwoEcelNzZWG43cxfQURIrLBxjNp&#10;+KMAm/V4tMLc+BvvqT/ESiQIhxw12BjbXMpQWnIYZr4lTt7Zdw5jkl0lTYe3BHeNzJRaSoc1pwWL&#10;Lb1bKq+HX6dBZYU6f/T2h3YLe5Hzr8IW+5PWL5Nh+wYi0hCf4Uf702jIFnD/kn6AX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B/xkAMIAAADbAAAADwAAAAAAAAAAAAAA&#10;AAChAgAAZHJzL2Rvd25yZXYueG1sUEsFBgAAAAAEAAQA+QAAAJADAAAAAA==&#10;">
                  <v:stroke endarrow="block"/>
                </v:shape>
                <v:shape id="Text Box 313" o:spid="_x0000_s1038" type="#_x0000_t202" style="position:absolute;left:29794;top:12640;width:4538;height:231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U3qSWMMA&#10;AADbAAAADwAAAGRycy9kb3ducmV2LnhtbESP3WrCQBSE7wu+w3KE3hTdKPUvugm20JLbqA9wzB6T&#10;YPZsyK4meftuodDLYWa+YQ7pYBrxpM7VlhUs5hEI4sLqmksFl/PXbAvCeWSNjWVSMJKDNJm8HDDW&#10;tuecnidfigBhF6OCyvs2ltIVFRl0c9sSB+9mO4M+yK6UusM+wE0jl1G0lgZrDgsVtvRZUXE/PYyC&#10;W9a/rXb99dtfNvn7+gPrzdWOSr1Oh+MehKfB/4f/2plWsFzB75fwA2TyA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U3qSWMMAAADbAAAADwAAAAAAAAAAAAAAAACYAgAAZHJzL2Rv&#10;d25yZXYueG1sUEsFBgAAAAAEAAQA9QAAAIgDAAAAAA==&#10;" stroked="f">
                  <v:textbox>
                    <w:txbxContent>
                      <w:p w:rsidR="00D34C45" w:rsidRPr="00B94ED4" w:rsidRDefault="00D34C45" w:rsidP="00D70829">
                        <w:pPr>
                          <w:jc w:val="center"/>
                          <w:rPr>
                            <w:lang w:val="en-US"/>
                          </w:rPr>
                        </w:pPr>
                        <w:r>
                          <w:rPr>
                            <w:lang w:val="en-US"/>
                          </w:rPr>
                          <w:t>ur[1]</w:t>
                        </w:r>
                      </w:p>
                    </w:txbxContent>
                  </v:textbox>
                </v:shape>
                <v:shape id="Text Box 314" o:spid="_x0000_s1039" type="#_x0000_t202" style="position:absolute;left:11658;top:12640;width:4538;height:22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6gML8EA&#10;AADbAAAADwAAAGRycy9kb3ducmV2LnhtbESP0YrCMBRE3wX/IVzBF1lTxa1ajaKC4quuH3Btrm2x&#10;uSlNtPXvjSDs4zAzZ5jlujWleFLtCssKRsMIBHFqdcGZgsvf/mcGwnlkjaVlUvAiB+tVt7PERNuG&#10;T/Q8+0wECLsEFeTeV4mULs3JoBvaijh4N1sb9EHWmdQ1NgFuSjmOolgaLDgs5FjRLqf0fn4YBbdj&#10;M/idN9eDv0xPk3iLxfRqX0r1e+1mAcJT6//D3/ZRKxjH8PkSfoBcvQE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OoDC/BAAAA2wAAAA8AAAAAAAAAAAAAAAAAmAIAAGRycy9kb3du&#10;cmV2LnhtbFBLBQYAAAAABAAEAPUAAACGAwAAAAA=&#10;" stroked="f">
                  <v:textbox>
                    <w:txbxContent>
                      <w:p w:rsidR="00D34C45" w:rsidRPr="00B94ED4" w:rsidRDefault="00D34C45" w:rsidP="00D70829">
                        <w:pPr>
                          <w:jc w:val="center"/>
                          <w:rPr>
                            <w:lang w:val="en-US"/>
                          </w:rPr>
                        </w:pPr>
                        <w:r>
                          <w:rPr>
                            <w:lang w:val="en-US"/>
                          </w:rPr>
                          <w:t>yr[0]</w:t>
                        </w:r>
                      </w:p>
                    </w:txbxContent>
                  </v:textbox>
                </v:shape>
                <w10:anchorlock/>
              </v:group>
            </w:pict>
          </mc:Fallback>
        </mc:AlternateContent>
      </w:r>
    </w:p>
    <w:p w:rsidR="007138BF" w:rsidRPr="007C30C1" w:rsidRDefault="007138BF" w:rsidP="00C1282E">
      <w:pPr>
        <w:pStyle w:val="FormatvorlageBeschriftung"/>
        <w:outlineLvl w:val="0"/>
        <w:rPr>
          <w:rStyle w:val="FormatvorlageArial"/>
        </w:rPr>
      </w:pPr>
      <w:r w:rsidRPr="007C30C1">
        <w:rPr>
          <w:rStyle w:val="FormatvorlageArial"/>
        </w:rPr>
        <w:t xml:space="preserve">Figure </w:t>
      </w:r>
      <w:r w:rsidRPr="007C30C1">
        <w:rPr>
          <w:rStyle w:val="FormatvorlageArial"/>
        </w:rPr>
        <w:fldChar w:fldCharType="begin"/>
      </w:r>
      <w:r w:rsidRPr="007C30C1">
        <w:rPr>
          <w:rStyle w:val="FormatvorlageArial"/>
        </w:rPr>
        <w:instrText xml:space="preserve"> SEQ Abbildung \* ARABIC </w:instrText>
      </w:r>
      <w:r w:rsidRPr="007C30C1">
        <w:rPr>
          <w:rStyle w:val="FormatvorlageArial"/>
        </w:rPr>
        <w:fldChar w:fldCharType="separate"/>
      </w:r>
      <w:r w:rsidR="0010528C">
        <w:rPr>
          <w:rStyle w:val="FormatvorlageArial"/>
          <w:noProof/>
        </w:rPr>
        <w:t>17</w:t>
      </w:r>
      <w:r w:rsidRPr="007C30C1">
        <w:rPr>
          <w:rStyle w:val="FormatvorlageArial"/>
        </w:rPr>
        <w:fldChar w:fldCharType="end"/>
      </w:r>
      <w:r w:rsidRPr="007C30C1">
        <w:rPr>
          <w:rStyle w:val="FormatvorlageArial"/>
        </w:rPr>
        <w:t xml:space="preserve">: </w:t>
      </w:r>
      <w:r>
        <w:rPr>
          <w:rStyle w:val="FormatvorlageArial"/>
        </w:rPr>
        <w:t>Connection graph of the slaves of example 1</w:t>
      </w:r>
      <w:r w:rsidRPr="007C30C1">
        <w:rPr>
          <w:rStyle w:val="FormatvorlageArial"/>
        </w:rPr>
        <w:t xml:space="preserve"> </w:t>
      </w:r>
    </w:p>
    <w:p w:rsidR="00D70829" w:rsidRPr="007E2A00" w:rsidRDefault="00D70829" w:rsidP="00D70829">
      <w:pPr>
        <w:pStyle w:val="Textkrper"/>
      </w:pPr>
      <w:r w:rsidRPr="007E2A00">
        <w:t>Simulator s[0] has one continuous real output yr[0], simulator s[1] has one continuous real output yr[0] and one integer output yi[0], and simulator s[2] has two real inputs ur[0], ur[1] and one integer input ui[0]. Simulators s[0] and s[1] have the same priority and there does not exist a cycle, so that both simulators can work in parallel.</w:t>
      </w:r>
    </w:p>
    <w:p w:rsidR="00D70829" w:rsidRPr="007E2A00" w:rsidRDefault="00D70829" w:rsidP="00D70829">
      <w:pPr>
        <w:pStyle w:val="Appendix2"/>
        <w:rPr>
          <w:lang w:val="en-US"/>
        </w:rPr>
      </w:pPr>
      <w:bookmarkStart w:id="414" w:name="_Toc274647169"/>
      <w:r w:rsidRPr="007E2A00">
        <w:rPr>
          <w:lang w:val="en-US"/>
        </w:rPr>
        <w:t>Example 2: Cycle (feedback)</w:t>
      </w:r>
      <w:bookmarkEnd w:id="414"/>
    </w:p>
    <w:p w:rsidR="00D70829" w:rsidRPr="007E2A00" w:rsidRDefault="00D70829" w:rsidP="00D70829">
      <w:pPr>
        <w:pStyle w:val="Textkrper"/>
      </w:pPr>
      <w:r w:rsidRPr="007E2A00">
        <w:t>The three slaves are connected in the following way:</w:t>
      </w:r>
    </w:p>
    <w:p w:rsidR="00D70829" w:rsidRPr="007E2A00" w:rsidRDefault="006F6D83" w:rsidP="00D70829">
      <w:pPr>
        <w:jc w:val="center"/>
        <w:rPr>
          <w:lang w:val="en-US"/>
        </w:rPr>
      </w:pPr>
      <w:r w:rsidRPr="007E2A00">
        <w:rPr>
          <w:noProof/>
          <w:lang w:val="de-DE" w:eastAsia="de-DE"/>
        </w:rPr>
        <w:lastRenderedPageBreak/>
        <mc:AlternateContent>
          <mc:Choice Requires="wpc">
            <w:drawing>
              <wp:inline distT="0" distB="0" distL="0" distR="0" wp14:anchorId="1FC71119" wp14:editId="32E7A39B">
                <wp:extent cx="5699760" cy="2758440"/>
                <wp:effectExtent l="0" t="0" r="0" b="0"/>
                <wp:docPr id="287" name="Zeichenbereich 28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2" name="Rectangle 289"/>
                        <wps:cNvSpPr>
                          <a:spLocks noChangeArrowheads="1"/>
                        </wps:cNvSpPr>
                        <wps:spPr bwMode="auto">
                          <a:xfrm>
                            <a:off x="1165860" y="460445"/>
                            <a:ext cx="1036320" cy="459599"/>
                          </a:xfrm>
                          <a:prstGeom prst="rect">
                            <a:avLst/>
                          </a:prstGeom>
                          <a:solidFill>
                            <a:srgbClr val="B1D6E9"/>
                          </a:solidFill>
                          <a:ln w="9525">
                            <a:solidFill>
                              <a:srgbClr val="000000"/>
                            </a:solidFill>
                            <a:miter lim="800000"/>
                            <a:headEnd/>
                            <a:tailEnd/>
                          </a:ln>
                        </wps:spPr>
                        <wps:txbx>
                          <w:txbxContent>
                            <w:p w:rsidR="00D34C45" w:rsidRPr="00CE43DD" w:rsidRDefault="00D34C45" w:rsidP="00D70829">
                              <w:pPr>
                                <w:spacing w:before="120" w:after="120" w:line="240" w:lineRule="auto"/>
                                <w:jc w:val="center"/>
                                <w:rPr>
                                  <w:lang w:val="en-US"/>
                                </w:rPr>
                              </w:pPr>
                              <w:r>
                                <w:rPr>
                                  <w:lang w:val="en-US"/>
                                </w:rPr>
                                <w:t>s[0]</w:t>
                              </w:r>
                            </w:p>
                          </w:txbxContent>
                        </wps:txbx>
                        <wps:bodyPr rot="0" vert="horz" wrap="square" lIns="91440" tIns="45720" rIns="91440" bIns="45720" anchor="t" anchorCtr="0" upright="1">
                          <a:noAutofit/>
                        </wps:bodyPr>
                      </wps:wsp>
                      <wps:wsp>
                        <wps:cNvPr id="3" name="Rectangle 290"/>
                        <wps:cNvSpPr>
                          <a:spLocks noChangeArrowheads="1"/>
                        </wps:cNvSpPr>
                        <wps:spPr bwMode="auto">
                          <a:xfrm>
                            <a:off x="1165860" y="1839242"/>
                            <a:ext cx="1036320" cy="459599"/>
                          </a:xfrm>
                          <a:prstGeom prst="rect">
                            <a:avLst/>
                          </a:prstGeom>
                          <a:solidFill>
                            <a:srgbClr val="B1D6E9"/>
                          </a:solidFill>
                          <a:ln w="9525">
                            <a:solidFill>
                              <a:srgbClr val="000000"/>
                            </a:solidFill>
                            <a:miter lim="800000"/>
                            <a:headEnd/>
                            <a:tailEnd/>
                          </a:ln>
                        </wps:spPr>
                        <wps:txbx>
                          <w:txbxContent>
                            <w:p w:rsidR="00D34C45" w:rsidRPr="00CE43DD" w:rsidRDefault="00D34C45" w:rsidP="00D70829">
                              <w:pPr>
                                <w:spacing w:before="120" w:after="120" w:line="240" w:lineRule="auto"/>
                                <w:jc w:val="center"/>
                                <w:rPr>
                                  <w:lang w:val="en-US"/>
                                </w:rPr>
                              </w:pPr>
                              <w:r>
                                <w:rPr>
                                  <w:lang w:val="en-US"/>
                                </w:rPr>
                                <w:t>s[1]</w:t>
                              </w:r>
                            </w:p>
                          </w:txbxContent>
                        </wps:txbx>
                        <wps:bodyPr rot="0" vert="horz" wrap="square" lIns="91440" tIns="45720" rIns="91440" bIns="45720" anchor="t" anchorCtr="0" upright="1">
                          <a:noAutofit/>
                        </wps:bodyPr>
                      </wps:wsp>
                      <wps:wsp>
                        <wps:cNvPr id="4" name="Rectangle 291"/>
                        <wps:cNvSpPr>
                          <a:spLocks noChangeArrowheads="1"/>
                        </wps:cNvSpPr>
                        <wps:spPr bwMode="auto">
                          <a:xfrm>
                            <a:off x="3497580" y="1839242"/>
                            <a:ext cx="1036320" cy="459599"/>
                          </a:xfrm>
                          <a:prstGeom prst="rect">
                            <a:avLst/>
                          </a:prstGeom>
                          <a:solidFill>
                            <a:srgbClr val="B1D6E9"/>
                          </a:solidFill>
                          <a:ln w="9525">
                            <a:solidFill>
                              <a:srgbClr val="000000"/>
                            </a:solidFill>
                            <a:miter lim="800000"/>
                            <a:headEnd/>
                            <a:tailEnd/>
                          </a:ln>
                        </wps:spPr>
                        <wps:txbx>
                          <w:txbxContent>
                            <w:p w:rsidR="00D34C45" w:rsidRPr="00CE43DD" w:rsidRDefault="00D34C45" w:rsidP="00D70829">
                              <w:pPr>
                                <w:spacing w:before="120" w:after="120" w:line="240" w:lineRule="auto"/>
                                <w:jc w:val="center"/>
                                <w:rPr>
                                  <w:lang w:val="en-US"/>
                                </w:rPr>
                              </w:pPr>
                              <w:r>
                                <w:rPr>
                                  <w:lang w:val="en-US"/>
                                </w:rPr>
                                <w:t>s[2]</w:t>
                              </w:r>
                            </w:p>
                          </w:txbxContent>
                        </wps:txbx>
                        <wps:bodyPr rot="0" vert="horz" wrap="square" lIns="91440" tIns="45720" rIns="91440" bIns="45720" anchor="t" anchorCtr="0" upright="1">
                          <a:noAutofit/>
                        </wps:bodyPr>
                      </wps:wsp>
                      <wps:wsp>
                        <wps:cNvPr id="6" name="Text Box 292"/>
                        <wps:cNvSpPr txBox="1">
                          <a:spLocks noChangeArrowheads="1"/>
                        </wps:cNvSpPr>
                        <wps:spPr bwMode="auto">
                          <a:xfrm>
                            <a:off x="1165860" y="115111"/>
                            <a:ext cx="453813" cy="230223"/>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r>
                                <w:rPr>
                                  <w:lang w:val="en-US"/>
                                </w:rPr>
                                <w:t>yr[0]</w:t>
                              </w:r>
                            </w:p>
                          </w:txbxContent>
                        </wps:txbx>
                        <wps:bodyPr rot="0" vert="horz" wrap="square" lIns="91440" tIns="45720" rIns="91440" bIns="45720" anchor="t" anchorCtr="0" upright="1">
                          <a:noAutofit/>
                        </wps:bodyPr>
                      </wps:wsp>
                      <wps:wsp>
                        <wps:cNvPr id="7" name="Text Box 293"/>
                        <wps:cNvSpPr txBox="1">
                          <a:spLocks noChangeArrowheads="1"/>
                        </wps:cNvSpPr>
                        <wps:spPr bwMode="auto">
                          <a:xfrm>
                            <a:off x="1165860" y="1493908"/>
                            <a:ext cx="453813" cy="2293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r>
                                <w:rPr>
                                  <w:lang w:val="en-US"/>
                                </w:rPr>
                                <w:t>yr[0]</w:t>
                              </w:r>
                            </w:p>
                          </w:txbxContent>
                        </wps:txbx>
                        <wps:bodyPr rot="0" vert="horz" wrap="square" lIns="91440" tIns="45720" rIns="91440" bIns="45720" anchor="t" anchorCtr="0" upright="1">
                          <a:noAutofit/>
                        </wps:bodyPr>
                      </wps:wsp>
                      <wps:wsp>
                        <wps:cNvPr id="8" name="Text Box 294"/>
                        <wps:cNvSpPr txBox="1">
                          <a:spLocks noChangeArrowheads="1"/>
                        </wps:cNvSpPr>
                        <wps:spPr bwMode="auto">
                          <a:xfrm>
                            <a:off x="1165860" y="1034309"/>
                            <a:ext cx="453813" cy="2293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r>
                                <w:rPr>
                                  <w:lang w:val="en-US"/>
                                </w:rPr>
                                <w:t>ur[0]</w:t>
                              </w:r>
                            </w:p>
                          </w:txbxContent>
                        </wps:txbx>
                        <wps:bodyPr rot="0" vert="horz" wrap="square" lIns="91440" tIns="45720" rIns="91440" bIns="45720" anchor="t" anchorCtr="0" upright="1">
                          <a:noAutofit/>
                        </wps:bodyPr>
                      </wps:wsp>
                      <wps:wsp>
                        <wps:cNvPr id="9" name="Text Box 295"/>
                        <wps:cNvSpPr txBox="1">
                          <a:spLocks noChangeArrowheads="1"/>
                        </wps:cNvSpPr>
                        <wps:spPr bwMode="auto">
                          <a:xfrm>
                            <a:off x="1165860" y="2413952"/>
                            <a:ext cx="453813" cy="2293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r>
                                <w:rPr>
                                  <w:lang w:val="en-US"/>
                                </w:rPr>
                                <w:t>ur[0]</w:t>
                              </w:r>
                            </w:p>
                          </w:txbxContent>
                        </wps:txbx>
                        <wps:bodyPr rot="0" vert="horz" wrap="square" lIns="91440" tIns="45720" rIns="91440" bIns="45720" anchor="t" anchorCtr="0" upright="1">
                          <a:noAutofit/>
                        </wps:bodyPr>
                      </wps:wsp>
                      <wps:wsp>
                        <wps:cNvPr id="10" name="AutoShape 296"/>
                        <wps:cNvCnPr>
                          <a:cxnSpLocks noChangeShapeType="1"/>
                          <a:stCxn id="3" idx="0"/>
                          <a:endCxn id="2" idx="2"/>
                        </wps:cNvCnPr>
                        <wps:spPr bwMode="auto">
                          <a:xfrm flipV="1">
                            <a:off x="1684020" y="920044"/>
                            <a:ext cx="847" cy="919198"/>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1" name="AutoShape 297"/>
                        <wps:cNvCnPr>
                          <a:cxnSpLocks noChangeShapeType="1"/>
                        </wps:cNvCnPr>
                        <wps:spPr bwMode="auto">
                          <a:xfrm rot="5400000" flipV="1">
                            <a:off x="765669" y="1377950"/>
                            <a:ext cx="1838396" cy="847"/>
                          </a:xfrm>
                          <a:prstGeom prst="bentConnector5">
                            <a:avLst>
                              <a:gd name="adj1" fmla="val -12435"/>
                              <a:gd name="adj2" fmla="val 188200000"/>
                              <a:gd name="adj3" fmla="val 112435"/>
                            </a:avLst>
                          </a:prstGeom>
                          <a:noFill/>
                          <a:ln w="9525">
                            <a:solidFill>
                              <a:srgbClr val="000000"/>
                            </a:solidFill>
                            <a:miter lim="800000"/>
                            <a:headEnd/>
                            <a:tailEnd type="triangle" w="med" len="med"/>
                          </a:ln>
                          <a:extLst>
                            <a:ext uri="{909E8E84-426E-40DD-AFC4-6F175D3DCCD1}">
                              <a14:hiddenFill xmlns:a14="http://schemas.microsoft.com/office/drawing/2010/main">
                                <a:noFill/>
                              </a14:hiddenFill>
                            </a:ext>
                          </a:extLst>
                        </wps:spPr>
                        <wps:bodyPr/>
                      </wps:wsp>
                      <wps:wsp>
                        <wps:cNvPr id="12" name="AutoShape 298"/>
                        <wps:cNvCnPr>
                          <a:cxnSpLocks noChangeShapeType="1"/>
                          <a:stCxn id="3" idx="3"/>
                          <a:endCxn id="4" idx="1"/>
                        </wps:cNvCnPr>
                        <wps:spPr bwMode="auto">
                          <a:xfrm>
                            <a:off x="2202180" y="2068618"/>
                            <a:ext cx="1295400" cy="846"/>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13" name="Text Box 299"/>
                        <wps:cNvSpPr txBox="1">
                          <a:spLocks noChangeArrowheads="1"/>
                        </wps:cNvSpPr>
                        <wps:spPr bwMode="auto">
                          <a:xfrm>
                            <a:off x="2979420" y="1724131"/>
                            <a:ext cx="453813" cy="2293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r>
                                <w:rPr>
                                  <w:lang w:val="en-US"/>
                                </w:rPr>
                                <w:t>ur[0]</w:t>
                              </w:r>
                            </w:p>
                          </w:txbxContent>
                        </wps:txbx>
                        <wps:bodyPr rot="0" vert="horz" wrap="square" lIns="91440" tIns="45720" rIns="91440" bIns="45720" anchor="t" anchorCtr="0" upright="1">
                          <a:noAutofit/>
                        </wps:bodyPr>
                      </wps:wsp>
                      <wps:wsp>
                        <wps:cNvPr id="14" name="Text Box 300"/>
                        <wps:cNvSpPr txBox="1">
                          <a:spLocks noChangeArrowheads="1"/>
                        </wps:cNvSpPr>
                        <wps:spPr bwMode="auto">
                          <a:xfrm>
                            <a:off x="2267373" y="1724131"/>
                            <a:ext cx="452120" cy="229376"/>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D34C45" w:rsidRPr="00B94ED4" w:rsidRDefault="00D34C45" w:rsidP="00D70829">
                              <w:pPr>
                                <w:jc w:val="center"/>
                                <w:rPr>
                                  <w:lang w:val="en-US"/>
                                </w:rPr>
                              </w:pPr>
                              <w:r>
                                <w:rPr>
                                  <w:lang w:val="en-US"/>
                                </w:rPr>
                                <w:t>yr[1]</w:t>
                              </w:r>
                            </w:p>
                          </w:txbxContent>
                        </wps:txbx>
                        <wps:bodyPr rot="0" vert="horz" wrap="square" lIns="91440" tIns="45720" rIns="91440" bIns="45720" anchor="t" anchorCtr="0" upright="1">
                          <a:noAutofit/>
                        </wps:bodyPr>
                      </wps:wsp>
                    </wpc:wpc>
                  </a:graphicData>
                </a:graphic>
              </wp:inline>
            </w:drawing>
          </mc:Choice>
          <mc:Fallback>
            <w:pict>
              <v:group w14:anchorId="1FC71119" id="Zeichenbereich 287" o:spid="_x0000_s1040" editas="canvas" style="width:448.8pt;height:217.2pt;mso-position-horizontal-relative:char;mso-position-vertical-relative:line" coordsize="56997,275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">
                <v:shape id="_x0000_s1041" type="#_x0000_t75" style="position:absolute;width:56997;height:27584;visibility:visible;mso-wrap-style:square">
                  <v:fill o:detectmouseclick="t"/>
                  <v:path o:connecttype="none"/>
                </v:shape>
                <v:rect id="Rectangle 289" o:spid="_x0000_s1042" style="position:absolute;left:11658;top:4604;width:10363;height:45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9PA5sMA&#10;AADaAAAADwAAAGRycy9kb3ducmV2LnhtbESPQWvCQBSE74L/YXlCb7qp0FJTVxFB0BYsxl68PbPP&#10;bGr2bchuTfz3riB4HGbmG2Y672wlLtT40rGC11ECgjh3uuRCwe9+NfwA4QOyxsoxKbiSh/ms35ti&#10;ql3LO7pkoRARwj5FBSaEOpXS54Ys+pGriaN3co3FEGVTSN1gG+G2kuMkeZcWS44LBmtaGsrP2b9V&#10;8Oa+25/16iuczXFxOGy2f2bS7ZV6GXSLTxCBuvAMP9prrWAM9yvxBsjZDQ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9PA5sMAAADaAAAADwAAAAAAAAAAAAAAAACYAgAAZHJzL2Rv&#10;d25yZXYueG1sUEsFBgAAAAAEAAQA9QAAAIgDAAAAAA==&#10;" fillcolor="#b1d6e9">
                  <v:textbox>
                    <w:txbxContent>
                      <w:p w:rsidR="00D34C45" w:rsidRPr="00CE43DD" w:rsidRDefault="00D34C45" w:rsidP="00D70829">
                        <w:pPr>
                          <w:spacing w:before="120" w:after="120" w:line="240" w:lineRule="auto"/>
                          <w:jc w:val="center"/>
                          <w:rPr>
                            <w:lang w:val="en-US"/>
                          </w:rPr>
                        </w:pPr>
                        <w:r>
                          <w:rPr>
                            <w:lang w:val="en-US"/>
                          </w:rPr>
                          <w:t>s[0]</w:t>
                        </w:r>
                      </w:p>
                    </w:txbxContent>
                  </v:textbox>
                </v:rect>
                <v:rect id="Rectangle 290" o:spid="_x0000_s1043" style="position:absolute;left:11658;top:18392;width:10363;height:45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LJ9lfcQA&#10;AADaAAAADwAAAGRycy9kb3ducmV2LnhtbESPT2sCMRTE70K/Q3gFb5q10tKuRpGCYCso/rl4e26e&#10;m9XNy7JJ3fXbm4LgcZiZ3zDjaWtLcaXaF44VDPoJCOLM6YJzBfvdvPcJwgdkjaVjUnAjD9PJS2eM&#10;qXYNb+i6DbmIEPYpKjAhVKmUPjNk0fddRRy9k6sthijrXOoamwi3pXxLkg9pseC4YLCib0PZZftn&#10;Fby7ZbNezH/DxRxnh8PP6my+2p1S3dd2NgIRqA3P8KO90AqG8H8l3gA5u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CyfZX3EAAAA2gAAAA8AAAAAAAAAAAAAAAAAmAIAAGRycy9k&#10;b3ducmV2LnhtbFBLBQYAAAAABAAEAPUAAACJAwAAAAA=&#10;" fillcolor="#b1d6e9">
                  <v:textbox>
                    <w:txbxContent>
                      <w:p w:rsidR="00D34C45" w:rsidRPr="00CE43DD" w:rsidRDefault="00D34C45" w:rsidP="00D70829">
                        <w:pPr>
                          <w:spacing w:before="120" w:after="120" w:line="240" w:lineRule="auto"/>
                          <w:jc w:val="center"/>
                          <w:rPr>
                            <w:lang w:val="en-US"/>
                          </w:rPr>
                        </w:pPr>
                        <w:r>
                          <w:rPr>
                            <w:lang w:val="en-US"/>
                          </w:rPr>
                          <w:t>s[1]</w:t>
                        </w:r>
                      </w:p>
                    </w:txbxContent>
                  </v:textbox>
                </v:rect>
                <v:rect id="Rectangle 291" o:spid="_x0000_s1044" style="position:absolute;left:34975;top:18392;width:10364;height:459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b9CcQA&#10;AADaAAAADwAAAGRycy9kb3ducmV2LnhtbESPT2sCMRTE70K/Q3gFb5q12NKuRpGCYCso/rl4e26e&#10;m9XNy7JJ3fXbm4LgcZiZ3zDjaWtLcaXaF44VDPoJCOLM6YJzBfvdvPcJwgdkjaVjUnAjD9PJS2eM&#10;qXYNb+i6DbmIEPYpKjAhVKmUPjNk0fddRRy9k6sthijrXOoamwi3pXxLkg9pseC4YLCib0PZZftn&#10;Fby7ZbNezH/DxRxnh8PP6my+2p1S3dd2NgIRqA3P8KO90AqG8H8l3gA5uQM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N2/QnEAAAA2gAAAA8AAAAAAAAAAAAAAAAAmAIAAGRycy9k&#10;b3ducmV2LnhtbFBLBQYAAAAABAAEAPUAAACJAwAAAAA=&#10;" fillcolor="#b1d6e9">
                  <v:textbox>
                    <w:txbxContent>
                      <w:p w:rsidR="00D34C45" w:rsidRPr="00CE43DD" w:rsidRDefault="00D34C45" w:rsidP="00D70829">
                        <w:pPr>
                          <w:spacing w:before="120" w:after="120" w:line="240" w:lineRule="auto"/>
                          <w:jc w:val="center"/>
                          <w:rPr>
                            <w:lang w:val="en-US"/>
                          </w:rPr>
                        </w:pPr>
                        <w:r>
                          <w:rPr>
                            <w:lang w:val="en-US"/>
                          </w:rPr>
                          <w:t>s[2]</w:t>
                        </w:r>
                      </w:p>
                    </w:txbxContent>
                  </v:textbox>
                </v:rect>
                <v:shape id="Text Box 292" o:spid="_x0000_s1045" type="#_x0000_t202" style="position:absolute;left:11658;top:1151;width:4538;height:2302;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qcLu8IA&#10;AADaAAAADwAAAGRycy9kb3ducmV2LnhtbESP3YrCMBSE7wXfIZwFb8SmylrdrlFWQfHWnwc4bY5t&#10;2eakNFlb394sCF4OM/MNs9r0phZ3al1lWcE0ikEQ51ZXXCi4XvaTJQjnkTXWlknBgxxs1sPBClNt&#10;Oz7R/ewLESDsUlRQet+kUrq8JIMusg1x8G62NeiDbAupW+wC3NRyFseJNFhxWCixoV1J+e/5zyi4&#10;Hbvx/KvLDv66OH0mW6wWmX0oNfrof75BeOr9O/xqH7WCBP6vhBsg10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Wpwu7wgAAANoAAAAPAAAAAAAAAAAAAAAAAJgCAABkcnMvZG93&#10;bnJldi54bWxQSwUGAAAAAAQABAD1AAAAhwMAAAAA&#10;" stroked="f">
                  <v:textbox>
                    <w:txbxContent>
                      <w:p w:rsidR="00D34C45" w:rsidRPr="00B94ED4" w:rsidRDefault="00D34C45" w:rsidP="00D70829">
                        <w:pPr>
                          <w:jc w:val="center"/>
                          <w:rPr>
                            <w:lang w:val="en-US"/>
                          </w:rPr>
                        </w:pPr>
                        <w:r>
                          <w:rPr>
                            <w:lang w:val="en-US"/>
                          </w:rPr>
                          <w:t>yr[0]</w:t>
                        </w:r>
                      </w:p>
                    </w:txbxContent>
                  </v:textbox>
                </v:shape>
                <v:shape id="Text Box 293" o:spid="_x0000_s1046" type="#_x0000_t202" style="position:absolute;left:11658;top:14939;width:4538;height:2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euuIMIA&#10;AADaAAAADwAAAGRycy9kb3ducmV2LnhtbESP3YrCMBSE7wXfIZwFb0RTZbVut1FWQfHWnwc4Nqc/&#10;bHNSmqytb28WBC+HmfmGSTe9qcWdWldZVjCbRiCIM6srLhRcL/vJCoTzyBpry6TgQQ426+EgxUTb&#10;jk90P/tCBAi7BBWU3jeJlC4ryaCb2oY4eLltDfog20LqFrsAN7WcR9FSGqw4LJTY0K6k7Pf8ZxTk&#10;x268+OpuB3+NT5/LLVbxzT6UGn30P98gPPX+HX61j1pBDP9Xwg2Q6yc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5664gwgAAANoAAAAPAAAAAAAAAAAAAAAAAJgCAABkcnMvZG93&#10;bnJldi54bWxQSwUGAAAAAAQABAD1AAAAhwMAAAAA&#10;" stroked="f">
                  <v:textbox>
                    <w:txbxContent>
                      <w:p w:rsidR="00D34C45" w:rsidRPr="00B94ED4" w:rsidRDefault="00D34C45" w:rsidP="00D70829">
                        <w:pPr>
                          <w:jc w:val="center"/>
                          <w:rPr>
                            <w:lang w:val="en-US"/>
                          </w:rPr>
                        </w:pPr>
                        <w:r>
                          <w:rPr>
                            <w:lang w:val="en-US"/>
                          </w:rPr>
                          <w:t>yr[0]</w:t>
                        </w:r>
                      </w:p>
                    </w:txbxContent>
                  </v:textbox>
                </v:shape>
                <v:shape id="Text Box 294" o:spid="_x0000_s1047" type="#_x0000_t202" style="position:absolute;left:11658;top:10343;width:4538;height:229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" stroked="f">
                  <v:textbox>
                    <w:txbxContent>
                      <w:p w:rsidR="00D34C45" w:rsidRPr="00B94ED4" w:rsidRDefault="00D34C45" w:rsidP="00D70829">
                        <w:pPr>
                          <w:jc w:val="center"/>
                          <w:rPr>
                            <w:lang w:val="en-US"/>
                          </w:rPr>
                        </w:pPr>
                        <w:r>
                          <w:rPr>
                            <w:lang w:val="en-US"/>
                          </w:rPr>
                          <w:t>ur[0]</w:t>
                        </w:r>
                      </w:p>
                    </w:txbxContent>
                  </v:textbox>
                </v:shape>
                <v:shape id="Text Box 295" o:spid="_x0000_s1048" type="#_x0000_t202" style="position:absolute;left:11658;top:24139;width:4538;height:22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zifycEA&#10;AADaAAAADwAAAGRycy9kb3ducmV2LnhtbESP3YrCMBSE7wXfIRzBG9mmyvpXjbIKire6PsBpc2yL&#10;zUlpsra+vVkQvBxm5htmve1MJR7UuNKygnEUgyDOrC45V3D9PXwtQDiPrLGyTAqe5GC76ffWmGjb&#10;8pkeF5+LAGGXoILC+zqR0mUFGXSRrYmDd7ONQR9kk0vdYBvgppKTOJ5JgyWHhQJr2heU3S9/RsHt&#10;1I6myzY9+uv8/D3bYTlP7VOp4aD7WYHw1PlP+N0+aQVL+L8SboDcvA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Cc4n8nBAAAA2gAAAA8AAAAAAAAAAAAAAAAAmAIAAGRycy9kb3du&#10;cmV2LnhtbFBLBQYAAAAABAAEAPUAAACGAwAAAAA=&#10;" stroked="f">
                  <v:textbox>
                    <w:txbxContent>
                      <w:p w:rsidR="00D34C45" w:rsidRPr="00B94ED4" w:rsidRDefault="00D34C45" w:rsidP="00D70829">
                        <w:pPr>
                          <w:jc w:val="center"/>
                          <w:rPr>
                            <w:lang w:val="en-US"/>
                          </w:rPr>
                        </w:pPr>
                        <w:r>
                          <w:rPr>
                            <w:lang w:val="en-US"/>
                          </w:rPr>
                          <w:t>ur[0]</w:t>
                        </w:r>
                      </w:p>
                    </w:txbxContent>
                  </v:textbox>
                </v:shape>
                <v:shapetype id="_x0000_t32" coordsize="21600,21600" o:spt="32" o:oned="t" path="m,l21600,21600e" filled="f">
                  <v:path arrowok="t" fillok="f" o:connecttype="none"/>
                  <o:lock v:ext="edit" shapetype="t"/>
                </v:shapetype>
                <v:shape id="AutoShape 296" o:spid="_x0000_s1049" type="#_x0000_t32" style="position:absolute;left:16840;top:9200;width:8;height:9192;flip: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3oQW8IAAADbAAAADwAAAGRycy9kb3ducmV2LnhtbESPQWsCMRCF7wX/QxjBW80qWMrWKFUQ&#10;pBepFfQ4bKa7oZvJskk36793DoXeZnhv3vtmvR19qwbqowtsYDEvQBFXwTquDVy+Ds+voGJCttgG&#10;JgN3irDdTJ7WWNqQ+ZOGc6qVhHAs0UCTUldqHauGPMZ56IhF+w69xyRrX2vbY5Zw3+plUbxoj46l&#10;ocGO9g1VP+dfb8Dlkxu64z7vPq63aDO5+yo4Y2bT8f0NVKIx/Zv/ro9W8IVefpEB9OY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t3oQW8IAAADbAAAADwAAAAAAAAAAAAAA&#10;AAChAgAAZHJzL2Rvd25yZXYueG1sUEsFBgAAAAAEAAQA+QAAAJADAAAAAA==&#10;">
                  <v:stroke endarrow="block"/>
                </v:shape>
                <v:shapetype id="_x0000_t36" coordsize="21600,21600" o:spt="36" o:oned="t" adj="10800,10800,10800" path="m,l@0,0@0@1@2@1@2,21600,21600,21600e" filled="f">
                  <v:stroke joinstyle="miter"/>
                  <v:formulas>
                    <v:f eqn="val #0"/>
                    <v:f eqn="val #1"/>
                    <v:f eqn="val #2"/>
                    <v:f eqn="prod #1 1 2"/>
                    <v:f eqn="mid #0 #2"/>
                    <v:f eqn="mid #1 height"/>
                  </v:formulas>
                  <v:path arrowok="t" fillok="f" o:connecttype="none"/>
                  <v:handles>
                    <v:h position="#0,@3"/>
                    <v:h position="@4,#1"/>
                    <v:h position="#2,@5"/>
                  </v:handles>
                  <o:lock v:ext="edit" shapetype="t"/>
                </v:shapetype>
                <v:shape id="AutoShape 297" o:spid="_x0000_s1050" type="#_x0000_t36" style="position:absolute;left:7656;top:13779;width:18384;height:8;rotation:-90;flip:y;visibility:visible;mso-wrap-style:square" o:connectortype="elbow"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ZFJUMAAAADbAAAADwAAAGRycy9kb3ducmV2LnhtbERPy6rCMBDdC/5DGMGdphVR6TWKKIqg&#10;Gx/IXQ7N3LbcZlKaWOvfG0FwN4fznPmyNaVoqHaFZQXxMAJBnFpdcKbgetkOZiCcR9ZYWiYFT3Kw&#10;XHQ7c0y0ffCJmrPPRAhhl6CC3PsqkdKlORl0Q1sRB+7P1gZ9gHUmdY2PEG5KOYqiiTRYcGjIsaJ1&#10;Tun/+W4U/J7ktN2Oef8sNodjc7S3+DreKdXvtasfEJ5a/xV/3Hsd5sfw/iUcIBcv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EmRSVDAAAAA2wAAAA8AAAAAAAAAAAAAAAAA&#10;oQIAAGRycy9kb3ducmV2LnhtbFBLBQYAAAAABAAEAPkAAACOAwAAAAA=&#10;" adj="-2686,40651200,24286">
                  <v:stroke endarrow="block"/>
                </v:shape>
                <v:shape id="AutoShape 298" o:spid="_x0000_s1051" type="#_x0000_t32" style="position:absolute;left:22021;top:20686;width:12954;height:8;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J/TlcEAAADbAAAADwAAAGRycy9kb3ducmV2LnhtbERPTYvCMBC9C/sfwix401QPotUosrAi&#10;Lh5WpehtaMa22ExKErXur98Igrd5vM+ZLVpTixs5X1lWMOgnIIhzqysuFBz2370xCB+QNdaWScGD&#10;PCzmH50Zptre+Zduu1CIGMI+RQVlCE0qpc9LMuj7tiGO3Nk6gyFCV0jt8B7DTS2HSTKSBiuODSU2&#10;9FVSftldjYLjz+SaPbItbbLBZHNCZ/zffqVU97NdTkEEasNb/HKvdZw/hOcv8QA5/wc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An9OVwQAAANsAAAAPAAAAAAAAAAAAAAAA&#10;AKECAABkcnMvZG93bnJldi54bWxQSwUGAAAAAAQABAD5AAAAjwMAAAAA&#10;">
                  <v:stroke endarrow="block"/>
                </v:shape>
                <v:shape id="Text Box 299" o:spid="_x0000_s1052" type="#_x0000_t202" style="position:absolute;left:29794;top:17241;width:4538;height:22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" stroked="f">
                  <v:textbox>
                    <w:txbxContent>
                      <w:p w:rsidR="00D34C45" w:rsidRPr="00B94ED4" w:rsidRDefault="00D34C45" w:rsidP="00D70829">
                        <w:pPr>
                          <w:jc w:val="center"/>
                          <w:rPr>
                            <w:lang w:val="en-US"/>
                          </w:rPr>
                        </w:pPr>
                        <w:r>
                          <w:rPr>
                            <w:lang w:val="en-US"/>
                          </w:rPr>
                          <w:t>ur[0]</w:t>
                        </w:r>
                      </w:p>
                    </w:txbxContent>
                  </v:textbox>
                </v:shape>
                <v:shape id="Text Box 300" o:spid="_x0000_s1053" type="#_x0000_t202" style="position:absolute;left:22673;top:17241;width:4521;height:229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8lr9fsEA&#10;AADbAAAADwAAAGRycy9kb3ducmV2LnhtbERPzWrCQBC+F/oOyxS8FN1UbGyjm1ALitdEH2DMjkkw&#10;Oxuyq4lv3xWE3ubj+511NppW3Kh3jWUFH7MIBHFpdcOVguNhO/0C4TyyxtYyKbiTgyx9fVljou3A&#10;Od0KX4kQwi5BBbX3XSKlK2sy6Ga2Iw7c2fYGfYB9JXWPQwg3rZxHUSwNNhwaauzot6byUlyNgvN+&#10;eP/8Hk47f1zmi3iDzfJk70pN3safFQhPo/8XP917HeYv4PFLOECmf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PJa/X7BAAAA2wAAAA8AAAAAAAAAAAAAAAAAmAIAAGRycy9kb3du&#10;cmV2LnhtbFBLBQYAAAAABAAEAPUAAACGAwAAAAA=&#10;" stroked="f">
                  <v:textbox>
                    <w:txbxContent>
                      <w:p w:rsidR="00D34C45" w:rsidRPr="00B94ED4" w:rsidRDefault="00D34C45" w:rsidP="00D70829">
                        <w:pPr>
                          <w:jc w:val="center"/>
                          <w:rPr>
                            <w:lang w:val="en-US"/>
                          </w:rPr>
                        </w:pPr>
                        <w:r>
                          <w:rPr>
                            <w:lang w:val="en-US"/>
                          </w:rPr>
                          <w:t>yr[1]</w:t>
                        </w:r>
                      </w:p>
                    </w:txbxContent>
                  </v:textbox>
                </v:shape>
                <w10:anchorlock/>
              </v:group>
            </w:pict>
          </mc:Fallback>
        </mc:AlternateContent>
      </w:r>
    </w:p>
    <w:p w:rsidR="007138BF" w:rsidRPr="007C30C1" w:rsidRDefault="007138BF" w:rsidP="00C1282E">
      <w:pPr>
        <w:pStyle w:val="FormatvorlageBeschriftung"/>
        <w:outlineLvl w:val="0"/>
        <w:rPr>
          <w:rStyle w:val="FormatvorlageArial"/>
        </w:rPr>
      </w:pPr>
      <w:r w:rsidRPr="007C30C1">
        <w:rPr>
          <w:rStyle w:val="FormatvorlageArial"/>
        </w:rPr>
        <w:t xml:space="preserve">Figure </w:t>
      </w:r>
      <w:r w:rsidRPr="007C30C1">
        <w:rPr>
          <w:rStyle w:val="FormatvorlageArial"/>
        </w:rPr>
        <w:fldChar w:fldCharType="begin"/>
      </w:r>
      <w:r w:rsidRPr="007C30C1">
        <w:rPr>
          <w:rStyle w:val="FormatvorlageArial"/>
        </w:rPr>
        <w:instrText xml:space="preserve"> SEQ Abbildung \* ARABIC </w:instrText>
      </w:r>
      <w:r w:rsidRPr="007C30C1">
        <w:rPr>
          <w:rStyle w:val="FormatvorlageArial"/>
        </w:rPr>
        <w:fldChar w:fldCharType="separate"/>
      </w:r>
      <w:r w:rsidR="0010528C">
        <w:rPr>
          <w:rStyle w:val="FormatvorlageArial"/>
          <w:noProof/>
        </w:rPr>
        <w:t>18</w:t>
      </w:r>
      <w:r w:rsidRPr="007C30C1">
        <w:rPr>
          <w:rStyle w:val="FormatvorlageArial"/>
        </w:rPr>
        <w:fldChar w:fldCharType="end"/>
      </w:r>
      <w:r w:rsidRPr="007C30C1">
        <w:rPr>
          <w:rStyle w:val="FormatvorlageArial"/>
        </w:rPr>
        <w:t xml:space="preserve">: </w:t>
      </w:r>
      <w:r>
        <w:rPr>
          <w:rStyle w:val="FormatvorlageArial"/>
        </w:rPr>
        <w:t>Connection graph of the slaves of example 2</w:t>
      </w:r>
      <w:r w:rsidRPr="007C30C1">
        <w:rPr>
          <w:rStyle w:val="FormatvorlageArial"/>
        </w:rPr>
        <w:t xml:space="preserve"> </w:t>
      </w:r>
    </w:p>
    <w:p w:rsidR="00D70829" w:rsidRPr="007E2A00" w:rsidRDefault="00D70829" w:rsidP="00D70829">
      <w:pPr>
        <w:pStyle w:val="Textkrper"/>
      </w:pPr>
      <w:r w:rsidRPr="007E2A00">
        <w:t>Simulator s[0] has one continuous real input ur[0] and one continuous real output yr[0], simulator s[1] has one continuous real input ur[0] and two continuous real outputs yr[0] and yr[1], and simulator s[2] has one real inputs ur[0]. Simulators s[0] and s[1] have the same priority but this time a cycle exists, so that both simulators cannot work in parallel.</w:t>
      </w:r>
    </w:p>
    <w:p w:rsidR="00D70829" w:rsidRPr="007E2A00" w:rsidRDefault="00D70829" w:rsidP="00D70829">
      <w:pPr>
        <w:pStyle w:val="Appendix2"/>
        <w:rPr>
          <w:lang w:val="en-US"/>
        </w:rPr>
      </w:pPr>
      <w:bookmarkStart w:id="415" w:name="_Toc274647170"/>
      <w:r w:rsidRPr="007E2A00">
        <w:rPr>
          <w:lang w:val="en-US"/>
        </w:rPr>
        <w:t>Pseudo Code for both examples</w:t>
      </w:r>
      <w:bookmarkEnd w:id="415"/>
    </w:p>
    <w:p w:rsidR="00D70829" w:rsidRPr="007E2A00" w:rsidRDefault="00D70829" w:rsidP="00D70829">
      <w:pPr>
        <w:pStyle w:val="Textkrper"/>
        <w:spacing w:after="120"/>
      </w:pPr>
      <w:r w:rsidRPr="007E2A00">
        <w:t xml:space="preserve">The code demonstrates a more elaborate master algorithm than shown in section </w:t>
      </w:r>
      <w:r w:rsidRPr="007E2A00">
        <w:fldChar w:fldCharType="begin"/>
      </w:r>
      <w:r w:rsidRPr="007E2A00">
        <w:instrText xml:space="preserve"> REF _Ref248822085 \r \h  \* MERGEFORMAT </w:instrText>
      </w:r>
      <w:r w:rsidRPr="007E2A00">
        <w:fldChar w:fldCharType="separate"/>
      </w:r>
      <w:r w:rsidR="0010528C">
        <w:t>2.2.5</w:t>
      </w:r>
      <w:r w:rsidRPr="007E2A00">
        <w:fldChar w:fldCharType="end"/>
      </w:r>
      <w:r w:rsidRPr="007E2A00">
        <w:t>.</w:t>
      </w:r>
    </w:p>
    <w:p w:rsidR="00D70829" w:rsidRPr="007E2A00" w:rsidRDefault="00D70829" w:rsidP="00425014">
      <w:pPr>
        <w:pStyle w:val="BulletStandard"/>
      </w:pPr>
      <w:r w:rsidRPr="007E2A00">
        <w:t>Constant communication step size.</w:t>
      </w:r>
    </w:p>
    <w:p w:rsidR="00D70829" w:rsidRPr="007E2A00" w:rsidRDefault="00D70829" w:rsidP="00425014">
      <w:pPr>
        <w:pStyle w:val="BulletStandard"/>
      </w:pPr>
      <w:r w:rsidRPr="007E2A00">
        <w:t>Repeating of communication steps / iteration.</w:t>
      </w:r>
    </w:p>
    <w:p w:rsidR="00D70829" w:rsidRPr="007E2A00" w:rsidRDefault="00D70829" w:rsidP="00425014">
      <w:pPr>
        <w:pStyle w:val="BulletStandard"/>
      </w:pPr>
      <w:r w:rsidRPr="007E2A00">
        <w:t>Parallelization / multiple threads</w:t>
      </w:r>
    </w:p>
    <w:p w:rsidR="00D70829" w:rsidRPr="007E2A00" w:rsidRDefault="00D70829" w:rsidP="00D70829">
      <w:pPr>
        <w:pStyle w:val="Textkrper"/>
      </w:pPr>
      <w:r w:rsidRPr="007E2A00">
        <w:t>The error handling is again implemented in a very rudimentary way.</w:t>
      </w:r>
    </w:p>
    <w:p w:rsidR="00D70829" w:rsidRPr="007E2A00" w:rsidRDefault="00D70829" w:rsidP="00D70829">
      <w:pPr>
        <w:pStyle w:val="Textkrper"/>
        <w:rPr>
          <w:sz w:val="10"/>
          <w:szCs w:val="10"/>
        </w:rPr>
      </w:pP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 Initialization </w:t>
      </w:r>
      <w:r w:rsidR="00DF28D0">
        <w:rPr>
          <w:rFonts w:ascii="Courier New" w:hAnsi="Courier New" w:cs="Courier New"/>
          <w:noProof/>
          <w:color w:val="008000"/>
          <w:lang w:val="en-US" w:eastAsia="de-DE"/>
        </w:rPr>
        <w:t>sub-phase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 Graph structure </w:t>
      </w:r>
      <w:r w:rsidR="00154A95" w:rsidRPr="007E2A00">
        <w:rPr>
          <w:rFonts w:ascii="Courier New" w:hAnsi="Courier New" w:cs="Courier New"/>
          <w:noProof/>
          <w:color w:val="008000"/>
          <w:lang w:val="en-US" w:eastAsia="de-DE"/>
        </w:rPr>
        <w:t xml:space="preserve">(taken from </w:t>
      </w:r>
      <w:r w:rsidR="00154A95">
        <w:rPr>
          <w:rFonts w:ascii="Courier New" w:hAnsi="Courier New" w:cs="Courier New"/>
          <w:noProof/>
          <w:color w:val="008000"/>
          <w:lang w:val="en-US" w:eastAsia="de-DE"/>
        </w:rPr>
        <w:t xml:space="preserve">configuration </w:t>
      </w:r>
      <w:r w:rsidR="00154A95" w:rsidRPr="007E2A00">
        <w:rPr>
          <w:rFonts w:ascii="Courier New" w:hAnsi="Courier New" w:cs="Courier New"/>
          <w:noProof/>
          <w:color w:val="008000"/>
          <w:lang w:val="en-US" w:eastAsia="de-DE"/>
        </w:rPr>
        <w:t>file)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Number of slaves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nsim = 3;</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Priority of slaves 0...nsim-1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priority[0] = 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priority[1] = 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priority[2] = 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 At priority i </w:t>
      </w:r>
      <w:r w:rsidR="00154A95">
        <w:rPr>
          <w:rFonts w:ascii="Courier New" w:hAnsi="Courier New" w:cs="Courier New"/>
          <w:noProof/>
          <w:color w:val="008000"/>
          <w:lang w:val="en-US" w:eastAsia="de-DE"/>
        </w:rPr>
        <w:t xml:space="preserve">do </w:t>
      </w:r>
      <w:r w:rsidRPr="007E2A00">
        <w:rPr>
          <w:rFonts w:ascii="Courier New" w:hAnsi="Courier New" w:cs="Courier New"/>
          <w:noProof/>
          <w:color w:val="008000"/>
          <w:lang w:val="en-US" w:eastAsia="de-DE"/>
        </w:rPr>
        <w:t xml:space="preserve">cycles </w:t>
      </w:r>
      <w:r w:rsidR="00154A95">
        <w:rPr>
          <w:rFonts w:ascii="Courier New" w:hAnsi="Courier New" w:cs="Courier New"/>
          <w:noProof/>
          <w:color w:val="008000"/>
          <w:lang w:val="en-US" w:eastAsia="de-DE"/>
        </w:rPr>
        <w:t>exist</w:t>
      </w:r>
      <w:r w:rsidRPr="007E2A00">
        <w:rPr>
          <w:rFonts w:ascii="Courier New" w:hAnsi="Courier New" w:cs="Courier New"/>
          <w:noProof/>
          <w:color w:val="008000"/>
          <w:lang w:val="en-US" w:eastAsia="de-DE"/>
        </w:rPr>
        <w:t xml:space="preserve">? </w:t>
      </w:r>
      <w:r w:rsidR="00154A95">
        <w:rPr>
          <w:rFonts w:ascii="Courier New" w:hAnsi="Courier New" w:cs="Courier New"/>
          <w:noProof/>
          <w:color w:val="008000"/>
          <w:lang w:val="en-US" w:eastAsia="de-DE"/>
        </w:rPr>
        <w:t xml:space="preserve">yes: </w:t>
      </w:r>
      <w:r w:rsidRPr="007E2A00">
        <w:rPr>
          <w:rFonts w:ascii="Courier New" w:hAnsi="Courier New" w:cs="Courier New"/>
          <w:noProof/>
          <w:color w:val="008000"/>
          <w:lang w:val="en-US" w:eastAsia="de-DE"/>
        </w:rPr>
        <w:t>cycles[i] = 1</w:t>
      </w:r>
      <w:r w:rsidR="00154A95">
        <w:rPr>
          <w:rFonts w:ascii="Courier New" w:hAnsi="Courier New" w:cs="Courier New"/>
          <w:noProof/>
          <w:color w:val="008000"/>
          <w:lang w:val="en-US" w:eastAsia="de-DE"/>
        </w:rPr>
        <w:t>,</w:t>
      </w:r>
      <w:r w:rsidRPr="007E2A00">
        <w:rPr>
          <w:rFonts w:ascii="Courier New" w:hAnsi="Courier New" w:cs="Courier New"/>
          <w:noProof/>
          <w:color w:val="008000"/>
          <w:lang w:val="en-US" w:eastAsia="de-DE"/>
        </w:rPr>
        <w:t xml:space="preserve"> </w:t>
      </w:r>
      <w:r w:rsidR="00154A95">
        <w:rPr>
          <w:rFonts w:ascii="Courier New" w:hAnsi="Courier New" w:cs="Courier New"/>
          <w:noProof/>
          <w:color w:val="008000"/>
          <w:lang w:val="en-US" w:eastAsia="de-DE"/>
        </w:rPr>
        <w:t>no</w:t>
      </w:r>
      <w:r w:rsidRPr="007E2A00">
        <w:rPr>
          <w:rFonts w:ascii="Courier New" w:hAnsi="Courier New" w:cs="Courier New"/>
          <w:noProof/>
          <w:color w:val="008000"/>
          <w:lang w:val="en-US" w:eastAsia="de-DE"/>
        </w:rPr>
        <w:t>: cycles [i] = 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cycles[1] = 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#ifdef</w:t>
      </w:r>
      <w:r w:rsidRPr="007E2A00">
        <w:rPr>
          <w:rFonts w:ascii="Courier New" w:hAnsi="Courier New" w:cs="Courier New"/>
          <w:noProof/>
          <w:lang w:val="en-US" w:eastAsia="de-DE"/>
        </w:rPr>
        <w:t xml:space="preserve"> Example1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cycles[0] = 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#else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cycles[0] = 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#endif</w:t>
      </w:r>
    </w:p>
    <w:p w:rsidR="00154A95" w:rsidRPr="0084162D" w:rsidRDefault="00154A95"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da-DK" w:eastAsia="de-DE"/>
        </w:rPr>
      </w:pPr>
      <w:r w:rsidRPr="0084162D">
        <w:rPr>
          <w:rFonts w:ascii="Courier New" w:hAnsi="Courier New" w:cs="Courier New"/>
          <w:noProof/>
          <w:color w:val="008000"/>
          <w:lang w:val="da-DK" w:eastAsia="de-DE"/>
        </w:rPr>
        <w:t>// Read the ModelDescription XML files of the FMUs</w:t>
      </w:r>
    </w:p>
    <w:p w:rsidR="00D70829" w:rsidRPr="0084162D"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84162D">
        <w:rPr>
          <w:rFonts w:ascii="Courier New" w:hAnsi="Courier New" w:cs="Courier New"/>
          <w:noProof/>
          <w:color w:val="008000"/>
          <w:lang w:val="en-US" w:eastAsia="de-DE"/>
        </w:rPr>
        <w:t>// Instantiate slaves</w:t>
      </w:r>
    </w:p>
    <w:p w:rsidR="00D70829" w:rsidRPr="0084162D"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84162D">
        <w:rPr>
          <w:rFonts w:ascii="Courier New" w:hAnsi="Courier New" w:cs="Courier New"/>
          <w:noProof/>
          <w:color w:val="0000FF"/>
          <w:lang w:val="en-US" w:eastAsia="de-DE"/>
        </w:rPr>
        <w:lastRenderedPageBreak/>
        <w:t>for</w:t>
      </w:r>
      <w:r w:rsidRPr="0084162D">
        <w:rPr>
          <w:rFonts w:ascii="Courier New" w:hAnsi="Courier New" w:cs="Courier New"/>
          <w:noProof/>
          <w:lang w:val="en-US" w:eastAsia="de-DE"/>
        </w:rPr>
        <w:t xml:space="preserve"> (i = 0; i &lt; nsim; ++i)</w:t>
      </w:r>
      <w:r w:rsidR="00350FFF">
        <w:rPr>
          <w:rFonts w:ascii="Courier New" w:hAnsi="Courier New" w:cs="Courier New"/>
          <w:noProof/>
          <w:lang w:val="da-DK" w:eastAsia="de-DE"/>
        </w:rPr>
        <w:t xml:space="preserve"> {</w:t>
      </w:r>
    </w:p>
    <w:p w:rsidR="00A01CFC"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84162D">
        <w:rPr>
          <w:rFonts w:ascii="Courier New" w:hAnsi="Courier New" w:cs="Courier New"/>
          <w:noProof/>
          <w:lang w:val="en-US" w:eastAsia="de-DE"/>
        </w:rPr>
        <w:tab/>
      </w:r>
      <w:r w:rsidRPr="007E2A00">
        <w:rPr>
          <w:rFonts w:ascii="Courier New" w:hAnsi="Courier New" w:cs="Courier New"/>
          <w:noProof/>
          <w:lang w:val="en-US" w:eastAsia="de-DE"/>
        </w:rPr>
        <w:t>s[i]-&gt;component = fmiInstantiateSlave(</w:t>
      </w:r>
      <w:r w:rsidRPr="007E2A00">
        <w:rPr>
          <w:rFonts w:ascii="Courier New" w:hAnsi="Courier New" w:cs="Courier New"/>
          <w:noProof/>
          <w:color w:val="A31515"/>
          <w:lang w:val="en-US" w:eastAsia="de-DE"/>
        </w:rPr>
        <w:t>"</w:t>
      </w:r>
      <w:r w:rsidR="00350FFF">
        <w:rPr>
          <w:rFonts w:ascii="Courier New" w:hAnsi="Courier New" w:cs="Courier New"/>
          <w:noProof/>
          <w:color w:val="A31515"/>
          <w:lang w:val="en-US" w:eastAsia="de-DE"/>
        </w:rPr>
        <w:t>Instance</w:t>
      </w:r>
      <w:r w:rsidRPr="007E2A00">
        <w:rPr>
          <w:rFonts w:ascii="Courier New" w:hAnsi="Courier New" w:cs="Courier New"/>
          <w:noProof/>
          <w:color w:val="A31515"/>
          <w:lang w:val="en-US" w:eastAsia="de-DE"/>
        </w:rPr>
        <w:t>_i"</w:t>
      </w:r>
      <w:r w:rsidRPr="007E2A00">
        <w:rPr>
          <w:rFonts w:ascii="Courier New" w:hAnsi="Courier New" w:cs="Courier New"/>
          <w:noProof/>
          <w:lang w:val="en-US" w:eastAsia="de-DE"/>
        </w:rPr>
        <w:t xml:space="preserve">, </w:t>
      </w:r>
      <w:r w:rsidRPr="007E2A00">
        <w:rPr>
          <w:rFonts w:ascii="Courier New" w:hAnsi="Courier New" w:cs="Courier New"/>
          <w:noProof/>
          <w:color w:val="A31515"/>
          <w:lang w:val="en-US" w:eastAsia="de-DE"/>
        </w:rPr>
        <w:t>""</w:t>
      </w:r>
      <w:r w:rsidRPr="007E2A00">
        <w:rPr>
          <w:rFonts w:ascii="Courier New" w:hAnsi="Courier New" w:cs="Courier New"/>
          <w:noProof/>
          <w:lang w:val="en-US" w:eastAsia="de-DE"/>
        </w:rPr>
        <w:t xml:space="preserve">, </w:t>
      </w:r>
      <w:r w:rsidRPr="007E2A00">
        <w:rPr>
          <w:rFonts w:ascii="Courier New" w:hAnsi="Courier New" w:cs="Courier New"/>
          <w:noProof/>
          <w:color w:val="A31515"/>
          <w:lang w:val="en-US" w:eastAsia="de-DE"/>
        </w:rPr>
        <w:t>"</w:t>
      </w:r>
      <w:r w:rsidR="00350FFF">
        <w:rPr>
          <w:rFonts w:ascii="Courier New" w:hAnsi="Courier New" w:cs="Courier New"/>
          <w:noProof/>
          <w:color w:val="A31515"/>
          <w:lang w:val="en-US" w:eastAsia="de-DE"/>
        </w:rPr>
        <w:t>FMU_i.dll</w:t>
      </w:r>
      <w:r w:rsidRPr="007E2A00">
        <w:rPr>
          <w:rFonts w:ascii="Courier New" w:hAnsi="Courier New" w:cs="Courier New"/>
          <w:noProof/>
          <w:color w:val="A31515"/>
          <w:lang w:val="en-US" w:eastAsia="de-DE"/>
        </w:rPr>
        <w:t>"</w:t>
      </w:r>
      <w:r w:rsidRPr="007E2A00">
        <w:rPr>
          <w:rFonts w:ascii="Courier New" w:hAnsi="Courier New" w:cs="Courier New"/>
          <w:noProof/>
          <w:lang w:val="en-US" w:eastAsia="de-DE"/>
        </w:rPr>
        <w:t>,</w:t>
      </w:r>
    </w:p>
    <w:p w:rsidR="00D70829" w:rsidRPr="007E2A00" w:rsidRDefault="00A01CFC"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154A95">
        <w:rPr>
          <w:rFonts w:ascii="Courier New" w:hAnsi="Courier New" w:cs="Courier New"/>
          <w:noProof/>
          <w:lang w:val="da-DK" w:eastAsia="de-DE"/>
        </w:rPr>
        <w:tab/>
      </w:r>
      <w:r w:rsidRPr="00154A95">
        <w:rPr>
          <w:rFonts w:ascii="Courier New" w:hAnsi="Courier New" w:cs="Courier New"/>
          <w:noProof/>
          <w:lang w:val="da-DK" w:eastAsia="de-DE"/>
        </w:rPr>
        <w:tab/>
      </w:r>
      <w:r w:rsidR="00D70829" w:rsidRPr="007E2A00">
        <w:rPr>
          <w:rFonts w:ascii="Courier New" w:hAnsi="Courier New" w:cs="Courier New"/>
          <w:noProof/>
          <w:color w:val="A31515"/>
          <w:lang w:val="en-US" w:eastAsia="de-DE"/>
        </w:rPr>
        <w:t>""</w:t>
      </w:r>
      <w:r w:rsidR="00D70829" w:rsidRPr="007E2A00">
        <w:rPr>
          <w:rFonts w:ascii="Courier New" w:hAnsi="Courier New" w:cs="Courier New"/>
          <w:noProof/>
          <w:lang w:val="en-US" w:eastAsia="de-DE"/>
        </w:rPr>
        <w:t>,...);</w:t>
      </w:r>
    </w:p>
    <w:p w:rsidR="00350FFF" w:rsidRPr="007E2A00" w:rsidRDefault="00350FFF"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 xml:space="preserve">if </w:t>
      </w:r>
      <w:r>
        <w:rPr>
          <w:rFonts w:ascii="Courier New" w:hAnsi="Courier New" w:cs="Courier New"/>
          <w:noProof/>
          <w:lang w:val="en-US" w:eastAsia="de-DE"/>
        </w:rPr>
        <w:t>(s[i]-&gt;component</w:t>
      </w:r>
      <w:r w:rsidRPr="007E2A00">
        <w:rPr>
          <w:rFonts w:ascii="Courier New" w:hAnsi="Courier New" w:cs="Courier New"/>
          <w:noProof/>
          <w:lang w:val="en-US" w:eastAsia="de-DE"/>
        </w:rPr>
        <w:t xml:space="preserve"> </w:t>
      </w:r>
      <w:r>
        <w:rPr>
          <w:rFonts w:ascii="Courier New" w:hAnsi="Courier New" w:cs="Courier New"/>
          <w:noProof/>
          <w:lang w:val="en-US" w:eastAsia="de-DE"/>
        </w:rPr>
        <w:t>=</w:t>
      </w:r>
      <w:r w:rsidRPr="007E2A00">
        <w:rPr>
          <w:rFonts w:ascii="Courier New" w:hAnsi="Courier New" w:cs="Courier New"/>
          <w:noProof/>
          <w:lang w:val="en-US" w:eastAsia="de-DE"/>
        </w:rPr>
        <w:t xml:space="preserve">= </w:t>
      </w:r>
      <w:r>
        <w:rPr>
          <w:rFonts w:ascii="Courier New" w:hAnsi="Courier New" w:cs="Courier New"/>
          <w:noProof/>
          <w:lang w:val="en-US" w:eastAsia="de-DE"/>
        </w:rPr>
        <w:t>NULL</w:t>
      </w:r>
      <w:r w:rsidRPr="007E2A00">
        <w:rPr>
          <w:rFonts w:ascii="Courier New" w:hAnsi="Courier New" w:cs="Courier New"/>
          <w:noProof/>
          <w:lang w:val="en-US" w:eastAsia="de-DE"/>
        </w:rPr>
        <w:t>)</w:t>
      </w:r>
    </w:p>
    <w:p w:rsidR="00350FFF" w:rsidRPr="007E2A00" w:rsidRDefault="00350FFF"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error</w:t>
      </w:r>
    </w:p>
    <w:p w:rsidR="00350FFF" w:rsidRPr="007E2A00" w:rsidRDefault="00350FFF"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8000"/>
          <w:lang w:val="en-US" w:eastAsia="de-DE"/>
        </w:rPr>
        <w:t xml:space="preserve">// </w:t>
      </w:r>
      <w:r w:rsidR="004C2207" w:rsidRPr="007E2A00">
        <w:rPr>
          <w:rFonts w:ascii="Courier New" w:hAnsi="Courier New" w:cs="Courier New"/>
          <w:noProof/>
          <w:color w:val="008000"/>
          <w:lang w:val="en-US" w:eastAsia="de-DE"/>
        </w:rPr>
        <w:t>tS</w:t>
      </w:r>
      <w:r w:rsidRPr="007E2A00">
        <w:rPr>
          <w:rFonts w:ascii="Courier New" w:hAnsi="Courier New" w:cs="Courier New"/>
          <w:noProof/>
          <w:color w:val="008000"/>
          <w:lang w:val="en-US" w:eastAsia="de-DE"/>
        </w:rPr>
        <w:t>tart needs to be between startTime and stopTime from the XML</w:t>
      </w:r>
      <w:r w:rsidR="000A215B" w:rsidRPr="007E2A00">
        <w:rPr>
          <w:rFonts w:ascii="Courier New" w:hAnsi="Courier New" w:cs="Courier New"/>
          <w:noProof/>
          <w:color w:val="008000"/>
          <w:lang w:val="en-US" w:eastAsia="de-DE"/>
        </w:rPr>
        <w:t>-f</w:t>
      </w:r>
      <w:r w:rsidRPr="007E2A00">
        <w:rPr>
          <w:rFonts w:ascii="Courier New" w:hAnsi="Courier New" w:cs="Courier New"/>
          <w:noProof/>
          <w:color w:val="008000"/>
          <w:lang w:val="en-US" w:eastAsia="de-DE"/>
        </w:rPr>
        <w:t>ile</w:t>
      </w:r>
    </w:p>
    <w:p w:rsidR="00D70829" w:rsidRPr="007E2A00" w:rsidRDefault="004C2207"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tS</w:t>
      </w:r>
      <w:r w:rsidR="00D70829" w:rsidRPr="007E2A00">
        <w:rPr>
          <w:rFonts w:ascii="Courier New" w:hAnsi="Courier New" w:cs="Courier New"/>
          <w:noProof/>
          <w:lang w:val="en-US" w:eastAsia="de-DE"/>
        </w:rPr>
        <w:t>tart = 0;</w:t>
      </w:r>
    </w:p>
    <w:p w:rsidR="00D70829" w:rsidRPr="007E2A00" w:rsidRDefault="004C2207"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8000"/>
          <w:lang w:val="en-US" w:eastAsia="de-DE"/>
        </w:rPr>
        <w:t>// t</w:t>
      </w:r>
      <w:r w:rsidR="008431D5" w:rsidRPr="007E2A00">
        <w:rPr>
          <w:rFonts w:ascii="Courier New" w:hAnsi="Courier New" w:cs="Courier New"/>
          <w:noProof/>
          <w:color w:val="008000"/>
          <w:lang w:val="en-US" w:eastAsia="de-DE"/>
        </w:rPr>
        <w:t>Stop</w:t>
      </w:r>
      <w:r w:rsidR="00D70829" w:rsidRPr="007E2A00">
        <w:rPr>
          <w:rFonts w:ascii="Courier New" w:hAnsi="Courier New" w:cs="Courier New"/>
          <w:noProof/>
          <w:color w:val="008000"/>
          <w:lang w:val="en-US" w:eastAsia="de-DE"/>
        </w:rPr>
        <w:t xml:space="preserve"> needs to be between startTime and stopTime from the XML</w:t>
      </w:r>
      <w:r w:rsidR="000A215B" w:rsidRPr="007E2A00">
        <w:rPr>
          <w:rFonts w:ascii="Courier New" w:hAnsi="Courier New" w:cs="Courier New"/>
          <w:noProof/>
          <w:color w:val="008000"/>
          <w:lang w:val="en-US" w:eastAsia="de-DE"/>
        </w:rPr>
        <w:t>-f</w:t>
      </w:r>
      <w:r w:rsidR="00D70829" w:rsidRPr="007E2A00">
        <w:rPr>
          <w:rFonts w:ascii="Courier New" w:hAnsi="Courier New" w:cs="Courier New"/>
          <w:noProof/>
          <w:color w:val="008000"/>
          <w:lang w:val="en-US" w:eastAsia="de-DE"/>
        </w:rPr>
        <w:t>ile</w:t>
      </w:r>
    </w:p>
    <w:p w:rsidR="00D70829" w:rsidRPr="007E2A00" w:rsidRDefault="004C2207"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t</w:t>
      </w:r>
      <w:r w:rsidR="008431D5" w:rsidRPr="007E2A00">
        <w:rPr>
          <w:rFonts w:ascii="Courier New" w:hAnsi="Courier New" w:cs="Courier New"/>
          <w:noProof/>
          <w:lang w:val="en-US" w:eastAsia="de-DE"/>
        </w:rPr>
        <w:t>Stop</w:t>
      </w:r>
      <w:r w:rsidR="00D70829" w:rsidRPr="007E2A00">
        <w:rPr>
          <w:rFonts w:ascii="Courier New" w:hAnsi="Courier New" w:cs="Courier New"/>
          <w:noProof/>
          <w:lang w:val="en-US" w:eastAsia="de-DE"/>
        </w:rPr>
        <w:t xml:space="preserve"> = 10;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8000"/>
          <w:lang w:val="en-US" w:eastAsia="de-DE"/>
        </w:rPr>
        <w:t>// Communication step size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h = 0.01;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Number of inputs and outputs of slave s[i] (taken from XML</w:t>
      </w:r>
      <w:r w:rsidR="000A215B" w:rsidRPr="007E2A00">
        <w:rPr>
          <w:rFonts w:ascii="Courier New" w:hAnsi="Courier New" w:cs="Courier New"/>
          <w:noProof/>
          <w:color w:val="008000"/>
          <w:lang w:val="en-US" w:eastAsia="de-DE"/>
        </w:rPr>
        <w:t>-f</w:t>
      </w:r>
      <w:r w:rsidRPr="007E2A00">
        <w:rPr>
          <w:rFonts w:ascii="Courier New" w:hAnsi="Courier New" w:cs="Courier New"/>
          <w:noProof/>
          <w:color w:val="008000"/>
          <w:lang w:val="en-US" w:eastAsia="de-DE"/>
        </w:rPr>
        <w:t>ile),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n[u|y][r|i|b|s] is the number of components of [real|integer|boolean|string]</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[input|output] array [u|y][r|i|b|s]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#ifdef</w:t>
      </w:r>
      <w:r w:rsidRPr="007E2A00">
        <w:rPr>
          <w:rFonts w:ascii="Courier New" w:hAnsi="Courier New" w:cs="Courier New"/>
          <w:noProof/>
          <w:lang w:val="en-US" w:eastAsia="de-DE"/>
        </w:rPr>
        <w:t xml:space="preserve"> Example1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s[0]-&gt;nyr = 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s[1]-&gt;nyr = 1;</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pt-BR" w:eastAsia="de-DE"/>
        </w:rPr>
      </w:pPr>
      <w:r w:rsidRPr="00340D41">
        <w:rPr>
          <w:rFonts w:ascii="Courier New" w:hAnsi="Courier New" w:cs="Courier New"/>
          <w:noProof/>
          <w:lang w:val="pt-BR" w:eastAsia="de-DE"/>
        </w:rPr>
        <w:t>s[1]-&gt;nyi = 1;</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pt-BR" w:eastAsia="de-DE"/>
        </w:rPr>
      </w:pPr>
      <w:r w:rsidRPr="00340D41">
        <w:rPr>
          <w:rFonts w:ascii="Courier New" w:hAnsi="Courier New" w:cs="Courier New"/>
          <w:noProof/>
          <w:lang w:val="pt-BR" w:eastAsia="de-DE"/>
        </w:rPr>
        <w:t>s[2]-&gt;nur = 2;</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pt-BR" w:eastAsia="de-DE"/>
        </w:rPr>
      </w:pPr>
      <w:r w:rsidRPr="00340D41">
        <w:rPr>
          <w:rFonts w:ascii="Courier New" w:hAnsi="Courier New" w:cs="Courier New"/>
          <w:noProof/>
          <w:lang w:val="pt-BR" w:eastAsia="de-DE"/>
        </w:rPr>
        <w:t>s[2]-&gt;nui = 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#else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s[0]-&gt;nur = 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s[0]-&gt;nyr = 1;</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pt-BR" w:eastAsia="de-DE"/>
        </w:rPr>
      </w:pPr>
      <w:r w:rsidRPr="00340D41">
        <w:rPr>
          <w:rFonts w:ascii="Courier New" w:hAnsi="Courier New" w:cs="Courier New"/>
          <w:noProof/>
          <w:lang w:val="pt-BR" w:eastAsia="de-DE"/>
        </w:rPr>
        <w:t>s[1]-&gt;nur = 1;</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pt-BR" w:eastAsia="de-DE"/>
        </w:rPr>
      </w:pPr>
      <w:r w:rsidRPr="00340D41">
        <w:rPr>
          <w:rFonts w:ascii="Courier New" w:hAnsi="Courier New" w:cs="Courier New"/>
          <w:noProof/>
          <w:lang w:val="pt-BR" w:eastAsia="de-DE"/>
        </w:rPr>
        <w:t>s[1]-&gt;nyr = 2;</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pt-BR" w:eastAsia="de-DE"/>
        </w:rPr>
      </w:pPr>
      <w:r w:rsidRPr="00340D41">
        <w:rPr>
          <w:rFonts w:ascii="Courier New" w:hAnsi="Courier New" w:cs="Courier New"/>
          <w:noProof/>
          <w:lang w:val="pt-BR" w:eastAsia="de-DE"/>
        </w:rPr>
        <w:t>s[2]-&gt;nur = 1;</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#endif</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Initialize slaves</w:t>
      </w:r>
    </w:p>
    <w:p w:rsidR="00D70829" w:rsidRPr="0084162D"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84162D">
        <w:rPr>
          <w:rFonts w:ascii="Courier New" w:hAnsi="Courier New" w:cs="Courier New"/>
          <w:noProof/>
          <w:color w:val="0000FF"/>
          <w:lang w:val="en-US" w:eastAsia="de-DE"/>
        </w:rPr>
        <w:t>for</w:t>
      </w:r>
      <w:r w:rsidRPr="0084162D">
        <w:rPr>
          <w:rFonts w:ascii="Courier New" w:hAnsi="Courier New" w:cs="Courier New"/>
          <w:noProof/>
          <w:lang w:val="en-US" w:eastAsia="de-DE"/>
        </w:rPr>
        <w:t xml:space="preserve"> (i = 0; i &lt; nsim; ++i)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84162D">
        <w:rPr>
          <w:rFonts w:ascii="Courier New" w:hAnsi="Courier New" w:cs="Courier New"/>
          <w:noProof/>
          <w:lang w:val="en-US" w:eastAsia="de-DE"/>
        </w:rPr>
        <w:tab/>
      </w:r>
      <w:r w:rsidRPr="007E2A00">
        <w:rPr>
          <w:rFonts w:ascii="Courier New" w:hAnsi="Courier New" w:cs="Courier New"/>
          <w:noProof/>
          <w:lang w:val="en-US" w:eastAsia="de-DE"/>
        </w:rPr>
        <w:t>status = fmiInitialize</w:t>
      </w:r>
      <w:r w:rsidR="00350FFF">
        <w:rPr>
          <w:rFonts w:ascii="Courier New" w:hAnsi="Courier New" w:cs="Courier New"/>
          <w:noProof/>
          <w:lang w:val="en-US" w:eastAsia="de-DE"/>
        </w:rPr>
        <w:t>Slave</w:t>
      </w:r>
      <w:r w:rsidRPr="007E2A00">
        <w:rPr>
          <w:rFonts w:ascii="Courier New" w:hAnsi="Courier New" w:cs="Courier New"/>
          <w:noProof/>
          <w:lang w:val="en-US" w:eastAsia="de-DE"/>
        </w:rPr>
        <w:t xml:space="preserve">(s[i]-&gt;component, </w:t>
      </w:r>
      <w:r w:rsidR="004C2207" w:rsidRPr="007E2A00">
        <w:rPr>
          <w:rFonts w:ascii="Courier New" w:hAnsi="Courier New" w:cs="Courier New"/>
          <w:noProof/>
          <w:lang w:val="en-US" w:eastAsia="de-DE"/>
        </w:rPr>
        <w:t>tS</w:t>
      </w:r>
      <w:r w:rsidRPr="007E2A00">
        <w:rPr>
          <w:rFonts w:ascii="Courier New" w:hAnsi="Courier New" w:cs="Courier New"/>
          <w:noProof/>
          <w:lang w:val="en-US" w:eastAsia="de-DE"/>
        </w:rPr>
        <w:t xml:space="preserve">tart, </w:t>
      </w:r>
      <w:r w:rsidR="00350FFF">
        <w:rPr>
          <w:rFonts w:ascii="Courier New" w:hAnsi="Courier New" w:cs="Courier New"/>
          <w:noProof/>
          <w:lang w:val="en-US" w:eastAsia="de-DE"/>
        </w:rPr>
        <w:t xml:space="preserve">fmiTrue, </w:t>
      </w:r>
      <w:r w:rsidR="004C2207" w:rsidRPr="007E2A00">
        <w:rPr>
          <w:rFonts w:ascii="Courier New" w:hAnsi="Courier New" w:cs="Courier New"/>
          <w:noProof/>
          <w:lang w:val="en-US" w:eastAsia="de-DE"/>
        </w:rPr>
        <w:t>t</w:t>
      </w:r>
      <w:r w:rsidR="008431D5" w:rsidRPr="007E2A00">
        <w:rPr>
          <w:rFonts w:ascii="Courier New" w:hAnsi="Courier New" w:cs="Courier New"/>
          <w:noProof/>
          <w:lang w:val="en-US" w:eastAsia="de-DE"/>
        </w:rPr>
        <w:t>Stop</w:t>
      </w:r>
      <w:r w:rsidRPr="007E2A00">
        <w:rPr>
          <w:rFonts w:ascii="Courier New" w:hAnsi="Courier New" w:cs="Courier New"/>
          <w:noProof/>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 xml:space="preserve">if </w:t>
      </w:r>
      <w:r w:rsidRPr="007E2A00">
        <w:rPr>
          <w:rFonts w:ascii="Courier New" w:hAnsi="Courier New" w:cs="Courier New"/>
          <w:noProof/>
          <w:lang w:val="en-US" w:eastAsia="de-DE"/>
        </w:rPr>
        <w:t>(status != fmiOK)</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error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 Simulation </w:t>
      </w:r>
      <w:r w:rsidR="00DF28D0">
        <w:rPr>
          <w:rFonts w:ascii="Courier New" w:hAnsi="Courier New" w:cs="Courier New"/>
          <w:noProof/>
          <w:color w:val="008000"/>
          <w:lang w:val="en-US" w:eastAsia="de-DE"/>
        </w:rPr>
        <w:t>sub-phase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 </w:t>
      </w:r>
      <w:r w:rsidR="00304533" w:rsidRPr="007E2A00">
        <w:rPr>
          <w:rFonts w:ascii="Courier New" w:hAnsi="Courier New" w:cs="Courier New"/>
          <w:noProof/>
          <w:color w:val="008000"/>
          <w:lang w:val="en-US" w:eastAsia="de-DE"/>
        </w:rPr>
        <w:t>Current m</w:t>
      </w:r>
      <w:r w:rsidRPr="007E2A00">
        <w:rPr>
          <w:rFonts w:ascii="Courier New" w:hAnsi="Courier New" w:cs="Courier New"/>
          <w:noProof/>
          <w:color w:val="008000"/>
          <w:lang w:val="en-US" w:eastAsia="de-DE"/>
        </w:rPr>
        <w:t>aster time</w:t>
      </w:r>
    </w:p>
    <w:p w:rsidR="00D70829" w:rsidRPr="007E2A00" w:rsidRDefault="005D79EB"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tc</w:t>
      </w:r>
      <w:r w:rsidR="00D70829" w:rsidRPr="007E2A00">
        <w:rPr>
          <w:rFonts w:ascii="Courier New" w:hAnsi="Courier New" w:cs="Courier New"/>
          <w:noProof/>
          <w:lang w:val="en-US" w:eastAsia="de-DE"/>
        </w:rPr>
        <w:t xml:space="preserve"> = </w:t>
      </w:r>
      <w:r w:rsidRPr="007E2A00">
        <w:rPr>
          <w:rFonts w:ascii="Courier New" w:hAnsi="Courier New" w:cs="Courier New"/>
          <w:noProof/>
          <w:lang w:val="en-US" w:eastAsia="de-DE"/>
        </w:rPr>
        <w:t>tS</w:t>
      </w:r>
      <w:r w:rsidR="00D70829" w:rsidRPr="007E2A00">
        <w:rPr>
          <w:rFonts w:ascii="Courier New" w:hAnsi="Courier New" w:cs="Courier New"/>
          <w:noProof/>
          <w:lang w:val="en-US" w:eastAsia="de-DE"/>
        </w:rPr>
        <w:t>tart;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 xml:space="preserve">while </w:t>
      </w:r>
      <w:r w:rsidR="00304533" w:rsidRPr="007E2A00">
        <w:rPr>
          <w:rFonts w:ascii="Courier New" w:hAnsi="Courier New" w:cs="Courier New"/>
          <w:noProof/>
          <w:lang w:val="en-US" w:eastAsia="de-DE"/>
        </w:rPr>
        <w:t>((tc</w:t>
      </w:r>
      <w:r w:rsidRPr="007E2A00">
        <w:rPr>
          <w:rFonts w:ascii="Courier New" w:hAnsi="Courier New" w:cs="Courier New"/>
          <w:noProof/>
          <w:lang w:val="en-US" w:eastAsia="de-DE"/>
        </w:rPr>
        <w:t xml:space="preserve"> &lt; </w:t>
      </w:r>
      <w:r w:rsidR="00304533" w:rsidRPr="007E2A00">
        <w:rPr>
          <w:rFonts w:ascii="Courier New" w:hAnsi="Courier New" w:cs="Courier New"/>
          <w:noProof/>
          <w:lang w:val="en-US" w:eastAsia="de-DE"/>
        </w:rPr>
        <w:t>t</w:t>
      </w:r>
      <w:r w:rsidR="008431D5" w:rsidRPr="007E2A00">
        <w:rPr>
          <w:rFonts w:ascii="Courier New" w:hAnsi="Courier New" w:cs="Courier New"/>
          <w:noProof/>
          <w:lang w:val="en-US" w:eastAsia="de-DE"/>
        </w:rPr>
        <w:t>Stop</w:t>
      </w:r>
      <w:r w:rsidR="00304533" w:rsidRPr="007E2A00">
        <w:rPr>
          <w:rFonts w:ascii="Courier New" w:hAnsi="Courier New" w:cs="Courier New"/>
          <w:noProof/>
          <w:lang w:val="en-US" w:eastAsia="de-DE"/>
        </w:rPr>
        <w:t>) &amp;&amp; (status</w:t>
      </w:r>
      <w:r w:rsidRPr="007E2A00">
        <w:rPr>
          <w:rFonts w:ascii="Courier New" w:hAnsi="Courier New" w:cs="Courier New"/>
          <w:noProof/>
          <w:lang w:val="en-US" w:eastAsia="de-DE"/>
        </w:rPr>
        <w:t xml:space="preserve"> == fmiOK))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Zero communication step size at first step and for event iteration</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 xml:space="preserve"> (firstStep || event)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t>hStep = 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else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t xml:space="preserve">hStep = </w:t>
      </w:r>
      <w:r w:rsidR="003F42CE">
        <w:rPr>
          <w:rFonts w:ascii="Courier New" w:hAnsi="Courier New" w:cs="Courier New"/>
          <w:noProof/>
          <w:lang w:val="en-US" w:eastAsia="de-DE"/>
        </w:rPr>
        <w:t>communicationStepSize</w:t>
      </w:r>
      <w:r w:rsidRPr="007E2A00">
        <w:rPr>
          <w:rFonts w:ascii="Courier New" w:hAnsi="Courier New" w:cs="Courier New"/>
          <w:noProof/>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outlineLvl w:val="0"/>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Call slaves regarding priority</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for</w:t>
      </w:r>
      <w:r w:rsidRPr="007E2A00">
        <w:rPr>
          <w:rFonts w:ascii="Courier New" w:hAnsi="Courier New" w:cs="Courier New"/>
          <w:noProof/>
          <w:lang w:val="en-US" w:eastAsia="de-DE"/>
        </w:rPr>
        <w:t xml:space="preserve"> (prior = 0; prior &lt; maxPriority; ++prior)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 xml:space="preserve"> (cycles[prior] == 0) { </w:t>
      </w:r>
      <w:r w:rsidRPr="007E2A00">
        <w:rPr>
          <w:rFonts w:ascii="Courier New" w:hAnsi="Courier New" w:cs="Courier New"/>
          <w:noProof/>
          <w:color w:val="008000"/>
          <w:lang w:val="en-US" w:eastAsia="de-DE"/>
        </w:rPr>
        <w:t>// no cycle, parallel execution of slaves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Call slaves of priority prior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for</w:t>
      </w:r>
      <w:r w:rsidRPr="007E2A00">
        <w:rPr>
          <w:rFonts w:ascii="Courier New" w:hAnsi="Courier New" w:cs="Courier New"/>
          <w:noProof/>
          <w:lang w:val="en-US" w:eastAsia="de-DE"/>
        </w:rPr>
        <w:t xml:space="preserve"> (i = 0; i &lt; nsim; ++i)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 xml:space="preserve">if </w:t>
      </w:r>
      <w:r w:rsidRPr="007E2A00">
        <w:rPr>
          <w:rFonts w:ascii="Courier New" w:hAnsi="Courier New" w:cs="Courier New"/>
          <w:noProof/>
          <w:lang w:val="en-US" w:eastAsia="de-DE"/>
        </w:rPr>
        <w:t>(priority[i] == prior)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Open thread</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Set inputs for slaves of priority prior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fmiSetReal(s[i]-&gt;component, ..., s[i]-&gt;nur,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s[i]-&gt;</w:t>
      </w:r>
      <w:smartTag w:uri="urn:schemas-microsoft-com:office:smarttags" w:element="place">
        <w:smartTag w:uri="urn:schemas-microsoft-com:office:smarttags" w:element="City">
          <w:r w:rsidRPr="007E2A00">
            <w:rPr>
              <w:rFonts w:ascii="Courier New" w:hAnsi="Courier New" w:cs="Courier New"/>
              <w:noProof/>
              <w:lang w:val="en-US" w:eastAsia="de-DE"/>
            </w:rPr>
            <w:t>ur</w:t>
          </w:r>
        </w:smartTag>
      </w:smartTag>
      <w:r w:rsidRPr="007E2A00">
        <w:rPr>
          <w:rFonts w:ascii="Courier New" w:hAnsi="Courier New" w:cs="Courier New"/>
          <w:noProof/>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fmiSet</w:t>
      </w:r>
      <w:r w:rsidR="00350FFF">
        <w:rPr>
          <w:rFonts w:ascii="Courier New" w:hAnsi="Courier New" w:cs="Courier New"/>
          <w:noProof/>
          <w:lang w:val="en-US" w:eastAsia="de-DE"/>
        </w:rPr>
        <w:t>Integer</w:t>
      </w:r>
      <w:r w:rsidRPr="007E2A00">
        <w:rPr>
          <w:rFonts w:ascii="Courier New" w:hAnsi="Courier New" w:cs="Courier New"/>
          <w:noProof/>
          <w:lang w:val="en-US" w:eastAsia="de-DE"/>
        </w:rPr>
        <w:t>(s[i]-&gt;component, ..., s[i]-&gt;nui,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s[i]-&gt;ui);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status = fmiDoStep(s[i]-&gt;component, t</w:t>
      </w:r>
      <w:r w:rsidR="00304533" w:rsidRPr="007E2A00">
        <w:rPr>
          <w:rFonts w:ascii="Courier New" w:hAnsi="Courier New" w:cs="Courier New"/>
          <w:noProof/>
          <w:lang w:val="en-US" w:eastAsia="de-DE"/>
        </w:rPr>
        <w:t>c</w:t>
      </w:r>
      <w:r w:rsidRPr="007E2A00">
        <w:rPr>
          <w:rFonts w:ascii="Courier New" w:hAnsi="Courier New" w:cs="Courier New"/>
          <w:noProof/>
          <w:lang w:val="en-US" w:eastAsia="de-DE"/>
        </w:rPr>
        <w:t>, hStep,</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lastRenderedPageBreak/>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fmiTrue);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 xml:space="preserve">if </w:t>
      </w:r>
      <w:r w:rsidRPr="007E2A00">
        <w:rPr>
          <w:rFonts w:ascii="Courier New" w:hAnsi="Courier New" w:cs="Courier New"/>
          <w:noProof/>
          <w:lang w:val="en-US" w:eastAsia="de-DE"/>
        </w:rPr>
        <w:t>(status == fmiError || status == fmiFatal)</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error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Retrieve outputs for slaves of priority prior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fmiGetReal(s[i]-&gt;component, ..., s[i]-&gt;nyr,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s[i]-&gt;yr);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fmiGet</w:t>
      </w:r>
      <w:r w:rsidR="00350FFF">
        <w:rPr>
          <w:rFonts w:ascii="Courier New" w:hAnsi="Courier New" w:cs="Courier New"/>
          <w:noProof/>
          <w:lang w:val="en-US" w:eastAsia="de-DE"/>
        </w:rPr>
        <w:t>Integer</w:t>
      </w:r>
      <w:r w:rsidRPr="007E2A00">
        <w:rPr>
          <w:rFonts w:ascii="Courier New" w:hAnsi="Courier New" w:cs="Courier New"/>
          <w:noProof/>
          <w:lang w:val="en-US" w:eastAsia="de-DE"/>
        </w:rPr>
        <w:t>(s[i]-&gt;component, ..., s[i]-&gt;nyi,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s[i]-&gt;yi);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Close thread</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t xml:space="preserve">} </w:t>
      </w:r>
      <w:r w:rsidRPr="007E2A00">
        <w:rPr>
          <w:rFonts w:ascii="Courier New" w:hAnsi="Courier New" w:cs="Courier New"/>
          <w:noProof/>
          <w:color w:val="0000FF"/>
          <w:lang w:val="en-US" w:eastAsia="de-DE"/>
        </w:rPr>
        <w:t>else</w:t>
      </w:r>
      <w:r w:rsidRPr="007E2A00">
        <w:rPr>
          <w:rFonts w:ascii="Courier New" w:hAnsi="Courier New" w:cs="Courier New"/>
          <w:noProof/>
          <w:lang w:val="en-US" w:eastAsia="de-DE"/>
        </w:rPr>
        <w:t xml:space="preserve"> { </w:t>
      </w:r>
      <w:r w:rsidRPr="007E2A00">
        <w:rPr>
          <w:rFonts w:ascii="Courier New" w:hAnsi="Courier New" w:cs="Courier New"/>
          <w:noProof/>
          <w:color w:val="008000"/>
          <w:lang w:val="en-US" w:eastAsia="de-DE"/>
        </w:rPr>
        <w:t>// cycle, serial execution of slaves, iteration</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itSteps = 0;</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newStep = fmiTrue;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Iteration</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do</w:t>
      </w:r>
      <w:r w:rsidRPr="007E2A00">
        <w:rPr>
          <w:rFonts w:ascii="Courier New" w:hAnsi="Courier New" w:cs="Courier New"/>
          <w:noProof/>
          <w:lang w:val="en-US" w:eastAsia="de-DE"/>
        </w:rPr>
        <w:t xml:space="preserve">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++itSteps;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Backup of values exchanged between slaves for error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check</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oldValues = values;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Call slaves of priority prior</w:t>
      </w:r>
    </w:p>
    <w:p w:rsidR="00D70829" w:rsidRPr="0084162D"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84162D">
        <w:rPr>
          <w:rFonts w:ascii="Courier New" w:hAnsi="Courier New" w:cs="Courier New"/>
          <w:noProof/>
          <w:color w:val="0000FF"/>
          <w:lang w:val="en-US" w:eastAsia="de-DE"/>
        </w:rPr>
        <w:t>for</w:t>
      </w:r>
      <w:r w:rsidRPr="0084162D">
        <w:rPr>
          <w:rFonts w:ascii="Courier New" w:hAnsi="Courier New" w:cs="Courier New"/>
          <w:noProof/>
          <w:lang w:val="en-US" w:eastAsia="de-DE"/>
        </w:rPr>
        <w:t xml:space="preserve"> (i = 0; i &lt; nsim; ++i)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84162D">
        <w:rPr>
          <w:rFonts w:ascii="Courier New" w:hAnsi="Courier New" w:cs="Courier New"/>
          <w:noProof/>
          <w:lang w:val="en-US" w:eastAsia="de-DE"/>
        </w:rPr>
        <w:tab/>
      </w:r>
      <w:r w:rsidRPr="0084162D">
        <w:rPr>
          <w:rFonts w:ascii="Courier New" w:hAnsi="Courier New" w:cs="Courier New"/>
          <w:noProof/>
          <w:lang w:val="en-US" w:eastAsia="de-DE"/>
        </w:rPr>
        <w:tab/>
      </w:r>
      <w:r w:rsidRPr="0084162D">
        <w:rPr>
          <w:rFonts w:ascii="Courier New" w:hAnsi="Courier New" w:cs="Courier New"/>
          <w:noProof/>
          <w:lang w:val="en-US" w:eastAsia="de-DE"/>
        </w:rPr>
        <w:tab/>
      </w:r>
      <w:r w:rsidRPr="0084162D">
        <w:rPr>
          <w:rFonts w:ascii="Courier New" w:hAnsi="Courier New" w:cs="Courier New"/>
          <w:noProof/>
          <w:lang w:val="en-US" w:eastAsia="de-DE"/>
        </w:rPr>
        <w:tab/>
      </w:r>
      <w:r w:rsidRPr="0084162D">
        <w:rPr>
          <w:rFonts w:ascii="Courier New" w:hAnsi="Courier New" w:cs="Courier New"/>
          <w:noProof/>
          <w:lang w:val="en-US" w:eastAsia="de-DE"/>
        </w:rPr>
        <w:tab/>
      </w:r>
      <w:r w:rsidRPr="007E2A00">
        <w:rPr>
          <w:rFonts w:ascii="Courier New" w:hAnsi="Courier New" w:cs="Courier New"/>
          <w:noProof/>
          <w:color w:val="0000FF"/>
          <w:lang w:val="en-US" w:eastAsia="de-DE"/>
        </w:rPr>
        <w:t xml:space="preserve">if </w:t>
      </w:r>
      <w:r w:rsidRPr="007E2A00">
        <w:rPr>
          <w:rFonts w:ascii="Courier New" w:hAnsi="Courier New" w:cs="Courier New"/>
          <w:noProof/>
          <w:lang w:val="en-US" w:eastAsia="de-DE"/>
        </w:rPr>
        <w:t>(priority[i] == prior)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Set inputs for slaves of priority prior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fmiSetReal(s[i]-&gt;component, ..., s[i]-&gt;nur,</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sv-SE"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340D41">
        <w:rPr>
          <w:rFonts w:ascii="Courier New" w:hAnsi="Courier New" w:cs="Courier New"/>
          <w:noProof/>
          <w:lang w:val="sv-SE" w:eastAsia="de-DE"/>
        </w:rPr>
        <w:t>s[i]-&gt;ur);</w:t>
      </w:r>
    </w:p>
    <w:p w:rsidR="00D70829" w:rsidRPr="00340D41"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sv-SE" w:eastAsia="de-DE"/>
        </w:rPr>
      </w:pP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t>fmiSet</w:t>
      </w:r>
      <w:r w:rsidR="003F42CE" w:rsidRPr="00340D41">
        <w:rPr>
          <w:rFonts w:ascii="Courier New" w:hAnsi="Courier New" w:cs="Courier New"/>
          <w:noProof/>
          <w:lang w:val="sv-SE" w:eastAsia="de-DE"/>
        </w:rPr>
        <w:t>Integer</w:t>
      </w:r>
      <w:r w:rsidRPr="00340D41">
        <w:rPr>
          <w:rFonts w:ascii="Courier New" w:hAnsi="Courier New" w:cs="Courier New"/>
          <w:noProof/>
          <w:lang w:val="sv-SE" w:eastAsia="de-DE"/>
        </w:rPr>
        <w:t>(s[i]-&gt;component,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Pr="00340D41">
        <w:rPr>
          <w:rFonts w:ascii="Courier New" w:hAnsi="Courier New" w:cs="Courier New"/>
          <w:noProof/>
          <w:lang w:val="sv-SE" w:eastAsia="de-DE"/>
        </w:rPr>
        <w:tab/>
      </w:r>
      <w:r w:rsidR="00A01CFC" w:rsidRPr="007E2A00">
        <w:rPr>
          <w:rFonts w:ascii="Courier New" w:hAnsi="Courier New" w:cs="Courier New"/>
          <w:noProof/>
          <w:lang w:val="en-US" w:eastAsia="de-DE"/>
        </w:rPr>
        <w:t>s[i]-&gt;nui,</w:t>
      </w:r>
      <w:r w:rsidR="00A01CFC">
        <w:rPr>
          <w:rFonts w:ascii="Courier New" w:hAnsi="Courier New" w:cs="Courier New"/>
          <w:noProof/>
          <w:lang w:val="en-US" w:eastAsia="de-DE"/>
        </w:rPr>
        <w:t xml:space="preserve"> </w:t>
      </w:r>
      <w:r w:rsidRPr="007E2A00">
        <w:rPr>
          <w:rFonts w:ascii="Courier New" w:hAnsi="Courier New" w:cs="Courier New"/>
          <w:noProof/>
          <w:lang w:val="en-US" w:eastAsia="de-DE"/>
        </w:rPr>
        <w:t>s[i]-&gt;ui);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status = fmiDoStep(s[i]-&gt;component</w:t>
      </w:r>
      <w:r w:rsidR="00304533" w:rsidRPr="007E2A00">
        <w:rPr>
          <w:rFonts w:ascii="Courier New" w:hAnsi="Courier New" w:cs="Courier New"/>
          <w:noProof/>
          <w:lang w:val="en-US" w:eastAsia="de-DE"/>
        </w:rPr>
        <w:t>, tc</w:t>
      </w:r>
      <w:r w:rsidRPr="007E2A00">
        <w:rPr>
          <w:rFonts w:ascii="Courier New" w:hAnsi="Courier New" w:cs="Courier New"/>
          <w:noProof/>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hStep, newStep);</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 xml:space="preserve">if </w:t>
      </w:r>
      <w:r w:rsidRPr="007E2A00">
        <w:rPr>
          <w:rFonts w:ascii="Courier New" w:hAnsi="Courier New" w:cs="Courier New"/>
          <w:noProof/>
          <w:lang w:val="en-US" w:eastAsia="de-DE"/>
        </w:rPr>
        <w:t>(status==fmiError || status==fmiFatal)</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error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Get outputs for slaves of priority prior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fmiGetReal(s[i]-&gt;component, ..., s[i]-&gt;nyr,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s[i]-&gt;yr);</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fmiGet</w:t>
      </w:r>
      <w:r w:rsidR="00A01CFC">
        <w:rPr>
          <w:rFonts w:ascii="Courier New" w:hAnsi="Courier New" w:cs="Courier New"/>
          <w:noProof/>
          <w:lang w:val="en-US" w:eastAsia="de-DE"/>
        </w:rPr>
        <w:t>Integer</w:t>
      </w:r>
      <w:r w:rsidRPr="007E2A00">
        <w:rPr>
          <w:rFonts w:ascii="Courier New" w:hAnsi="Courier New" w:cs="Courier New"/>
          <w:noProof/>
          <w:lang w:val="en-US" w:eastAsia="de-DE"/>
        </w:rPr>
        <w:t>(s[i]-&gt;component, ...,</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00A01CFC" w:rsidRPr="007E2A00">
        <w:rPr>
          <w:rFonts w:ascii="Courier New" w:hAnsi="Courier New" w:cs="Courier New"/>
          <w:noProof/>
          <w:lang w:val="en-US" w:eastAsia="de-DE"/>
        </w:rPr>
        <w:t>s[i]-&gt;nyi,</w:t>
      </w:r>
      <w:r w:rsidR="00A01CFC">
        <w:rPr>
          <w:rFonts w:ascii="Courier New" w:hAnsi="Courier New" w:cs="Courier New"/>
          <w:noProof/>
          <w:lang w:val="en-US" w:eastAsia="de-DE"/>
        </w:rPr>
        <w:t xml:space="preserve"> </w:t>
      </w:r>
      <w:r w:rsidRPr="007E2A00">
        <w:rPr>
          <w:rFonts w:ascii="Courier New" w:hAnsi="Courier New" w:cs="Courier New"/>
          <w:noProof/>
          <w:lang w:val="en-US" w:eastAsia="de-DE"/>
        </w:rPr>
        <w:t>s[i]-&gt;yi);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newStep = fmiFalse;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Check error between old and new values of iteration</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err = errorCheck(values, oldValues);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r>
      <w:r w:rsidRPr="007E2A00">
        <w:rPr>
          <w:rFonts w:ascii="Courier New" w:hAnsi="Courier New" w:cs="Courier New"/>
          <w:noProof/>
          <w:lang w:val="en-US" w:eastAsia="de-DE"/>
        </w:rPr>
        <w:tab/>
        <w:t xml:space="preserve">} </w:t>
      </w:r>
      <w:r w:rsidRPr="007E2A00">
        <w:rPr>
          <w:rFonts w:ascii="Courier New" w:hAnsi="Courier New" w:cs="Courier New"/>
          <w:noProof/>
          <w:color w:val="0000FF"/>
          <w:lang w:val="en-US" w:eastAsia="de-DE"/>
        </w:rPr>
        <w:t>while</w:t>
      </w:r>
      <w:r w:rsidRPr="007E2A00">
        <w:rPr>
          <w:rFonts w:ascii="Courier New" w:hAnsi="Courier New" w:cs="Courier New"/>
          <w:noProof/>
          <w:lang w:val="en-US" w:eastAsia="de-DE"/>
        </w:rPr>
        <w:t xml:space="preserve"> (err &gt; 0 &amp;&amp; itSteps &lt; maxItSteps);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xml:space="preserve">//increment </w:t>
      </w:r>
      <w:r w:rsidR="00304533" w:rsidRPr="007E2A00">
        <w:rPr>
          <w:rFonts w:ascii="Courier New" w:hAnsi="Courier New" w:cs="Courier New"/>
          <w:noProof/>
          <w:color w:val="008000"/>
          <w:lang w:val="en-US" w:eastAsia="de-DE"/>
        </w:rPr>
        <w:t xml:space="preserve">current </w:t>
      </w:r>
      <w:r w:rsidRPr="007E2A00">
        <w:rPr>
          <w:rFonts w:ascii="Courier New" w:hAnsi="Courier New" w:cs="Courier New"/>
          <w:noProof/>
          <w:color w:val="008000"/>
          <w:lang w:val="en-US" w:eastAsia="de-DE"/>
        </w:rPr>
        <w:t>master time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t>t</w:t>
      </w:r>
      <w:r w:rsidR="00304533" w:rsidRPr="007E2A00">
        <w:rPr>
          <w:rFonts w:ascii="Courier New" w:hAnsi="Courier New" w:cs="Courier New"/>
          <w:noProof/>
          <w:lang w:val="en-US" w:eastAsia="de-DE"/>
        </w:rPr>
        <w:t>c</w:t>
      </w:r>
      <w:r w:rsidRPr="007E2A00">
        <w:rPr>
          <w:rFonts w:ascii="Courier New" w:hAnsi="Courier New" w:cs="Courier New"/>
          <w:noProof/>
          <w:lang w:val="en-US" w:eastAsia="de-DE"/>
        </w:rPr>
        <w:t xml:space="preserve"> += hStep;</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w:t>
      </w:r>
    </w:p>
    <w:p w:rsidR="00D70829" w:rsidRPr="007E2A00" w:rsidRDefault="00AB5C2F"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Pr>
          <w:rFonts w:ascii="Courier New" w:hAnsi="Courier New" w:cs="Courier New"/>
          <w:noProof/>
          <w:lang w:val="en-US" w:eastAsia="de-DE"/>
        </w:rPr>
        <w:br w:type="page"/>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lastRenderedPageBreak/>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color w:val="008000"/>
          <w:lang w:val="en-US" w:eastAsia="de-DE"/>
        </w:rPr>
        <w:t xml:space="preserve">// </w:t>
      </w:r>
      <w:r w:rsidR="00547DE7">
        <w:rPr>
          <w:rFonts w:ascii="Courier New" w:hAnsi="Courier New" w:cs="Courier New"/>
          <w:noProof/>
          <w:color w:val="008000"/>
          <w:lang w:val="en-US" w:eastAsia="de-DE"/>
        </w:rPr>
        <w:t xml:space="preserve">Shutdown </w:t>
      </w:r>
      <w:r w:rsidR="00DF28D0">
        <w:rPr>
          <w:rFonts w:ascii="Courier New" w:hAnsi="Courier New" w:cs="Courier New"/>
          <w:noProof/>
          <w:color w:val="008000"/>
          <w:lang w:val="en-US" w:eastAsia="de-DE"/>
        </w:rPr>
        <w:t>sub-phase</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 xml:space="preserve"> (status == fmiOK)</w:t>
      </w:r>
      <w:r w:rsidR="00A01CFC">
        <w:rPr>
          <w:rFonts w:ascii="Courier New" w:hAnsi="Courier New" w:cs="Courier New"/>
          <w:noProof/>
          <w:lang w:val="en-US" w:eastAsia="de-DE"/>
        </w:rPr>
        <w:t xml:space="preserve"> {</w:t>
      </w:r>
    </w:p>
    <w:p w:rsidR="00A01CFC" w:rsidRPr="00C1282E" w:rsidRDefault="00A01CFC"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da-DK" w:eastAsia="de-DE"/>
        </w:rPr>
      </w:pPr>
      <w:r w:rsidRPr="007E2A00">
        <w:rPr>
          <w:rFonts w:ascii="Courier New" w:hAnsi="Courier New" w:cs="Courier New"/>
          <w:noProof/>
          <w:lang w:val="en-US" w:eastAsia="de-DE"/>
        </w:rPr>
        <w:tab/>
      </w:r>
      <w:r>
        <w:rPr>
          <w:rFonts w:ascii="Courier New" w:hAnsi="Courier New" w:cs="Courier New"/>
          <w:noProof/>
          <w:color w:val="008000"/>
          <w:lang w:val="da-DK" w:eastAsia="de-DE"/>
        </w:rPr>
        <w:t>// Terminate</w:t>
      </w:r>
      <w:r w:rsidRPr="00C1282E">
        <w:rPr>
          <w:rFonts w:ascii="Courier New" w:hAnsi="Courier New" w:cs="Courier New"/>
          <w:noProof/>
          <w:color w:val="008000"/>
          <w:lang w:val="da-DK" w:eastAsia="de-DE"/>
        </w:rPr>
        <w:t xml:space="preserve"> slaves</w:t>
      </w:r>
    </w:p>
    <w:p w:rsidR="00A01CFC" w:rsidRPr="00C1282E" w:rsidRDefault="00A01CFC"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da-DK" w:eastAsia="de-DE"/>
        </w:rPr>
      </w:pPr>
      <w:r w:rsidRPr="00C1282E">
        <w:rPr>
          <w:rFonts w:ascii="Courier New" w:hAnsi="Courier New" w:cs="Courier New"/>
          <w:noProof/>
          <w:lang w:val="da-DK" w:eastAsia="de-DE"/>
        </w:rPr>
        <w:tab/>
      </w:r>
      <w:r w:rsidRPr="00C1282E">
        <w:rPr>
          <w:rFonts w:ascii="Courier New" w:hAnsi="Courier New" w:cs="Courier New"/>
          <w:noProof/>
          <w:color w:val="0000FF"/>
          <w:lang w:val="da-DK" w:eastAsia="de-DE"/>
        </w:rPr>
        <w:t>for</w:t>
      </w:r>
      <w:r w:rsidRPr="00C1282E">
        <w:rPr>
          <w:rFonts w:ascii="Courier New" w:hAnsi="Courier New" w:cs="Courier New"/>
          <w:noProof/>
          <w:lang w:val="da-DK" w:eastAsia="de-DE"/>
        </w:rPr>
        <w:t xml:space="preserve"> (i = 0; i &lt; nsim; ++i)</w:t>
      </w:r>
    </w:p>
    <w:p w:rsidR="00A01CFC" w:rsidRPr="007E2A00" w:rsidRDefault="00A01CFC"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C1282E">
        <w:rPr>
          <w:rFonts w:ascii="Courier New" w:hAnsi="Courier New" w:cs="Courier New"/>
          <w:noProof/>
          <w:lang w:val="da-DK" w:eastAsia="de-DE"/>
        </w:rPr>
        <w:tab/>
      </w:r>
      <w:r w:rsidRPr="00C1282E">
        <w:rPr>
          <w:rFonts w:ascii="Courier New" w:hAnsi="Courier New" w:cs="Courier New"/>
          <w:noProof/>
          <w:lang w:val="da-DK" w:eastAsia="de-DE"/>
        </w:rPr>
        <w:tab/>
      </w:r>
      <w:r>
        <w:rPr>
          <w:rFonts w:ascii="Courier New" w:hAnsi="Courier New" w:cs="Courier New"/>
          <w:noProof/>
          <w:lang w:val="en-US" w:eastAsia="de-DE"/>
        </w:rPr>
        <w:t>fmiTerminateSlave</w:t>
      </w:r>
      <w:r w:rsidRPr="007E2A00">
        <w:rPr>
          <w:rFonts w:ascii="Courier New" w:hAnsi="Courier New" w:cs="Courier New"/>
          <w:noProof/>
          <w:lang w:val="en-US" w:eastAsia="de-DE"/>
        </w:rPr>
        <w:t>(s[i]-&gt;component);</w:t>
      </w:r>
    </w:p>
    <w:p w:rsidR="00D70829" w:rsidRPr="0084162D"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84162D">
        <w:rPr>
          <w:rFonts w:ascii="Courier New" w:hAnsi="Courier New" w:cs="Courier New"/>
          <w:noProof/>
          <w:color w:val="008000"/>
          <w:lang w:val="en-US" w:eastAsia="de-DE"/>
        </w:rPr>
        <w:t>// Reset slaves</w:t>
      </w:r>
    </w:p>
    <w:p w:rsidR="00D70829" w:rsidRPr="0084162D"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84162D">
        <w:rPr>
          <w:rFonts w:ascii="Courier New" w:hAnsi="Courier New" w:cs="Courier New"/>
          <w:noProof/>
          <w:lang w:val="en-US" w:eastAsia="de-DE"/>
        </w:rPr>
        <w:tab/>
      </w:r>
      <w:r w:rsidRPr="0084162D">
        <w:rPr>
          <w:rFonts w:ascii="Courier New" w:hAnsi="Courier New" w:cs="Courier New"/>
          <w:noProof/>
          <w:color w:val="0000FF"/>
          <w:lang w:val="en-US" w:eastAsia="de-DE"/>
        </w:rPr>
        <w:t>for</w:t>
      </w:r>
      <w:r w:rsidRPr="0084162D">
        <w:rPr>
          <w:rFonts w:ascii="Courier New" w:hAnsi="Courier New" w:cs="Courier New"/>
          <w:noProof/>
          <w:lang w:val="en-US" w:eastAsia="de-DE"/>
        </w:rPr>
        <w:t xml:space="preserve"> (i = 0; i &lt; nsim; ++i)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84162D">
        <w:rPr>
          <w:rFonts w:ascii="Courier New" w:hAnsi="Courier New" w:cs="Courier New"/>
          <w:noProof/>
          <w:lang w:val="en-US" w:eastAsia="de-DE"/>
        </w:rPr>
        <w:tab/>
      </w:r>
      <w:r w:rsidRPr="0084162D">
        <w:rPr>
          <w:rFonts w:ascii="Courier New" w:hAnsi="Courier New" w:cs="Courier New"/>
          <w:noProof/>
          <w:lang w:val="en-US" w:eastAsia="de-DE"/>
        </w:rPr>
        <w:tab/>
      </w:r>
      <w:r w:rsidRPr="007E2A00">
        <w:rPr>
          <w:rFonts w:ascii="Courier New" w:hAnsi="Courier New" w:cs="Courier New"/>
          <w:noProof/>
          <w:lang w:val="en-US" w:eastAsia="de-DE"/>
        </w:rPr>
        <w:t>fmiReset</w:t>
      </w:r>
      <w:r w:rsidR="00A01CFC">
        <w:rPr>
          <w:rFonts w:ascii="Courier New" w:hAnsi="Courier New" w:cs="Courier New"/>
          <w:noProof/>
          <w:lang w:val="en-US" w:eastAsia="de-DE"/>
        </w:rPr>
        <w:t>Slave</w:t>
      </w:r>
      <w:r w:rsidRPr="007E2A00">
        <w:rPr>
          <w:rFonts w:ascii="Courier New" w:hAnsi="Courier New" w:cs="Courier New"/>
          <w:noProof/>
          <w:lang w:val="en-US" w:eastAsia="de-DE"/>
        </w:rPr>
        <w:t>(s[i]-&gt;component);</w:t>
      </w:r>
    </w:p>
    <w:p w:rsidR="00A01CFC" w:rsidRPr="007E2A00" w:rsidRDefault="00A01CFC"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Pr>
          <w:rFonts w:ascii="Courier New" w:hAnsi="Courier New" w:cs="Courier New"/>
          <w:noProof/>
          <w:lang w:val="en-US" w:eastAsia="de-DE"/>
        </w:rPr>
        <w:t>}</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color w:val="0000FF"/>
          <w:lang w:val="en-US" w:eastAsia="de-DE"/>
        </w:rPr>
        <w:t>if</w:t>
      </w:r>
      <w:r w:rsidRPr="007E2A00">
        <w:rPr>
          <w:rFonts w:ascii="Courier New" w:hAnsi="Courier New" w:cs="Courier New"/>
          <w:noProof/>
          <w:lang w:val="en-US" w:eastAsia="de-DE"/>
        </w:rPr>
        <w:t xml:space="preserve"> (status != fmiFatal)</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color w:val="008000"/>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8000"/>
          <w:lang w:val="en-US" w:eastAsia="de-DE"/>
        </w:rPr>
        <w:t>// Cleanup slaves</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color w:val="0000FF"/>
          <w:lang w:val="en-US" w:eastAsia="de-DE"/>
        </w:rPr>
        <w:t>for</w:t>
      </w:r>
      <w:r w:rsidRPr="007E2A00">
        <w:rPr>
          <w:rFonts w:ascii="Courier New" w:hAnsi="Courier New" w:cs="Courier New"/>
          <w:noProof/>
          <w:lang w:val="en-US" w:eastAsia="de-DE"/>
        </w:rPr>
        <w:t xml:space="preserve"> (i = 0; i &lt; nsim; ++i)</w:t>
      </w:r>
    </w:p>
    <w:p w:rsidR="00D70829" w:rsidRPr="007E2A00" w:rsidRDefault="00D70829" w:rsidP="0084162D">
      <w:pPr>
        <w:pBdr>
          <w:top w:val="single" w:sz="4" w:space="1" w:color="auto"/>
          <w:left w:val="single" w:sz="4" w:space="4" w:color="auto"/>
          <w:bottom w:val="single" w:sz="4" w:space="1" w:color="auto"/>
          <w:right w:val="single" w:sz="4" w:space="4" w:color="auto"/>
        </w:pBdr>
        <w:autoSpaceDE w:val="0"/>
        <w:autoSpaceDN w:val="0"/>
        <w:adjustRightInd w:val="0"/>
        <w:spacing w:line="240" w:lineRule="auto"/>
        <w:rPr>
          <w:rFonts w:ascii="Courier New" w:hAnsi="Courier New" w:cs="Courier New"/>
          <w:noProof/>
          <w:lang w:val="en-US" w:eastAsia="de-DE"/>
        </w:rPr>
      </w:pPr>
      <w:r w:rsidRPr="007E2A00">
        <w:rPr>
          <w:rFonts w:ascii="Courier New" w:hAnsi="Courier New" w:cs="Courier New"/>
          <w:noProof/>
          <w:lang w:val="en-US" w:eastAsia="de-DE"/>
        </w:rPr>
        <w:tab/>
      </w:r>
      <w:r w:rsidRPr="007E2A00">
        <w:rPr>
          <w:rFonts w:ascii="Courier New" w:hAnsi="Courier New" w:cs="Courier New"/>
          <w:noProof/>
          <w:lang w:val="en-US" w:eastAsia="de-DE"/>
        </w:rPr>
        <w:tab/>
        <w:t>fmiFreeSlaveInstance(s[i]-&gt;component);</w:t>
      </w:r>
    </w:p>
    <w:p w:rsidR="00D70829" w:rsidRPr="007E2A00" w:rsidRDefault="00D70829" w:rsidP="0084162D">
      <w:pPr>
        <w:autoSpaceDE w:val="0"/>
        <w:autoSpaceDN w:val="0"/>
        <w:adjustRightInd w:val="0"/>
        <w:spacing w:line="240" w:lineRule="auto"/>
        <w:rPr>
          <w:highlight w:val="yellow"/>
          <w:lang w:val="en-US" w:eastAsia="sv-SE"/>
        </w:rPr>
      </w:pPr>
    </w:p>
    <w:p w:rsidR="00A4131A" w:rsidRPr="00392804" w:rsidRDefault="00501AAB" w:rsidP="00EF042A">
      <w:pPr>
        <w:pStyle w:val="Appendix1"/>
        <w:rPr>
          <w:lang w:val="en-US"/>
        </w:rPr>
      </w:pPr>
      <w:bookmarkStart w:id="416" w:name="_Toc274647171"/>
      <w:r w:rsidRPr="00392804">
        <w:rPr>
          <w:lang w:val="en-US"/>
        </w:rPr>
        <w:lastRenderedPageBreak/>
        <w:t>Higher Order Signal Extrapolation</w:t>
      </w:r>
      <w:bookmarkEnd w:id="416"/>
    </w:p>
    <w:p w:rsidR="00690874" w:rsidRPr="007E2A00" w:rsidRDefault="00690874" w:rsidP="00690874">
      <w:pPr>
        <w:pStyle w:val="Textkrper"/>
      </w:pPr>
      <w:r w:rsidRPr="007E2A00">
        <w:t>Within each communication step</w:t>
      </w:r>
      <w:r w:rsidR="00427FF4" w:rsidRPr="007E2A00">
        <w:t xml:space="preserve"> </w:t>
      </w:r>
      <w:r w:rsidR="00942BA1" w:rsidRPr="007E2A00">
        <w:rPr>
          <w:position w:val="-12"/>
        </w:rPr>
        <w:object w:dxaOrig="1040" w:dyaOrig="360">
          <v:shape id="_x0000_i1153" type="#_x0000_t75" style="width:51.95pt;height:17.55pt" o:ole="">
            <v:imagedata r:id="rId293" o:title=""/>
          </v:shape>
          <o:OLEObject Type="Embed" ProgID="Equation.3" ShapeID="_x0000_i1153" DrawAspect="Content" ObjectID="_1561366097" r:id="rId294"/>
        </w:object>
      </w:r>
      <w:r w:rsidRPr="007E2A00">
        <w:t xml:space="preserve"> </w:t>
      </w:r>
      <w:r w:rsidRPr="007E2A00">
        <w:fldChar w:fldCharType="begin"/>
      </w:r>
      <w:r w:rsidRPr="007E2A00">
        <w:instrText xml:space="preserve"> QUOTE </w:instrText>
      </w:r>
      <m:oMath>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the slave inputs</w:t>
      </w:r>
      <w:r w:rsidR="00DF6610" w:rsidRPr="007E2A00">
        <w:t xml:space="preserve"> </w:t>
      </w:r>
      <w:r w:rsidR="00DF6610" w:rsidRPr="007E2A00">
        <w:rPr>
          <w:position w:val="-10"/>
        </w:rPr>
        <w:object w:dxaOrig="440" w:dyaOrig="320">
          <v:shape id="_x0000_i1154" type="#_x0000_t75" style="width:21.9pt;height:16.3pt" o:ole="">
            <v:imagedata r:id="rId32" o:title=""/>
          </v:shape>
          <o:OLEObject Type="Embed" ProgID="Equation.3" ShapeID="_x0000_i1154" DrawAspect="Content" ObjectID="_1561366098" r:id="rId295"/>
        </w:object>
      </w:r>
      <w:r w:rsidR="00DF6610" w:rsidRPr="007E2A00">
        <w:t xml:space="preserve"> </w:t>
      </w:r>
      <w:r w:rsidRPr="007E2A00">
        <w:t>are a</w:t>
      </w:r>
      <w:r w:rsidR="003B75A3" w:rsidRPr="007E2A00">
        <w:t>p</w:t>
      </w:r>
      <w:r w:rsidRPr="007E2A00">
        <w:t>proximated using function values at</w:t>
      </w:r>
      <w:r w:rsidR="00C41E93" w:rsidRPr="007E2A00">
        <w:t xml:space="preserve"> </w:t>
      </w:r>
      <w:r w:rsidR="0099156E" w:rsidRPr="007E2A00">
        <w:rPr>
          <w:position w:val="-12"/>
        </w:rPr>
        <w:object w:dxaOrig="620" w:dyaOrig="360">
          <v:shape id="_x0000_i1155" type="#_x0000_t75" style="width:31.3pt;height:17.55pt" o:ole="">
            <v:imagedata r:id="rId296" o:title=""/>
          </v:shape>
          <o:OLEObject Type="Embed" ProgID="Equation.3" ShapeID="_x0000_i1155" DrawAspect="Content" ObjectID="_1561366099" r:id="rId297"/>
        </w:object>
      </w:r>
      <w:r w:rsidRPr="007E2A00">
        <w:t xml:space="preserve"> and possibly up to</w:t>
      </w:r>
      <w:r w:rsidR="0099156E" w:rsidRPr="007E2A00">
        <w:t xml:space="preserve"> </w:t>
      </w:r>
      <w:r w:rsidR="0099156E" w:rsidRPr="007E2A00">
        <w:rPr>
          <w:position w:val="-4"/>
        </w:rPr>
        <w:object w:dxaOrig="480" w:dyaOrig="260">
          <v:shape id="_x0000_i1156" type="#_x0000_t75" style="width:24.4pt;height:13.15pt" o:ole="">
            <v:imagedata r:id="rId298" o:title=""/>
          </v:shape>
          <o:OLEObject Type="Embed" ProgID="Equation.3" ShapeID="_x0000_i1156" DrawAspect="Content" ObjectID="_1561366100" r:id="rId299"/>
        </w:object>
      </w:r>
      <w:r w:rsidRPr="007E2A00">
        <w:t xml:space="preserve"> </w:t>
      </w:r>
      <w:r w:rsidRPr="007E2A00">
        <w:fldChar w:fldCharType="begin"/>
      </w:r>
      <w:r w:rsidRPr="007E2A00">
        <w:instrText xml:space="preserve"> QUOTE </w:instrText>
      </w:r>
      <m:oMath>
        <m:r>
          <m:rPr>
            <m:sty m:val="p"/>
          </m:rPr>
          <w:rPr>
            <w:rFonts w:ascii="Cambria Math" w:hAnsi="Cambria Math"/>
          </w:rPr>
          <m:t>r-1</m:t>
        </m:r>
      </m:oMath>
      <w:r w:rsidRPr="007E2A00">
        <w:instrText xml:space="preserve"> </w:instrText>
      </w:r>
      <w:r w:rsidRPr="007E2A00">
        <w:fldChar w:fldCharType="end"/>
      </w:r>
      <w:r w:rsidRPr="007E2A00">
        <w:t>more previous communication points</w:t>
      </w:r>
      <w:r w:rsidR="0099156E" w:rsidRPr="007E2A00">
        <w:t xml:space="preserve"> </w:t>
      </w:r>
      <w:r w:rsidR="00142438" w:rsidRPr="007E2A00">
        <w:rPr>
          <w:position w:val="-12"/>
        </w:rPr>
        <w:object w:dxaOrig="2840" w:dyaOrig="360">
          <v:shape id="_x0000_i1157" type="#_x0000_t75" style="width:141.5pt;height:17.55pt" o:ole="">
            <v:imagedata r:id="rId300" o:title=""/>
          </v:shape>
          <o:OLEObject Type="Embed" ProgID="Equation.3" ShapeID="_x0000_i1157" DrawAspect="Content" ObjectID="_1561366101" r:id="rId301"/>
        </w:objec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i+1-r</m:t>
            </m:r>
          </m:sub>
        </m:sSub>
      </m:oMath>
      <w:r w:rsidRPr="007E2A00">
        <w:instrText xml:space="preserve"> </w:instrText>
      </w:r>
      <w:r w:rsidRPr="007E2A00">
        <w:fldChar w:fldCharType="end"/>
      </w:r>
      <w:r w:rsidRPr="007E2A00">
        <w:t xml:space="preserve"> for some</w:t>
      </w:r>
      <w:r w:rsidR="00A9426D" w:rsidRPr="007E2A00">
        <w:t xml:space="preserve"> </w:t>
      </w:r>
      <w:r w:rsidR="00714B98" w:rsidRPr="007E2A00">
        <w:rPr>
          <w:position w:val="-4"/>
        </w:rPr>
        <w:object w:dxaOrig="520" w:dyaOrig="260">
          <v:shape id="_x0000_i1158" type="#_x0000_t75" style="width:26.3pt;height:13.15pt" o:ole="">
            <v:imagedata r:id="rId302" o:title=""/>
          </v:shape>
          <o:OLEObject Type="Embed" ProgID="Equation.3" ShapeID="_x0000_i1158" DrawAspect="Content" ObjectID="_1561366102" r:id="rId303"/>
        </w:object>
      </w:r>
      <w:r w:rsidRPr="007E2A00">
        <w:fldChar w:fldCharType="begin"/>
      </w:r>
      <w:r w:rsidRPr="007E2A00">
        <w:instrText xml:space="preserve"> QUOTE </w:instrText>
      </w:r>
      <m:oMath>
        <m:r>
          <m:rPr>
            <m:sty m:val="p"/>
          </m:rPr>
          <w:rPr>
            <w:rFonts w:ascii="Cambria Math" w:hAnsi="Cambria Math"/>
          </w:rPr>
          <m:t>r&gt;1</m:t>
        </m:r>
      </m:oMath>
      <w:r w:rsidRPr="007E2A00">
        <w:instrText xml:space="preserve"> </w:instrText>
      </w:r>
      <w:r w:rsidRPr="007E2A00">
        <w:fldChar w:fldCharType="end"/>
      </w:r>
      <w:r w:rsidRPr="007E2A00">
        <w:t>. In a serial implementation, it is even possible that some slaves may use function values</w:t>
      </w:r>
      <w:r w:rsidR="00A9426D" w:rsidRPr="007E2A00">
        <w:t xml:space="preserve"> </w:t>
      </w:r>
      <w:r w:rsidR="00A9426D" w:rsidRPr="007E2A00">
        <w:rPr>
          <w:position w:val="-10"/>
        </w:rPr>
        <w:object w:dxaOrig="440" w:dyaOrig="320">
          <v:shape id="_x0000_i1159" type="#_x0000_t75" style="width:21.9pt;height:16.3pt" o:ole="">
            <v:imagedata r:id="rId32" o:title=""/>
          </v:shape>
          <o:OLEObject Type="Embed" ProgID="Equation.3" ShapeID="_x0000_i1159" DrawAspect="Content" ObjectID="_1561366103" r:id="rId304"/>
        </w:object>
      </w:r>
      <w:r w:rsidRPr="007E2A00">
        <w:t xml:space="preserve"> </w:t>
      </w:r>
      <w:r w:rsidRPr="007E2A00">
        <w:fldChar w:fldCharType="begin"/>
      </w:r>
      <w:r w:rsidRPr="007E2A00">
        <w:instrText xml:space="preserve"> QUOTE </w:instrText>
      </w:r>
      <m:oMath>
        <m:r>
          <m:rPr>
            <m:sty m:val="p"/>
          </m:rPr>
          <w:rPr>
            <w:rFonts w:ascii="Cambria Math" w:hAnsi="Cambria Math"/>
          </w:rPr>
          <m:t>u(t)</m:t>
        </m:r>
      </m:oMath>
      <w:r w:rsidRPr="007E2A00">
        <w:instrText xml:space="preserve"> </w:instrText>
      </w:r>
      <w:r w:rsidRPr="007E2A00">
        <w:fldChar w:fldCharType="end"/>
      </w:r>
      <w:r w:rsidRPr="007E2A00">
        <w:t>at the new communication point</w:t>
      </w:r>
      <w:r w:rsidR="00A9426D" w:rsidRPr="007E2A00">
        <w:t xml:space="preserve"> </w:t>
      </w:r>
      <w:r w:rsidR="00714B98" w:rsidRPr="007E2A00">
        <w:rPr>
          <w:position w:val="-12"/>
        </w:rPr>
        <w:object w:dxaOrig="760" w:dyaOrig="360">
          <v:shape id="_x0000_i1160" type="#_x0000_t75" style="width:37.55pt;height:17.55pt" o:ole="">
            <v:imagedata r:id="rId305" o:title=""/>
          </v:shape>
          <o:OLEObject Type="Embed" ProgID="Equation.3" ShapeID="_x0000_i1160" DrawAspect="Content" ObjectID="_1561366104" r:id="rId306"/>
        </w:objec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w:t>
      </w:r>
    </w:p>
    <w:p w:rsidR="00690874" w:rsidRPr="007E2A00" w:rsidRDefault="00690874" w:rsidP="00690874">
      <w:pPr>
        <w:pStyle w:val="Textkrper"/>
      </w:pPr>
      <w:r w:rsidRPr="007E2A00">
        <w:t>In most co-simulation algorithms, polynomial approximations of slave inputs are used:</w:t>
      </w:r>
    </w:p>
    <w:p w:rsidR="00690874" w:rsidRPr="007E2A00" w:rsidRDefault="00690874" w:rsidP="009C72AB">
      <w:pPr>
        <w:pStyle w:val="BulletStandard"/>
      </w:pPr>
      <w:r w:rsidRPr="007E2A00">
        <w:t>Constant (“zero order”) extrapolation based on data at</w:t>
      </w:r>
      <w:r w:rsidR="00714B98" w:rsidRPr="007E2A00">
        <w:t xml:space="preserve"> </w:t>
      </w:r>
      <w:r w:rsidR="00714B98" w:rsidRPr="007E2A00">
        <w:rPr>
          <w:position w:val="-12"/>
        </w:rPr>
        <w:object w:dxaOrig="620" w:dyaOrig="360">
          <v:shape id="_x0000_i1161" type="#_x0000_t75" style="width:31.3pt;height:17.55pt" o:ole="">
            <v:imagedata r:id="rId296" o:title=""/>
          </v:shape>
          <o:OLEObject Type="Embed" ProgID="Equation.3" ShapeID="_x0000_i1161" DrawAspect="Content" ObjectID="_1561366105" r:id="rId307"/>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w:t>
      </w:r>
    </w:p>
    <w:p w:rsidR="00690874" w:rsidRPr="007E2A00" w:rsidRDefault="00F64D82" w:rsidP="006B6FEB">
      <w:pPr>
        <w:pStyle w:val="Textkrper"/>
      </w:pPr>
      <w:r w:rsidRPr="007E2A00">
        <w:t xml:space="preserve">                   </w:t>
      </w:r>
      <w:r w:rsidR="006B6FEB" w:rsidRPr="007E2A00">
        <w:t xml:space="preserve"> </w:t>
      </w:r>
      <w:r w:rsidR="00554F59" w:rsidRPr="007E2A00">
        <w:rPr>
          <w:position w:val="-14"/>
        </w:rPr>
        <w:object w:dxaOrig="2160" w:dyaOrig="380">
          <v:shape id="_x0000_i1162" type="#_x0000_t75" style="width:108.95pt;height:19.4pt" o:ole="">
            <v:imagedata r:id="rId308" o:title=""/>
          </v:shape>
          <o:OLEObject Type="Embed" ProgID="Equation.3" ShapeID="_x0000_i1162" DrawAspect="Content" ObjectID="_1561366106" r:id="rId309"/>
        </w:object>
      </w:r>
      <w:r w:rsidR="00690874" w:rsidRPr="007E2A00">
        <w:fldChar w:fldCharType="begin"/>
      </w:r>
      <w:r w:rsidR="00690874" w:rsidRPr="007E2A00">
        <w:instrText xml:space="preserve"> QUOTE </w:instrText>
      </w:r>
      <m:oMath>
        <m:r>
          <m:rPr>
            <m:sty m:val="p"/>
          </m:rPr>
          <w:rPr>
            <w:rFonts w:ascii="Cambria Math" w:hAnsi="Cambria Math"/>
          </w:rPr>
          <m:t>u</m:t>
        </m:r>
        <m:d>
          <m:dPr>
            <m:ctrlPr>
              <w:rPr>
                <w:rFonts w:ascii="Cambria Math" w:hAnsi="Cambria Math"/>
                <w:i/>
              </w:rPr>
            </m:ctrlPr>
          </m:dPr>
          <m:e>
            <m:r>
              <m:rPr>
                <m:sty m:val="p"/>
              </m:rPr>
              <w:rPr>
                <w:rFonts w:ascii="Cambria Math" w:hAnsi="Cambria Math"/>
              </w:rPr>
              <m:t>t</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E,0</m:t>
            </m:r>
          </m:sub>
        </m:sSub>
        <m:d>
          <m:dPr>
            <m:ctrlPr>
              <w:rPr>
                <w:rFonts w:ascii="Cambria Math" w:hAnsi="Cambria Math"/>
                <w:i/>
              </w:rPr>
            </m:ctrlPr>
          </m:dPr>
          <m:e>
            <m:r>
              <m:rPr>
                <m:sty m:val="p"/>
              </m:rPr>
              <w:rPr>
                <w:rFonts w:ascii="Cambria Math" w:hAnsi="Cambria Math"/>
              </w:rPr>
              <m:t>t</m:t>
            </m:r>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 xml:space="preserve"> </m:t>
        </m:r>
      </m:oMath>
      <w:r w:rsidR="00690874" w:rsidRPr="007E2A00">
        <w:instrText xml:space="preserve"> </w:instrText>
      </w:r>
      <w:r w:rsidR="00690874" w:rsidRPr="007E2A00">
        <w:fldChar w:fldCharType="separate"/>
      </w:r>
      <w:r w:rsidR="00DA44FC" w:rsidRPr="007E2A00">
        <w:t xml:space="preserve"> </w:t>
      </w:r>
      <w:r w:rsidR="00690874" w:rsidRPr="007E2A00">
        <w:fldChar w:fldCharType="end"/>
      </w:r>
      <w:r w:rsidR="00F04C9C" w:rsidRPr="007E2A00">
        <w:t xml:space="preserve">,  </w:t>
      </w:r>
      <w:r w:rsidR="006B37DC">
        <w:t>(</w:t>
      </w:r>
      <w:r w:rsidR="006B37DC" w:rsidRPr="00DA51AD">
        <w:rPr>
          <w:position w:val="-12"/>
        </w:rPr>
        <w:object w:dxaOrig="1260" w:dyaOrig="360">
          <v:shape id="_x0000_i1163" type="#_x0000_t75" style="width:62.6pt;height:17.55pt" o:ole="">
            <v:imagedata r:id="rId274" o:title=""/>
          </v:shape>
          <o:OLEObject Type="Embed" ProgID="Equation.3" ShapeID="_x0000_i1163" DrawAspect="Content" ObjectID="_1561366107" r:id="rId310"/>
        </w:object>
      </w:r>
      <w:r w:rsidR="006B37DC">
        <w:t>)</w:t>
      </w:r>
      <w:r w:rsidR="00690874" w:rsidRPr="007E2A00">
        <w:fldChar w:fldCharType="begin"/>
      </w:r>
      <w:r w:rsidR="00690874" w:rsidRPr="007E2A00">
        <w:instrText xml:space="preserve"> QUOTE </w:instrText>
      </w:r>
      <m:oMath>
        <m:r>
          <m:rPr>
            <m:sty m:val="p"/>
          </m:rPr>
          <w:rPr>
            <w:rFonts w:ascii="Cambria Math" w:hAnsi="Cambria Math"/>
          </w:rPr>
          <m:t>( t∈</m:t>
        </m:r>
        <m:d>
          <m:dPr>
            <m:begChr m:val="["/>
            <m:endChr m:val="]"/>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 xml:space="preserve"> )</m:t>
        </m:r>
      </m:oMath>
      <w:r w:rsidR="00690874" w:rsidRPr="007E2A00">
        <w:instrText xml:space="preserve"> </w:instrText>
      </w:r>
      <w:r w:rsidR="00690874" w:rsidRPr="007E2A00">
        <w:fldChar w:fldCharType="end"/>
      </w:r>
      <w:r w:rsidR="00F04C9C" w:rsidRPr="007E2A00">
        <w:t xml:space="preserve"> </w:t>
      </w:r>
      <w:r w:rsidR="00690874" w:rsidRPr="007E2A00">
        <w:t>,</w:t>
      </w:r>
    </w:p>
    <w:p w:rsidR="00690874" w:rsidRPr="007E2A00" w:rsidRDefault="00690874" w:rsidP="00392804">
      <w:pPr>
        <w:pStyle w:val="BulletStandard"/>
      </w:pPr>
      <w:r w:rsidRPr="007E2A00">
        <w:t>Linear (“first order”) extrapolation based on data at</w:t>
      </w:r>
      <w:r w:rsidR="007723AA" w:rsidRPr="007E2A00">
        <w:t xml:space="preserve"> </w:t>
      </w:r>
      <w:r w:rsidR="00F04C9C" w:rsidRPr="007E2A00">
        <w:rPr>
          <w:position w:val="-12"/>
        </w:rPr>
        <w:object w:dxaOrig="760" w:dyaOrig="360">
          <v:shape id="_x0000_i1164" type="#_x0000_t75" style="width:37.55pt;height:17.55pt" o:ole="">
            <v:imagedata r:id="rId311" o:title=""/>
          </v:shape>
          <o:OLEObject Type="Embed" ProgID="Equation.3" ShapeID="_x0000_i1164" DrawAspect="Content" ObjectID="_1561366108" r:id="rId312"/>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and</w:t>
      </w:r>
      <w:r w:rsidR="007723AA" w:rsidRPr="007E2A00">
        <w:t xml:space="preserve"> </w:t>
      </w:r>
      <w:r w:rsidR="007723AA" w:rsidRPr="007E2A00">
        <w:rPr>
          <w:position w:val="-12"/>
        </w:rPr>
        <w:object w:dxaOrig="620" w:dyaOrig="360">
          <v:shape id="_x0000_i1165" type="#_x0000_t75" style="width:31.3pt;height:17.55pt" o:ole="">
            <v:imagedata r:id="rId296" o:title=""/>
          </v:shape>
          <o:OLEObject Type="Embed" ProgID="Equation.3" ShapeID="_x0000_i1165" DrawAspect="Content" ObjectID="_1561366109" r:id="rId313"/>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w:t>
      </w:r>
    </w:p>
    <w:p w:rsidR="00690874" w:rsidRPr="007E2A00" w:rsidRDefault="006B6FEB" w:rsidP="006B6FEB">
      <w:pPr>
        <w:pStyle w:val="Textkrper"/>
        <w:ind w:left="720"/>
      </w:pPr>
      <w:r w:rsidRPr="007E2A00">
        <w:t xml:space="preserve">        </w:t>
      </w:r>
      <w:r w:rsidR="00554F59" w:rsidRPr="007E2A00">
        <w:rPr>
          <w:position w:val="-14"/>
        </w:rPr>
        <w:object w:dxaOrig="3620" w:dyaOrig="380">
          <v:shape id="_x0000_i1166" type="#_x0000_t75" style="width:180.95pt;height:19.4pt" o:ole="">
            <v:imagedata r:id="rId314" o:title=""/>
          </v:shape>
          <o:OLEObject Type="Embed" ProgID="Equation.3" ShapeID="_x0000_i1166" DrawAspect="Content" ObjectID="_1561366110" r:id="rId315"/>
        </w:object>
      </w:r>
      <w:r w:rsidR="00690874" w:rsidRPr="007E2A00">
        <w:fldChar w:fldCharType="begin"/>
      </w:r>
      <w:r w:rsidR="00690874" w:rsidRPr="007E2A00">
        <w:instrText xml:space="preserve"> QUOTE </w:instrText>
      </w:r>
      <m:oMath>
        <m:r>
          <m:rPr>
            <m:sty m:val="p"/>
          </m:rPr>
          <w:rPr>
            <w:rFonts w:ascii="Cambria Math" w:hAnsi="Cambria Math"/>
          </w:rPr>
          <m:t>u</m:t>
        </m:r>
        <m:d>
          <m:dPr>
            <m:ctrlPr>
              <w:rPr>
                <w:rFonts w:ascii="Cambria Math" w:hAnsi="Cambria Math"/>
                <w:i/>
              </w:rPr>
            </m:ctrlPr>
          </m:dPr>
          <m:e>
            <m:r>
              <m:rPr>
                <m:sty m:val="p"/>
              </m:rPr>
              <w:rPr>
                <w:rFonts w:ascii="Cambria Math" w:hAnsi="Cambria Math"/>
              </w:rPr>
              <m:t>t</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E,1</m:t>
            </m:r>
          </m:sub>
        </m:sSub>
        <m:d>
          <m:dPr>
            <m:ctrlPr>
              <w:rPr>
                <w:rFonts w:ascii="Cambria Math" w:hAnsi="Cambria Math"/>
                <w:i/>
              </w:rPr>
            </m:ctrlPr>
          </m:dPr>
          <m:e>
            <m:r>
              <m:rPr>
                <m:sty m:val="p"/>
              </m:rPr>
              <w:rPr>
                <w:rFonts w:ascii="Cambria Math" w:hAnsi="Cambria Math"/>
              </w:rPr>
              <m:t>t</m:t>
            </m:r>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oMath>
      <w:r w:rsidR="00690874" w:rsidRPr="007E2A00">
        <w:instrText xml:space="preserve"> </w:instrText>
      </w:r>
      <w:r w:rsidR="00690874" w:rsidRPr="007E2A00">
        <w:fldChar w:fldCharType="end"/>
      </w:r>
      <w:r w:rsidR="00690874" w:rsidRPr="007E2A00">
        <w:t xml:space="preserve">  with </w:t>
      </w:r>
      <w:r w:rsidR="00F64D82" w:rsidRPr="007E2A00">
        <w:t xml:space="preserve"> </w:t>
      </w:r>
      <w:r w:rsidRPr="007E2A00">
        <w:rPr>
          <w:position w:val="-30"/>
        </w:rPr>
        <w:object w:dxaOrig="2400" w:dyaOrig="700">
          <v:shape id="_x0000_i1167" type="#_x0000_t75" style="width:119.6pt;height:35.05pt" o:ole="">
            <v:imagedata r:id="rId316" o:title=""/>
          </v:shape>
          <o:OLEObject Type="Embed" ProgID="Equation.3" ShapeID="_x0000_i1167" DrawAspect="Content" ObjectID="_1561366111" r:id="rId317"/>
        </w:object>
      </w:r>
      <w:r w:rsidR="00690874" w:rsidRPr="007E2A00">
        <w:t> </w:t>
      </w:r>
      <w:r w:rsidR="00690874" w:rsidRPr="007E2A00">
        <w:fldChar w:fldCharType="begin"/>
      </w:r>
      <w:r w:rsidR="00690874" w:rsidRPr="007E2A00">
        <w:instrText xml:space="preserve"> QUOTE </w:instrText>
      </w:r>
      <m:oMath>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-u(t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m:t>
            </m:r>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den>
        </m:f>
      </m:oMath>
      <w:r w:rsidR="00690874" w:rsidRPr="007E2A00">
        <w:instrText xml:space="preserve"> </w:instrText>
      </w:r>
      <w:r w:rsidR="00690874" w:rsidRPr="007E2A00">
        <w:fldChar w:fldCharType="end"/>
      </w:r>
      <w:r w:rsidR="00690874" w:rsidRPr="007E2A00">
        <w:t xml:space="preserve"> ,  </w:t>
      </w:r>
      <w:r w:rsidR="006B37DC">
        <w:t>(</w:t>
      </w:r>
      <w:r w:rsidR="006B37DC" w:rsidRPr="00DA51AD">
        <w:rPr>
          <w:position w:val="-12"/>
        </w:rPr>
        <w:object w:dxaOrig="1260" w:dyaOrig="360">
          <v:shape id="_x0000_i1168" type="#_x0000_t75" style="width:62.6pt;height:17.55pt" o:ole="">
            <v:imagedata r:id="rId274" o:title=""/>
          </v:shape>
          <o:OLEObject Type="Embed" ProgID="Equation.3" ShapeID="_x0000_i1168" DrawAspect="Content" ObjectID="_1561366112" r:id="rId318"/>
        </w:object>
      </w:r>
      <w:r w:rsidR="006B37DC">
        <w:t>)</w:t>
      </w:r>
      <w:r w:rsidR="00690874" w:rsidRPr="007E2A00">
        <w:fldChar w:fldCharType="begin"/>
      </w:r>
      <w:r w:rsidR="00690874" w:rsidRPr="007E2A00">
        <w:instrText xml:space="preserve"> QUOTE </w:instrText>
      </w:r>
      <m:oMath>
        <m:r>
          <m:rPr>
            <m:sty m:val="p"/>
          </m:rPr>
          <w:rPr>
            <w:rFonts w:ascii="Cambria Math" w:hAnsi="Cambria Math"/>
          </w:rPr>
          <m:t>( t∈</m:t>
        </m:r>
        <m:d>
          <m:dPr>
            <m:begChr m:val="["/>
            <m:endChr m:val="]"/>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 xml:space="preserve"> )</m:t>
        </m:r>
      </m:oMath>
      <w:r w:rsidR="00690874" w:rsidRPr="007E2A00">
        <w:instrText xml:space="preserve"> </w:instrText>
      </w:r>
      <w:r w:rsidR="00690874" w:rsidRPr="007E2A00">
        <w:fldChar w:fldCharType="end"/>
      </w:r>
      <w:r w:rsidR="00F04C9C" w:rsidRPr="007E2A00">
        <w:t xml:space="preserve"> </w:t>
      </w:r>
      <w:r w:rsidR="00690874" w:rsidRPr="007E2A00">
        <w:t>,</w:t>
      </w:r>
    </w:p>
    <w:p w:rsidR="00690874" w:rsidRPr="007E2A00" w:rsidRDefault="00690874" w:rsidP="00392804">
      <w:pPr>
        <w:pStyle w:val="BulletStandard"/>
      </w:pPr>
      <w:r w:rsidRPr="007E2A00">
        <w:t>Linear (“first order”) interpolation based on data at</w:t>
      </w:r>
      <w:r w:rsidR="007723AA" w:rsidRPr="007E2A00">
        <w:t xml:space="preserve"> </w:t>
      </w:r>
      <w:r w:rsidR="007723AA" w:rsidRPr="007E2A00">
        <w:rPr>
          <w:position w:val="-12"/>
        </w:rPr>
        <w:object w:dxaOrig="620" w:dyaOrig="360">
          <v:shape id="_x0000_i1169" type="#_x0000_t75" style="width:31.3pt;height:17.55pt" o:ole="">
            <v:imagedata r:id="rId296" o:title=""/>
          </v:shape>
          <o:OLEObject Type="Embed" ProgID="Equation.3" ShapeID="_x0000_i1169" DrawAspect="Content" ObjectID="_1561366113" r:id="rId319"/>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and</w:t>
      </w:r>
      <w:r w:rsidR="007723AA" w:rsidRPr="007E2A00">
        <w:t xml:space="preserve"> </w:t>
      </w:r>
      <w:r w:rsidR="007723AA" w:rsidRPr="007E2A00">
        <w:rPr>
          <w:position w:val="-12"/>
        </w:rPr>
        <w:object w:dxaOrig="760" w:dyaOrig="360">
          <v:shape id="_x0000_i1170" type="#_x0000_t75" style="width:37.55pt;height:17.55pt" o:ole="">
            <v:imagedata r:id="rId305" o:title=""/>
          </v:shape>
          <o:OLEObject Type="Embed" ProgID="Equation.3" ShapeID="_x0000_i1170" DrawAspect="Content" ObjectID="_1561366114" r:id="rId320"/>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w:t>
      </w:r>
    </w:p>
    <w:p w:rsidR="00690874" w:rsidRPr="007E2A00" w:rsidRDefault="00F64D82" w:rsidP="00690874">
      <w:pPr>
        <w:pStyle w:val="Textkrper"/>
        <w:ind w:left="720"/>
        <w:jc w:val="center"/>
      </w:pPr>
      <w:r w:rsidRPr="007E2A00">
        <w:t xml:space="preserve">       </w:t>
      </w:r>
      <w:r w:rsidR="00554F59" w:rsidRPr="007E2A00">
        <w:rPr>
          <w:position w:val="-14"/>
        </w:rPr>
        <w:object w:dxaOrig="3560" w:dyaOrig="380">
          <v:shape id="_x0000_i1171" type="#_x0000_t75" style="width:178.45pt;height:19.4pt" o:ole="">
            <v:imagedata r:id="rId321" o:title=""/>
          </v:shape>
          <o:OLEObject Type="Embed" ProgID="Equation.3" ShapeID="_x0000_i1171" DrawAspect="Content" ObjectID="_1561366115" r:id="rId322"/>
        </w:object>
      </w:r>
      <w:r w:rsidR="00690874" w:rsidRPr="007E2A00">
        <w:fldChar w:fldCharType="begin"/>
      </w:r>
      <w:r w:rsidR="00690874" w:rsidRPr="007E2A00">
        <w:instrText xml:space="preserve"> QUOTE </w:instrText>
      </w:r>
      <m:oMath>
        <m:r>
          <m:rPr>
            <m:sty m:val="p"/>
          </m:rPr>
          <w:rPr>
            <w:rFonts w:ascii="Cambria Math" w:hAnsi="Cambria Math"/>
          </w:rPr>
          <m:t>u</m:t>
        </m:r>
        <m:d>
          <m:dPr>
            <m:ctrlPr>
              <w:rPr>
                <w:rFonts w:ascii="Cambria Math" w:hAnsi="Cambria Math"/>
                <w:i/>
              </w:rPr>
            </m:ctrlPr>
          </m:dPr>
          <m:e>
            <m:r>
              <m:rPr>
                <m:sty m:val="p"/>
              </m:rPr>
              <w:rPr>
                <w:rFonts w:ascii="Cambria Math" w:hAnsi="Cambria Math"/>
              </w:rPr>
              <m:t>t</m:t>
            </m:r>
          </m:e>
        </m:d>
        <m:r>
          <m:rPr>
            <m:sty m:val="p"/>
          </m:rPr>
          <w:rPr>
            <w:rFonts w:ascii="Cambria Math" w:hAnsi="Cambria Math"/>
          </w:rPr>
          <m:t>≈</m:t>
        </m:r>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I,1</m:t>
            </m:r>
          </m:sub>
        </m:sSub>
        <m:d>
          <m:dPr>
            <m:ctrlPr>
              <w:rPr>
                <w:rFonts w:ascii="Cambria Math" w:hAnsi="Cambria Math"/>
                <w:i/>
              </w:rPr>
            </m:ctrlPr>
          </m:dPr>
          <m:e>
            <m:r>
              <m:rPr>
                <m:sty m:val="p"/>
              </m:rPr>
              <w:rPr>
                <w:rFonts w:ascii="Cambria Math" w:hAnsi="Cambria Math"/>
              </w:rPr>
              <m:t>t</m:t>
            </m:r>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oMath>
      <w:r w:rsidR="00690874" w:rsidRPr="007E2A00">
        <w:instrText xml:space="preserve"> </w:instrText>
      </w:r>
      <w:r w:rsidR="00690874" w:rsidRPr="007E2A00">
        <w:fldChar w:fldCharType="end"/>
      </w:r>
      <w:r w:rsidRPr="007E2A00">
        <w:t xml:space="preserve"> </w:t>
      </w:r>
      <w:r w:rsidR="00690874" w:rsidRPr="007E2A00">
        <w:t xml:space="preserve"> with</w:t>
      </w:r>
      <w:r w:rsidRPr="007E2A00">
        <w:t xml:space="preserve"> </w:t>
      </w:r>
      <w:r w:rsidR="00690874" w:rsidRPr="007E2A00">
        <w:t xml:space="preserve"> </w:t>
      </w:r>
      <w:r w:rsidRPr="007E2A00">
        <w:rPr>
          <w:position w:val="-30"/>
        </w:rPr>
        <w:object w:dxaOrig="2400" w:dyaOrig="700">
          <v:shape id="_x0000_i1172" type="#_x0000_t75" style="width:119.6pt;height:35.05pt" o:ole="">
            <v:imagedata r:id="rId323" o:title=""/>
          </v:shape>
          <o:OLEObject Type="Embed" ProgID="Equation.3" ShapeID="_x0000_i1172" DrawAspect="Content" ObjectID="_1561366116" r:id="rId324"/>
        </w:object>
      </w:r>
      <w:r w:rsidR="00690874" w:rsidRPr="007E2A00">
        <w:t> </w:t>
      </w:r>
      <w:r w:rsidR="00690874" w:rsidRPr="007E2A00">
        <w:fldChar w:fldCharType="begin"/>
      </w:r>
      <w:r w:rsidR="00690874" w:rsidRPr="007E2A00">
        <w:instrText xml:space="preserve"> QUOTE </w:instrText>
      </w:r>
      <m:oMath>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-u(t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den>
        </m:f>
      </m:oMath>
      <w:r w:rsidR="00690874" w:rsidRPr="007E2A00">
        <w:instrText xml:space="preserve"> </w:instrText>
      </w:r>
      <w:r w:rsidR="00690874" w:rsidRPr="007E2A00">
        <w:fldChar w:fldCharType="end"/>
      </w:r>
      <w:r w:rsidR="00690874" w:rsidRPr="007E2A00">
        <w:t xml:space="preserve"> ,  </w:t>
      </w:r>
      <w:r w:rsidR="006B37DC">
        <w:t>(</w:t>
      </w:r>
      <w:r w:rsidR="006B37DC" w:rsidRPr="00DA51AD">
        <w:rPr>
          <w:position w:val="-12"/>
        </w:rPr>
        <w:object w:dxaOrig="1260" w:dyaOrig="360">
          <v:shape id="_x0000_i1173" type="#_x0000_t75" style="width:62.6pt;height:17.55pt" o:ole="">
            <v:imagedata r:id="rId274" o:title=""/>
          </v:shape>
          <o:OLEObject Type="Embed" ProgID="Equation.3" ShapeID="_x0000_i1173" DrawAspect="Content" ObjectID="_1561366117" r:id="rId325"/>
        </w:object>
      </w:r>
      <w:r w:rsidR="006B37DC">
        <w:t>)</w:t>
      </w:r>
      <w:r w:rsidR="00690874" w:rsidRPr="007E2A00">
        <w:fldChar w:fldCharType="begin"/>
      </w:r>
      <w:r w:rsidR="00690874" w:rsidRPr="007E2A00">
        <w:instrText xml:space="preserve"> QUOTE </w:instrText>
      </w:r>
      <m:oMath>
        <m:r>
          <m:rPr>
            <m:sty m:val="p"/>
          </m:rPr>
          <w:rPr>
            <w:rFonts w:ascii="Cambria Math" w:hAnsi="Cambria Math"/>
          </w:rPr>
          <m:t>( t∈</m:t>
        </m:r>
        <m:d>
          <m:dPr>
            <m:begChr m:val="["/>
            <m:endChr m:val="]"/>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 xml:space="preserve"> )</m:t>
        </m:r>
      </m:oMath>
      <w:r w:rsidR="00690874" w:rsidRPr="007E2A00">
        <w:instrText xml:space="preserve"> </w:instrText>
      </w:r>
      <w:r w:rsidR="00690874" w:rsidRPr="007E2A00">
        <w:fldChar w:fldCharType="end"/>
      </w:r>
      <w:r w:rsidR="00690874" w:rsidRPr="007E2A00">
        <w:t xml:space="preserve"> ,</w:t>
      </w:r>
    </w:p>
    <w:p w:rsidR="00690874" w:rsidRPr="007E2A00" w:rsidRDefault="00690874" w:rsidP="00392804">
      <w:pPr>
        <w:pStyle w:val="BulletStandard"/>
      </w:pPr>
      <w:r w:rsidRPr="007E2A00">
        <w:t>Quadratic (“second order”) extrapolation based on data at</w:t>
      </w:r>
      <w:r w:rsidR="007723AA" w:rsidRPr="007E2A00">
        <w:t xml:space="preserve"> </w:t>
      </w:r>
      <w:r w:rsidR="00F04C9C" w:rsidRPr="007E2A00">
        <w:rPr>
          <w:position w:val="-12"/>
        </w:rPr>
        <w:object w:dxaOrig="780" w:dyaOrig="360">
          <v:shape id="_x0000_i1174" type="#_x0000_t75" style="width:39.45pt;height:17.55pt" o:ole="">
            <v:imagedata r:id="rId326" o:title=""/>
          </v:shape>
          <o:OLEObject Type="Embed" ProgID="Equation.3" ShapeID="_x0000_i1174" DrawAspect="Content" ObjectID="_1561366118" r:id="rId327"/>
        </w:object>
      </w:r>
      <w:r w:rsidR="007723AA" w:rsidRPr="007E2A00">
        <w:t xml:space="preserve">, </w:t>
      </w:r>
      <w:r w:rsidR="007723AA" w:rsidRPr="007E2A00">
        <w:rPr>
          <w:position w:val="-12"/>
        </w:rPr>
        <w:object w:dxaOrig="760" w:dyaOrig="360">
          <v:shape id="_x0000_i1175" type="#_x0000_t75" style="width:37.55pt;height:17.55pt" o:ole="">
            <v:imagedata r:id="rId328" o:title=""/>
          </v:shape>
          <o:OLEObject Type="Embed" ProgID="Equation.3" ShapeID="_x0000_i1175" DrawAspect="Content" ObjectID="_1561366119" r:id="rId329"/>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and</w:t>
      </w:r>
      <w:r w:rsidR="007723AA" w:rsidRPr="007E2A00">
        <w:t xml:space="preserve"> </w:t>
      </w:r>
      <w:r w:rsidR="007723AA" w:rsidRPr="007E2A00">
        <w:rPr>
          <w:position w:val="-12"/>
        </w:rPr>
        <w:object w:dxaOrig="620" w:dyaOrig="360">
          <v:shape id="_x0000_i1176" type="#_x0000_t75" style="width:31.3pt;height:17.55pt" o:ole="">
            <v:imagedata r:id="rId296" o:title=""/>
          </v:shape>
          <o:OLEObject Type="Embed" ProgID="Equation.3" ShapeID="_x0000_i1176" DrawAspect="Content" ObjectID="_1561366120" r:id="rId330"/>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w:t>
      </w:r>
    </w:p>
    <w:p w:rsidR="00690874" w:rsidRPr="007E2A00" w:rsidRDefault="00A509DE" w:rsidP="00A509DE">
      <w:pPr>
        <w:pStyle w:val="Textkrper"/>
        <w:ind w:left="720"/>
      </w:pPr>
      <w:r w:rsidRPr="007E2A00">
        <w:t xml:space="preserve">        </w:t>
      </w:r>
      <w:r w:rsidR="00554F59" w:rsidRPr="007E2A00">
        <w:rPr>
          <w:position w:val="-24"/>
        </w:rPr>
        <w:object w:dxaOrig="5400" w:dyaOrig="620">
          <v:shape id="_x0000_i1177" type="#_x0000_t75" style="width:271.1pt;height:31.3pt" o:ole="">
            <v:imagedata r:id="rId331" o:title=""/>
          </v:shape>
          <o:OLEObject Type="Embed" ProgID="Equation.3" ShapeID="_x0000_i1177" DrawAspect="Content" ObjectID="_1561366121" r:id="rId332"/>
        </w:object>
      </w:r>
      <w:r w:rsidRPr="007E2A00">
        <w:t xml:space="preserve"> </w:t>
      </w:r>
      <w:r w:rsidR="00690874" w:rsidRPr="007E2A00">
        <w:t xml:space="preserve">,  </w:t>
      </w:r>
      <w:r w:rsidR="006B37DC">
        <w:t>(</w:t>
      </w:r>
      <w:r w:rsidR="006B37DC" w:rsidRPr="00DA51AD">
        <w:rPr>
          <w:position w:val="-12"/>
        </w:rPr>
        <w:object w:dxaOrig="1260" w:dyaOrig="360">
          <v:shape id="_x0000_i1178" type="#_x0000_t75" style="width:62.6pt;height:17.55pt" o:ole="">
            <v:imagedata r:id="rId274" o:title=""/>
          </v:shape>
          <o:OLEObject Type="Embed" ProgID="Equation.3" ShapeID="_x0000_i1178" DrawAspect="Content" ObjectID="_1561366122" r:id="rId333"/>
        </w:object>
      </w:r>
      <w:r w:rsidR="006B37DC">
        <w:t>)</w:t>
      </w:r>
      <w:r w:rsidR="00690874" w:rsidRPr="007E2A00">
        <w:fldChar w:fldCharType="begin"/>
      </w:r>
      <w:r w:rsidR="00690874" w:rsidRPr="007E2A00">
        <w:instrText xml:space="preserve"> QUOTE </w:instrText>
      </w:r>
      <m:oMath>
        <m:r>
          <m:rPr>
            <m:sty m:val="p"/>
          </m:rPr>
          <w:rPr>
            <w:rFonts w:ascii="Cambria Math" w:hAnsi="Cambria Math"/>
          </w:rPr>
          <m:t>( t∈</m:t>
        </m:r>
        <m:d>
          <m:dPr>
            <m:begChr m:val="["/>
            <m:endChr m:val="]"/>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 xml:space="preserve"> )</m:t>
        </m:r>
      </m:oMath>
      <w:r w:rsidR="00690874" w:rsidRPr="007E2A00">
        <w:instrText xml:space="preserve"> </w:instrText>
      </w:r>
      <w:r w:rsidR="00690874" w:rsidRPr="007E2A00">
        <w:fldChar w:fldCharType="end"/>
      </w:r>
      <w:r w:rsidR="00690874" w:rsidRPr="007E2A00">
        <w:t xml:space="preserve"> with  </w:t>
      </w:r>
    </w:p>
    <w:p w:rsidR="00A509DE" w:rsidRPr="007E2A00" w:rsidRDefault="00A509DE" w:rsidP="00A509DE">
      <w:pPr>
        <w:pStyle w:val="Textkrper"/>
        <w:ind w:left="360"/>
      </w:pPr>
      <w:r w:rsidRPr="007E2A00">
        <w:t xml:space="preserve">              </w:t>
      </w:r>
      <w:r w:rsidR="00DC4FAA" w:rsidRPr="007E2A00">
        <w:rPr>
          <w:position w:val="-32"/>
        </w:rPr>
        <w:object w:dxaOrig="5880" w:dyaOrig="760">
          <v:shape id="_x0000_i1179" type="#_x0000_t75" style="width:294.9pt;height:37.55pt" o:ole="">
            <v:imagedata r:id="rId334" o:title=""/>
          </v:shape>
          <o:OLEObject Type="Embed" ProgID="Equation.3" ShapeID="_x0000_i1179" DrawAspect="Content" ObjectID="_1561366123" r:id="rId335"/>
        </w:object>
      </w:r>
      <w:r w:rsidR="00690874" w:rsidRPr="007E2A00">
        <w:fldChar w:fldCharType="begin"/>
      </w:r>
      <w:r w:rsidR="00690874" w:rsidRPr="007E2A00">
        <w:instrText xml:space="preserve"> QUOTE </w:instrText>
      </w:r>
      <m:oMath>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f>
          <m:fPr>
            <m:type m:val="lin"/>
            <m:ctrlPr>
              <w:rPr>
                <w:rFonts w:ascii="Cambria Math" w:hAnsi="Cambria Math"/>
                <w:i/>
              </w:rPr>
            </m:ctrlPr>
          </m:fPr>
          <m:num>
            <m:d>
              <m:dPr>
                <m:ctrlPr>
                  <w:rPr>
                    <w:rFonts w:ascii="Cambria Math" w:hAnsi="Cambria Math"/>
                    <w:i/>
                  </w:rPr>
                </m:ctrlPr>
              </m:dPr>
              <m:e>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den>
                </m:f>
                <m:r>
                  <m:rPr>
                    <m:sty m:val="p"/>
                  </m:rPr>
                  <w:rPr>
                    <w:rFonts w:ascii="Cambria Math" w:hAnsi="Cambria Math"/>
                  </w:rPr>
                  <m:t>-</m:t>
                </m:r>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i-2</m:t>
                            </m:r>
                          </m:sub>
                        </m:sSub>
                      </m:e>
                    </m:d>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i-2</m:t>
                        </m:r>
                      </m:sub>
                    </m:sSub>
                  </m:den>
                </m:f>
              </m:e>
            </m:d>
          </m:num>
          <m:den>
            <m:d>
              <m:dPr>
                <m:ctrlPr>
                  <w:rPr>
                    <w:rFonts w:ascii="Cambria Math" w:hAnsi="Cambria Math"/>
                    <w:i/>
                  </w:rPr>
                </m:ctrlPr>
              </m:dPr>
              <m:e>
                <m:f>
                  <m:fPr>
                    <m:ctrlPr>
                      <w:rPr>
                        <w:rFonts w:ascii="Cambria Math" w:hAnsi="Cambria Math"/>
                        <w:i/>
                      </w:rPr>
                    </m:ctrlPr>
                  </m:fPr>
                  <m:num>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i-2</m:t>
                        </m:r>
                      </m:sub>
                    </m:sSub>
                  </m:num>
                  <m:den>
                    <m:r>
                      <m:rPr>
                        <m:sty m:val="p"/>
                      </m:rPr>
                      <w:rPr>
                        <w:rFonts w:ascii="Cambria Math" w:hAnsi="Cambria Math"/>
                      </w:rPr>
                      <m:t>2</m:t>
                    </m:r>
                  </m:den>
                </m:f>
              </m:e>
            </m:d>
          </m:den>
        </m:f>
      </m:oMath>
      <w:r w:rsidR="00690874" w:rsidRPr="007E2A00">
        <w:instrText xml:space="preserve"> </w:instrText>
      </w:r>
      <w:r w:rsidR="00690874" w:rsidRPr="007E2A00">
        <w:fldChar w:fldCharType="end"/>
      </w:r>
      <w:r w:rsidR="00690874" w:rsidRPr="007E2A00">
        <w:t xml:space="preserve">  and  </w:t>
      </w:r>
      <w:r w:rsidRPr="007E2A00">
        <w:t xml:space="preserve">       </w:t>
      </w:r>
    </w:p>
    <w:p w:rsidR="00690874" w:rsidRPr="007E2A00" w:rsidRDefault="00A509DE" w:rsidP="00A509DE">
      <w:pPr>
        <w:pStyle w:val="Textkrper"/>
        <w:ind w:left="360"/>
      </w:pPr>
      <w:r w:rsidRPr="007E2A00">
        <w:t xml:space="preserve">              </w:t>
      </w:r>
      <w:r w:rsidR="00C16C77" w:rsidRPr="007E2A00">
        <w:rPr>
          <w:position w:val="-30"/>
        </w:rPr>
        <w:object w:dxaOrig="4380" w:dyaOrig="700">
          <v:shape id="_x0000_i1180" type="#_x0000_t75" style="width:219.15pt;height:35.05pt" o:ole="">
            <v:imagedata r:id="rId336" o:title=""/>
          </v:shape>
          <o:OLEObject Type="Embed" ProgID="Equation.3" ShapeID="_x0000_i1180" DrawAspect="Content" ObjectID="_1561366124" r:id="rId337"/>
        </w:object>
      </w:r>
      <w:r w:rsidR="00690874" w:rsidRPr="007E2A00">
        <w:fldChar w:fldCharType="begin"/>
      </w:r>
      <w:r w:rsidR="00690874" w:rsidRPr="007E2A00">
        <w:instrText xml:space="preserve"> QUOTE </w:instrText>
      </w:r>
      <m:oMath>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-u(t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m:t>
            </m:r>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den>
        </m:f>
        <m:r>
          <m:rPr>
            <m:sty m:val="p"/>
          </m:rP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 xml:space="preserve"> </m:t>
        </m:r>
      </m:oMath>
      <w:r w:rsidR="00690874" w:rsidRPr="007E2A00">
        <w:instrText xml:space="preserve"> </w:instrText>
      </w:r>
      <w:r w:rsidR="00690874" w:rsidRPr="007E2A00">
        <w:fldChar w:fldCharType="separate"/>
      </w:r>
      <w:r w:rsidR="00373EC0" w:rsidRPr="007E2A00">
        <w:t xml:space="preserve"> </w:t>
      </w:r>
      <w:r w:rsidR="00690874" w:rsidRPr="007E2A00">
        <w:fldChar w:fldCharType="end"/>
      </w:r>
      <w:r w:rsidR="00690874" w:rsidRPr="007E2A00">
        <w:t>,</w:t>
      </w:r>
    </w:p>
    <w:p w:rsidR="00690874" w:rsidRPr="007E2A00" w:rsidRDefault="00690874" w:rsidP="00392804">
      <w:pPr>
        <w:pStyle w:val="BulletStandard"/>
      </w:pPr>
      <w:r w:rsidRPr="007E2A00">
        <w:t>Quadratic (“second order”) interpolation based on data at</w:t>
      </w:r>
      <w:r w:rsidR="00F04C9C" w:rsidRPr="007E2A00">
        <w:t xml:space="preserve"> </w:t>
      </w:r>
      <w:r w:rsidR="00F04C9C" w:rsidRPr="007E2A00">
        <w:rPr>
          <w:position w:val="-12"/>
        </w:rPr>
        <w:object w:dxaOrig="760" w:dyaOrig="360">
          <v:shape id="_x0000_i1181" type="#_x0000_t75" style="width:37.55pt;height:17.55pt" o:ole="">
            <v:imagedata r:id="rId328" o:title=""/>
          </v:shape>
          <o:OLEObject Type="Embed" ProgID="Equation.3" ShapeID="_x0000_i1181" DrawAspect="Content" ObjectID="_1561366125" r:id="rId338"/>
        </w:objec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w:t>
      </w:r>
      <w:r w:rsidR="00F04C9C" w:rsidRPr="007E2A00">
        <w:t xml:space="preserve"> </w:t>
      </w:r>
      <w:r w:rsidR="00F04C9C" w:rsidRPr="007E2A00">
        <w:rPr>
          <w:position w:val="-12"/>
        </w:rPr>
        <w:object w:dxaOrig="620" w:dyaOrig="360">
          <v:shape id="_x0000_i1182" type="#_x0000_t75" style="width:31.3pt;height:17.55pt" o:ole="">
            <v:imagedata r:id="rId296" o:title=""/>
          </v:shape>
          <o:OLEObject Type="Embed" ProgID="Equation.3" ShapeID="_x0000_i1182" DrawAspect="Content" ObjectID="_1561366126" r:id="rId339"/>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and</w:t>
      </w:r>
      <w:r w:rsidR="00F04C9C" w:rsidRPr="007E2A00">
        <w:t xml:space="preserve"> </w:t>
      </w:r>
      <w:r w:rsidR="00F04C9C" w:rsidRPr="007E2A00">
        <w:rPr>
          <w:position w:val="-12"/>
        </w:rPr>
        <w:object w:dxaOrig="760" w:dyaOrig="360">
          <v:shape id="_x0000_i1183" type="#_x0000_t75" style="width:37.55pt;height:17.55pt" o:ole="">
            <v:imagedata r:id="rId305" o:title=""/>
          </v:shape>
          <o:OLEObject Type="Embed" ProgID="Equation.3" ShapeID="_x0000_i1183" DrawAspect="Content" ObjectID="_1561366127" r:id="rId340"/>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w:t>
      </w:r>
    </w:p>
    <w:p w:rsidR="00690874" w:rsidRPr="007E2A00" w:rsidRDefault="00F00D1E" w:rsidP="00F00D1E">
      <w:pPr>
        <w:pStyle w:val="Textkrper"/>
        <w:ind w:left="720"/>
      </w:pPr>
      <w:r w:rsidRPr="007E2A00">
        <w:t xml:space="preserve">        </w:t>
      </w:r>
      <w:r w:rsidR="00554F59" w:rsidRPr="007E2A00">
        <w:rPr>
          <w:position w:val="-24"/>
        </w:rPr>
        <w:object w:dxaOrig="5360" w:dyaOrig="620">
          <v:shape id="_x0000_i1184" type="#_x0000_t75" style="width:267.95pt;height:31.3pt" o:ole="">
            <v:imagedata r:id="rId341" o:title=""/>
          </v:shape>
          <o:OLEObject Type="Embed" ProgID="Equation.3" ShapeID="_x0000_i1184" DrawAspect="Content" ObjectID="_1561366128" r:id="rId342"/>
        </w:object>
      </w:r>
      <w:r w:rsidR="00690874" w:rsidRPr="007E2A00">
        <w:fldChar w:fldCharType="begin"/>
      </w:r>
      <w:r w:rsidR="00690874" w:rsidRPr="007E2A00">
        <w:instrText xml:space="preserve"> QUOTE </w:instrText>
      </w:r>
      <m:oMath>
        <m:r>
          <m:rPr>
            <m:sty m:val="p"/>
          </m:rPr>
          <w:rPr>
            <w:rFonts w:ascii="Cambria Math" w:hAnsi="Cambria Math"/>
          </w:rPr>
          <m:t>u(t)≈</m:t>
        </m:r>
        <m:sSub>
          <m:sSubPr>
            <m:ctrlPr>
              <w:rPr>
                <w:rFonts w:ascii="Cambria Math" w:hAnsi="Cambria Math"/>
                <w:i/>
              </w:rPr>
            </m:ctrlPr>
          </m:sSubPr>
          <m:e>
            <m:r>
              <m:rPr>
                <m:sty m:val="p"/>
              </m:rPr>
              <w:rPr>
                <w:rFonts w:ascii="Cambria Math" w:hAnsi="Cambria Math"/>
              </w:rPr>
              <m:t>u</m:t>
            </m:r>
          </m:e>
          <m:sub>
            <m:r>
              <m:rPr>
                <m:sty m:val="p"/>
              </m:rPr>
              <w:rPr>
                <w:rFonts w:ascii="Cambria Math" w:hAnsi="Cambria Math"/>
              </w:rPr>
              <m:t>I,2</m:t>
            </m:r>
          </m:sub>
        </m:sSub>
        <m:r>
          <m:rPr>
            <m:sty m:val="p"/>
          </m:rPr>
          <w:rPr>
            <w:rFonts w:ascii="Cambria Math" w:hAnsi="Cambria Math"/>
          </w:rPr>
          <m:t>(t)≔u(t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d>
          <m:dPr>
            <m:ctrlPr>
              <w:rPr>
                <w:rFonts w:ascii="Cambria Math" w:hAnsi="Cambria Math"/>
                <w:i/>
              </w:rPr>
            </m:ctrlPr>
          </m:dPr>
          <m:e>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sSup>
          <m:sSupPr>
            <m:ctrlPr>
              <w:rPr>
                <w:rFonts w:ascii="Cambria Math" w:hAnsi="Cambria Math"/>
                <w:i/>
              </w:rPr>
            </m:ctrlPr>
          </m:sSupPr>
          <m:e>
            <m:d>
              <m:dPr>
                <m:ctrlPr>
                  <w:rPr>
                    <w:rFonts w:ascii="Cambria Math" w:hAnsi="Cambria Math"/>
                    <w:i/>
                  </w:rPr>
                </m:ctrlPr>
              </m:dPr>
              <m:e>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e>
          <m:sup>
            <m:r>
              <m:rPr>
                <m:sty m:val="p"/>
              </m:rPr>
              <w:rPr>
                <w:rFonts w:ascii="Cambria Math" w:hAnsi="Cambria Math"/>
              </w:rPr>
              <m:t>2</m:t>
            </m:r>
          </m:sup>
        </m:sSup>
      </m:oMath>
      <w:r w:rsidR="00690874" w:rsidRPr="007E2A00">
        <w:instrText xml:space="preserve"> </w:instrText>
      </w:r>
      <w:r w:rsidR="00690874" w:rsidRPr="007E2A00">
        <w:fldChar w:fldCharType="separate"/>
      </w:r>
      <w:r w:rsidRPr="007E2A00">
        <w:t xml:space="preserve"> </w:t>
      </w:r>
      <w:r w:rsidR="00690874" w:rsidRPr="007E2A00">
        <w:fldChar w:fldCharType="end"/>
      </w:r>
      <w:r w:rsidR="00690874" w:rsidRPr="007E2A00">
        <w:t xml:space="preserve">,  </w:t>
      </w:r>
      <w:r w:rsidR="006B37DC">
        <w:t>(</w:t>
      </w:r>
      <w:r w:rsidR="006B37DC" w:rsidRPr="00DA51AD">
        <w:rPr>
          <w:position w:val="-12"/>
        </w:rPr>
        <w:object w:dxaOrig="1260" w:dyaOrig="360">
          <v:shape id="_x0000_i1185" type="#_x0000_t75" style="width:62.6pt;height:17.55pt" o:ole="">
            <v:imagedata r:id="rId274" o:title=""/>
          </v:shape>
          <o:OLEObject Type="Embed" ProgID="Equation.3" ShapeID="_x0000_i1185" DrawAspect="Content" ObjectID="_1561366129" r:id="rId343"/>
        </w:object>
      </w:r>
      <w:r w:rsidR="006B37DC">
        <w:t>)</w:t>
      </w:r>
      <w:r w:rsidR="00690874" w:rsidRPr="007E2A00">
        <w:fldChar w:fldCharType="begin"/>
      </w:r>
      <w:r w:rsidR="00690874" w:rsidRPr="007E2A00">
        <w:instrText xml:space="preserve"> QUOTE </w:instrText>
      </w:r>
      <m:oMath>
        <m:r>
          <m:rPr>
            <m:sty m:val="p"/>
          </m:rPr>
          <w:rPr>
            <w:rFonts w:ascii="Cambria Math" w:hAnsi="Cambria Math"/>
          </w:rPr>
          <m:t>( t∈</m:t>
        </m:r>
        <m:d>
          <m:dPr>
            <m:begChr m:val="["/>
            <m:endChr m:val="]"/>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 xml:space="preserve"> )</m:t>
        </m:r>
      </m:oMath>
      <w:r w:rsidR="00690874" w:rsidRPr="007E2A00">
        <w:instrText xml:space="preserve"> </w:instrText>
      </w:r>
      <w:r w:rsidR="00690874" w:rsidRPr="007E2A00">
        <w:fldChar w:fldCharType="end"/>
      </w:r>
      <w:r w:rsidR="00690874" w:rsidRPr="007E2A00">
        <w:t xml:space="preserve"> </w:t>
      </w:r>
      <w:r w:rsidRPr="007E2A00">
        <w:t xml:space="preserve"> </w:t>
      </w:r>
      <w:r w:rsidR="00690874" w:rsidRPr="007E2A00">
        <w:t>with  </w:t>
      </w:r>
    </w:p>
    <w:p w:rsidR="00F00D1E" w:rsidRPr="007E2A00" w:rsidRDefault="00F00D1E" w:rsidP="00F00D1E">
      <w:pPr>
        <w:pStyle w:val="Textkrper"/>
        <w:ind w:left="360"/>
      </w:pPr>
      <w:r w:rsidRPr="007E2A00">
        <w:t xml:space="preserve">              </w:t>
      </w:r>
      <w:r w:rsidR="00B81AD6" w:rsidRPr="007E2A00">
        <w:rPr>
          <w:position w:val="-32"/>
        </w:rPr>
        <w:object w:dxaOrig="5820" w:dyaOrig="760">
          <v:shape id="_x0000_i1186" type="#_x0000_t75" style="width:293pt;height:35.7pt" o:ole="">
            <v:imagedata r:id="rId344" o:title=""/>
          </v:shape>
          <o:OLEObject Type="Embed" ProgID="Equation.3" ShapeID="_x0000_i1186" DrawAspect="Content" ObjectID="_1561366130" r:id="rId345"/>
        </w:object>
      </w:r>
      <w:r w:rsidR="00690874" w:rsidRPr="007E2A00">
        <w:t xml:space="preserve"> </w:t>
      </w:r>
      <w:r w:rsidR="00690874" w:rsidRPr="007E2A00">
        <w:fldChar w:fldCharType="begin"/>
      </w:r>
      <w:r w:rsidR="00690874" w:rsidRPr="007E2A00">
        <w:instrText xml:space="preserve"> QUOTE </w:instrText>
      </w:r>
      <m:oMath>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f>
          <m:fPr>
            <m:type m:val="lin"/>
            <m:ctrlPr>
              <w:rPr>
                <w:rFonts w:ascii="Cambria Math" w:hAnsi="Cambria Math"/>
                <w:i/>
              </w:rPr>
            </m:ctrlPr>
          </m:fPr>
          <m:num>
            <m:d>
              <m:dPr>
                <m:ctrlPr>
                  <w:rPr>
                    <w:rFonts w:ascii="Cambria Math" w:hAnsi="Cambria Math"/>
                    <w:i/>
                  </w:rPr>
                </m:ctrlPr>
              </m:dPr>
              <m:e>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den>
                </m:f>
                <m:r>
                  <m:rPr>
                    <m:sty m:val="p"/>
                  </m:rPr>
                  <w:rPr>
                    <w:rFonts w:ascii="Cambria Math" w:hAnsi="Cambria Math"/>
                  </w:rPr>
                  <m:t>-</m:t>
                </m:r>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den>
                </m:f>
              </m:e>
            </m:d>
          </m:num>
          <m:den>
            <m:d>
              <m:dPr>
                <m:ctrlPr>
                  <w:rPr>
                    <w:rFonts w:ascii="Cambria Math" w:hAnsi="Cambria Math"/>
                    <w:i/>
                  </w:rPr>
                </m:ctrlPr>
              </m:dPr>
              <m:e>
                <m:f>
                  <m:fPr>
                    <m:ctrlPr>
                      <w:rPr>
                        <w:rFonts w:ascii="Cambria Math" w:hAnsi="Cambria Math"/>
                        <w:i/>
                      </w:rPr>
                    </m:ctrlPr>
                  </m:fPr>
                  <m:num>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num>
                  <m:den>
                    <m:r>
                      <m:rPr>
                        <m:sty m:val="p"/>
                      </m:rPr>
                      <w:rPr>
                        <w:rFonts w:ascii="Cambria Math" w:hAnsi="Cambria Math"/>
                      </w:rPr>
                      <m:t>2</m:t>
                    </m:r>
                  </m:den>
                </m:f>
              </m:e>
            </m:d>
          </m:den>
        </m:f>
      </m:oMath>
      <w:r w:rsidR="00690874" w:rsidRPr="007E2A00">
        <w:instrText xml:space="preserve"> </w:instrText>
      </w:r>
      <w:r w:rsidR="00690874" w:rsidRPr="007E2A00">
        <w:fldChar w:fldCharType="end"/>
      </w:r>
      <w:r w:rsidR="00690874" w:rsidRPr="007E2A00">
        <w:t xml:space="preserve">  and  </w:t>
      </w:r>
    </w:p>
    <w:p w:rsidR="00690874" w:rsidRPr="007E2A00" w:rsidRDefault="00F00D1E" w:rsidP="00F00D1E">
      <w:pPr>
        <w:pStyle w:val="Textkrper"/>
        <w:ind w:left="360"/>
      </w:pPr>
      <w:r w:rsidRPr="007E2A00">
        <w:t xml:space="preserve">              </w:t>
      </w:r>
      <w:r w:rsidR="00C16C77" w:rsidRPr="007E2A00">
        <w:rPr>
          <w:position w:val="-30"/>
        </w:rPr>
        <w:object w:dxaOrig="4380" w:dyaOrig="700">
          <v:shape id="_x0000_i1187" type="#_x0000_t75" style="width:221pt;height:36.3pt" o:ole="">
            <v:imagedata r:id="rId346" o:title=""/>
          </v:shape>
          <o:OLEObject Type="Embed" ProgID="Equation.3" ShapeID="_x0000_i1187" DrawAspect="Content" ObjectID="_1561366131" r:id="rId347"/>
        </w:object>
      </w:r>
      <w:r w:rsidR="00690874" w:rsidRPr="007E2A00">
        <w:fldChar w:fldCharType="begin"/>
      </w:r>
      <w:r w:rsidR="00690874" w:rsidRPr="007E2A00">
        <w:instrText xml:space="preserve"> QUOTE </w:instrText>
      </w:r>
      <m:oMath>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m:t>
        </m:r>
        <m:f>
          <m:fPr>
            <m:ctrlPr>
              <w:rPr>
                <w:rFonts w:ascii="Cambria Math" w:hAnsi="Cambria Math"/>
                <w:i/>
              </w:rPr>
            </m:ctrlPr>
          </m:fPr>
          <m:num>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e>
            </m:d>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num>
          <m:den>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den>
        </m:f>
        <m:r>
          <m:rPr>
            <m:sty m:val="p"/>
          </m:rPr>
          <w:rPr>
            <w:rFonts w:ascii="Cambria Math" w:hAnsi="Cambria Math"/>
          </w:rPr>
          <m:t>-</m:t>
        </m:r>
        <m:f>
          <m:fPr>
            <m:ctrlPr>
              <w:rPr>
                <w:rFonts w:ascii="Cambria Math" w:hAnsi="Cambria Math"/>
                <w:i/>
              </w:rPr>
            </m:ctrlPr>
          </m:fPr>
          <m:num>
            <m:r>
              <m:rPr>
                <m:sty m:val="p"/>
              </m:rPr>
              <w:rPr>
                <w:rFonts w:ascii="Cambria Math" w:hAnsi="Cambria Math"/>
              </w:rPr>
              <m:t>1</m:t>
            </m:r>
          </m:num>
          <m:den>
            <m:r>
              <m:rPr>
                <m:sty m:val="p"/>
              </m:rPr>
              <w:rPr>
                <w:rFonts w:ascii="Cambria Math" w:hAnsi="Cambria Math"/>
              </w:rPr>
              <m:t>2</m:t>
            </m:r>
          </m:den>
        </m:f>
        <m:r>
          <m:rPr>
            <m:sty m:val="p"/>
          </m:rPr>
          <w:rPr>
            <w:rFonts w:ascii="Cambria Math" w:hAnsi="Cambria Math"/>
          </w:rPr>
          <m:t xml:space="preserve"> </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oMath>
      <w:r w:rsidR="00690874" w:rsidRPr="007E2A00">
        <w:instrText xml:space="preserve"> </w:instrText>
      </w:r>
      <w:r w:rsidR="00690874" w:rsidRPr="007E2A00">
        <w:fldChar w:fldCharType="end"/>
      </w:r>
    </w:p>
    <w:p w:rsidR="00690874" w:rsidRPr="007E2A00" w:rsidRDefault="00690874" w:rsidP="00690874">
      <w:pPr>
        <w:pStyle w:val="Textkrper"/>
      </w:pPr>
      <w:r w:rsidRPr="007E2A00">
        <w:lastRenderedPageBreak/>
        <w:t xml:space="preserve">and so on. In all these examples, a </w:t>
      </w:r>
      <w:r w:rsidRPr="007E2A00">
        <w:rPr>
          <w:i/>
        </w:rPr>
        <w:t>Nordsieck</w:t>
      </w:r>
      <w:r w:rsidRPr="007E2A00">
        <w:t xml:space="preserve"> like representation of the interpolating and extrapolating polynomials was used that expresses the approximation of</w:t>
      </w:r>
      <w:r w:rsidR="00DF6610" w:rsidRPr="007E2A00">
        <w:t xml:space="preserve"> </w:t>
      </w:r>
      <w:r w:rsidR="00DF6610" w:rsidRPr="007E2A00">
        <w:rPr>
          <w:position w:val="-10"/>
        </w:rPr>
        <w:object w:dxaOrig="440" w:dyaOrig="320">
          <v:shape id="_x0000_i1188" type="#_x0000_t75" style="width:20.65pt;height:15.65pt" o:ole="">
            <v:imagedata r:id="rId32" o:title=""/>
          </v:shape>
          <o:OLEObject Type="Embed" ProgID="Equation.3" ShapeID="_x0000_i1188" DrawAspect="Content" ObjectID="_1561366132" r:id="rId348"/>
        </w:object>
      </w:r>
      <w:r w:rsidRPr="007E2A00">
        <w:t xml:space="preserve"> </w:t>
      </w:r>
      <w:r w:rsidRPr="007E2A00">
        <w:fldChar w:fldCharType="begin"/>
      </w:r>
      <w:r w:rsidRPr="007E2A00">
        <w:instrText xml:space="preserve"> QUOTE </w:instrText>
      </w:r>
      <m:oMath>
        <m:r>
          <m:rPr>
            <m:sty m:val="p"/>
          </m:rPr>
          <w:rPr>
            <w:rFonts w:ascii="Cambria Math" w:hAnsi="Cambria Math"/>
          </w:rPr>
          <m:t>u(t)</m:t>
        </m:r>
      </m:oMath>
      <w:r w:rsidRPr="007E2A00">
        <w:instrText xml:space="preserve"> </w:instrText>
      </w:r>
      <w:r w:rsidRPr="007E2A00">
        <w:fldChar w:fldCharType="end"/>
      </w:r>
      <w:r w:rsidRPr="007E2A00">
        <w:t>in terms of powers of</w:t>
      </w:r>
      <w:r w:rsidR="00F04C9C" w:rsidRPr="007E2A00">
        <w:t xml:space="preserve"> </w:t>
      </w:r>
      <w:r w:rsidR="00F04C9C" w:rsidRPr="007E2A00">
        <w:rPr>
          <w:position w:val="-12"/>
        </w:rPr>
        <w:object w:dxaOrig="780" w:dyaOrig="360">
          <v:shape id="_x0000_i1189" type="#_x0000_t75" style="width:40.7pt;height:15.65pt" o:ole="">
            <v:imagedata r:id="rId349" o:title=""/>
          </v:shape>
          <o:OLEObject Type="Embed" ProgID="Equation.3" ShapeID="_x0000_i1189" DrawAspect="Content" ObjectID="_1561366133" r:id="rId350"/>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oMath>
      <w:r w:rsidRPr="007E2A00">
        <w:instrText xml:space="preserve"> </w:instrText>
      </w:r>
      <w:r w:rsidRPr="007E2A00">
        <w:fldChar w:fldCharType="end"/>
      </w:r>
      <w:r w:rsidRPr="007E2A00">
        <w:t>with coefficients being defined by difference quotients of</w:t>
      </w:r>
      <w:r w:rsidR="00DF6610" w:rsidRPr="007E2A00">
        <w:t xml:space="preserve"> </w:t>
      </w:r>
      <w:r w:rsidR="0099156E" w:rsidRPr="007E2A00">
        <w:rPr>
          <w:position w:val="-6"/>
        </w:rPr>
        <w:object w:dxaOrig="200" w:dyaOrig="220">
          <v:shape id="_x0000_i1190" type="#_x0000_t75" style="width:10.65pt;height:10.65pt" o:ole="">
            <v:imagedata r:id="rId351" o:title=""/>
          </v:shape>
          <o:OLEObject Type="Embed" ProgID="Equation.3" ShapeID="_x0000_i1190" DrawAspect="Content" ObjectID="_1561366134" r:id="rId352"/>
        </w:object>
      </w:r>
      <w:r w:rsidR="00DF6610" w:rsidRPr="007E2A00">
        <w:t>.</w:t>
      </w:r>
      <w:r w:rsidRPr="007E2A00">
        <w:t xml:space="preserve"> Note, that the denominators of these difference quotients may be further simplified in the case of equidistant communication points</w:t>
      </w:r>
      <w:r w:rsidR="00942BA1" w:rsidRPr="007E2A00">
        <w:t xml:space="preserve"> </w:t>
      </w:r>
      <w:r w:rsidR="00327795" w:rsidRPr="007E2A00">
        <w:rPr>
          <w:position w:val="-12"/>
        </w:rPr>
        <w:object w:dxaOrig="2060" w:dyaOrig="360">
          <v:shape id="_x0000_i1191" type="#_x0000_t75" style="width:103.3pt;height:15.65pt" o:ole="">
            <v:imagedata r:id="rId353" o:title=""/>
          </v:shape>
          <o:OLEObject Type="Embed" ProgID="Equation.3" ShapeID="_x0000_i1191" DrawAspect="Content" ObjectID="_1561366135" r:id="rId354"/>
        </w:object>
      </w:r>
      <w:r w:rsidRPr="007E2A00">
        <w:t xml:space="preserve"> </w:t>
      </w:r>
      <w:r w:rsidRPr="007E2A00">
        <w:fldChar w:fldCharType="begin"/>
      </w:r>
      <w:r w:rsidRPr="007E2A00">
        <w:instrText xml:space="preserve"> QUOTE </w:instrText>
      </w:r>
      <m:oMath>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i-2</m:t>
            </m:r>
          </m:sub>
        </m:sSub>
        <m:r>
          <m:rPr>
            <m:sty m:val="p"/>
          </m:rPr>
          <w:rPr>
            <w:rFonts w:ascii="Cambria Math" w:hAnsi="Cambria Math"/>
          </w:rPr>
          <m:t>, 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 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 …</m:t>
        </m:r>
      </m:oMath>
      <w:r w:rsidRPr="007E2A00">
        <w:instrText xml:space="preserve"> </w:instrText>
      </w:r>
      <w:r w:rsidRPr="007E2A00">
        <w:fldChar w:fldCharType="end"/>
      </w:r>
      <w:r w:rsidRPr="007E2A00">
        <w:t>with fixed communication step</w:t>
      </w:r>
      <w:r w:rsidR="00D66A56">
        <w:t xml:space="preserve"> </w:t>
      </w:r>
      <w:r w:rsidRPr="007E2A00">
        <w:t>size</w:t>
      </w:r>
      <w:r w:rsidR="00E9241F" w:rsidRPr="007E2A00">
        <w:t xml:space="preserve"> </w:t>
      </w:r>
      <w:r w:rsidR="00E9241F" w:rsidRPr="007E2A00">
        <w:rPr>
          <w:position w:val="-6"/>
        </w:rPr>
        <w:object w:dxaOrig="300" w:dyaOrig="279">
          <v:shape id="_x0000_i1192" type="#_x0000_t75" style="width:15.65pt;height:15.65pt" o:ole="">
            <v:imagedata r:id="rId355" o:title=""/>
          </v:shape>
          <o:OLEObject Type="Embed" ProgID="Equation.3" ShapeID="_x0000_i1192" DrawAspect="Content" ObjectID="_1561366136" r:id="rId356"/>
        </w:object>
      </w:r>
      <w:r w:rsidRPr="007E2A00">
        <w:fldChar w:fldCharType="begin"/>
      </w:r>
      <w:r w:rsidRPr="007E2A00">
        <w:instrText xml:space="preserve"> QUOTE </w:instrText>
      </w:r>
      <m:oMath>
        <m:r>
          <m:rPr>
            <m:sty m:val="p"/>
          </m:rPr>
          <w:rPr>
            <w:rFonts w:ascii="Cambria Math" w:hAnsi="Cambria Math"/>
          </w:rPr>
          <m:t>hc</m:t>
        </m:r>
      </m:oMath>
      <w:r w:rsidRPr="007E2A00">
        <w:instrText xml:space="preserve"> </w:instrText>
      </w:r>
      <w:r w:rsidRPr="007E2A00">
        <w:fldChar w:fldCharType="end"/>
      </w:r>
      <w:r w:rsidRPr="007E2A00">
        <w:t>:</w:t>
      </w:r>
    </w:p>
    <w:p w:rsidR="00690874" w:rsidRPr="007E2A00" w:rsidRDefault="00554F59" w:rsidP="00591742">
      <w:pPr>
        <w:pStyle w:val="Textkrper"/>
        <w:ind w:firstLine="720"/>
      </w:pPr>
      <w:r w:rsidRPr="007E2A00">
        <w:rPr>
          <w:position w:val="-24"/>
        </w:rPr>
        <w:object w:dxaOrig="7640" w:dyaOrig="620">
          <v:shape id="_x0000_i1193" type="#_x0000_t75" style="width:380.65pt;height:31.3pt" o:ole="">
            <v:imagedata r:id="rId357" o:title=""/>
          </v:shape>
          <o:OLEObject Type="Embed" ProgID="Equation.3" ShapeID="_x0000_i1193" DrawAspect="Content" ObjectID="_1561366137" r:id="rId358"/>
        </w:object>
      </w:r>
      <w:r w:rsidR="00390A59" w:rsidRPr="007E2A00">
        <w:t xml:space="preserve"> .</w:t>
      </w:r>
    </w:p>
    <w:p w:rsidR="00690874" w:rsidRPr="007E2A00" w:rsidRDefault="00690874" w:rsidP="00690874">
      <w:pPr>
        <w:pStyle w:val="Textkrper"/>
      </w:pPr>
      <w:r w:rsidRPr="007E2A00">
        <w:t>The Nordsieck like representation of the slave inputs is favourable since it abstracts from algorithmic details (like data interpolation vs. data extrapolation) and requires at a communication point</w:t>
      </w:r>
      <w:r w:rsidR="00327795" w:rsidRPr="007E2A00">
        <w:t xml:space="preserve"> </w:t>
      </w:r>
      <w:r w:rsidR="00C73A71" w:rsidRPr="007E2A00">
        <w:rPr>
          <w:position w:val="-12"/>
        </w:rPr>
        <w:object w:dxaOrig="620" w:dyaOrig="360">
          <v:shape id="_x0000_i1194" type="#_x0000_t75" style="width:31.3pt;height:15.65pt" o:ole="">
            <v:imagedata r:id="rId359" o:title=""/>
          </v:shape>
          <o:OLEObject Type="Embed" ProgID="Equation.3" ShapeID="_x0000_i1194" DrawAspect="Content" ObjectID="_1561366138" r:id="rId360"/>
        </w:object>
      </w:r>
      <w:r w:rsidRPr="007E2A00">
        <w:t xml:space="preserve"> </w: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just the transfer of the derivative vector</w:t>
      </w:r>
      <w:r w:rsidR="00CD4AF3" w:rsidRPr="007E2A00">
        <w:t xml:space="preserve"> </w:t>
      </w:r>
      <w:r w:rsidR="00CD4AF3" w:rsidRPr="007E2A00">
        <w:rPr>
          <w:position w:val="-32"/>
        </w:rPr>
        <w:object w:dxaOrig="3280" w:dyaOrig="760">
          <v:shape id="_x0000_i1195" type="#_x0000_t75" style="width:164.05pt;height:35.7pt" o:ole="">
            <v:imagedata r:id="rId361" o:title=""/>
          </v:shape>
          <o:OLEObject Type="Embed" ProgID="Equation.3" ShapeID="_x0000_i1195" DrawAspect="Content" ObjectID="_1561366139" r:id="rId362"/>
        </w:object>
      </w:r>
      <w:r w:rsidRPr="007E2A00">
        <w:t xml:space="preserve"> </w:t>
      </w:r>
      <w:r w:rsidRPr="007E2A00">
        <w:fldChar w:fldCharType="begin"/>
      </w:r>
      <w:r w:rsidRPr="007E2A00">
        <w:instrText xml:space="preserve"> QUOTE </w:instrText>
      </w:r>
      <m:oMath>
        <m:r>
          <m:rPr>
            <m:sty m:val="p"/>
          </m:rPr>
          <w:rPr>
            <w:rFonts w:ascii="Cambria Math" w:hAnsi="Cambria Math"/>
          </w:rPr>
          <m:t xml:space="preserve"> </m:t>
        </m:r>
        <m:d>
          <m:dPr>
            <m:ctrlPr>
              <w:rPr>
                <w:rFonts w:ascii="Cambria Math" w:hAnsi="Cambria Math"/>
                <w:i/>
              </w:rPr>
            </m:ctrlPr>
          </m:dPr>
          <m:e>
            <m:r>
              <m:rPr>
                <m:sty m:val="p"/>
              </m:rPr>
              <w:rPr>
                <w:rFonts w:ascii="Cambria Math" w:hAnsi="Cambria Math"/>
              </w:rPr>
              <m:t>u</m:t>
            </m:r>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 xml:space="preserve">, </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 xml:space="preserve">, </m:t>
            </m:r>
            <m:acc>
              <m:accPr>
                <m:chr m:val="̈"/>
                <m:ctrlPr>
                  <w:rPr>
                    <w:rFonts w:ascii="Cambria Math" w:hAnsi="Cambria Math"/>
                    <w:i/>
                  </w:rPr>
                </m:ctrlPr>
              </m:accPr>
              <m:e>
                <m:r>
                  <m:rPr>
                    <m:sty m:val="p"/>
                  </m:rPr>
                  <w:rPr>
                    <w:rFonts w:ascii="Cambria Math" w:hAnsi="Cambria Math"/>
                  </w:rPr>
                  <m:t>u</m:t>
                </m:r>
              </m:e>
            </m:acc>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r>
              <m:rPr>
                <m:sty m:val="p"/>
              </m:rPr>
              <w:rPr>
                <w:rFonts w:ascii="Cambria Math" w:hAnsi="Cambria Math"/>
              </w:rPr>
              <m:t xml:space="preserve">, … , </m:t>
            </m:r>
            <m:f>
              <m:fPr>
                <m:ctrlPr>
                  <w:rPr>
                    <w:rFonts w:ascii="Cambria Math" w:hAnsi="Cambria Math"/>
                    <w:i/>
                  </w:rPr>
                </m:ctrlPr>
              </m:fPr>
              <m:num>
                <m:sSup>
                  <m:sSupPr>
                    <m:ctrlPr>
                      <w:rPr>
                        <w:rFonts w:ascii="Cambria Math" w:hAnsi="Cambria Math"/>
                        <w:i/>
                      </w:rPr>
                    </m:ctrlPr>
                  </m:sSupPr>
                  <m:e>
                    <m:r>
                      <m:rPr>
                        <m:sty m:val="p"/>
                      </m:rPr>
                      <w:rPr>
                        <w:rFonts w:ascii="Cambria Math" w:hAnsi="Cambria Math"/>
                      </w:rPr>
                      <m:t>d</m:t>
                    </m:r>
                  </m:e>
                  <m:sup>
                    <m:r>
                      <m:rPr>
                        <m:sty m:val="p"/>
                      </m:rPr>
                      <w:rPr>
                        <w:rFonts w:ascii="Cambria Math" w:hAnsi="Cambria Math"/>
                      </w:rPr>
                      <m:t>k</m:t>
                    </m:r>
                  </m:sup>
                </m:sSup>
                <m:r>
                  <m:rPr>
                    <m:sty m:val="p"/>
                  </m:rPr>
                  <w:rPr>
                    <w:rFonts w:ascii="Cambria Math" w:hAnsi="Cambria Math"/>
                  </w:rPr>
                  <m:t>u</m:t>
                </m:r>
              </m:num>
              <m:den>
                <m:r>
                  <m:rPr>
                    <m:sty m:val="p"/>
                  </m:rPr>
                  <w:rPr>
                    <w:rFonts w:ascii="Cambria Math" w:hAnsi="Cambria Math"/>
                  </w:rPr>
                  <m:t>d</m:t>
                </m:r>
                <m:sSup>
                  <m:sSupPr>
                    <m:ctrlPr>
                      <w:rPr>
                        <w:rFonts w:ascii="Cambria Math" w:hAnsi="Cambria Math"/>
                        <w:i/>
                      </w:rPr>
                    </m:ctrlPr>
                  </m:sSupPr>
                  <m:e>
                    <m:r>
                      <m:rPr>
                        <m:sty m:val="p"/>
                      </m:rPr>
                      <w:rPr>
                        <w:rFonts w:ascii="Cambria Math" w:hAnsi="Cambria Math"/>
                      </w:rPr>
                      <m:t>t</m:t>
                    </m:r>
                  </m:e>
                  <m:sup>
                    <m:r>
                      <m:rPr>
                        <m:sty m:val="p"/>
                      </m:rPr>
                      <w:rPr>
                        <w:rFonts w:ascii="Cambria Math" w:hAnsi="Cambria Math"/>
                      </w:rPr>
                      <m:t>k</m:t>
                    </m:r>
                  </m:sup>
                </m:sSup>
              </m:den>
            </m:f>
            <m:d>
              <m:dPr>
                <m:ctrlPr>
                  <w:rPr>
                    <w:rFonts w:ascii="Cambria Math" w:hAnsi="Cambria Math"/>
                    <w:i/>
                  </w:rPr>
                </m:ctrlPr>
              </m:dPr>
              <m:e>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e>
        </m:d>
        <m:r>
          <m:rPr>
            <m:sty m:val="p"/>
          </m:rPr>
          <w:rPr>
            <w:rFonts w:ascii="Cambria Math" w:hAnsi="Cambria Math"/>
          </w:rPr>
          <m:t xml:space="preserve"> </m:t>
        </m:r>
      </m:oMath>
      <w:r w:rsidRPr="007E2A00">
        <w:instrText xml:space="preserve"> </w:instrText>
      </w:r>
      <w:r w:rsidRPr="007E2A00">
        <w:fldChar w:fldCharType="end"/>
      </w:r>
      <w:r w:rsidRPr="007E2A00">
        <w:t>from master to slave to define the extrapolated or interpolated slave inputs</w:t>
      </w:r>
      <w:r w:rsidR="00327795" w:rsidRPr="007E2A00">
        <w:t xml:space="preserve"> </w:t>
      </w:r>
      <w:r w:rsidR="00327795" w:rsidRPr="007E2A00">
        <w:rPr>
          <w:position w:val="-10"/>
        </w:rPr>
        <w:object w:dxaOrig="440" w:dyaOrig="320">
          <v:shape id="_x0000_i1196" type="#_x0000_t75" style="width:20.65pt;height:15.65pt" o:ole="">
            <v:imagedata r:id="rId32" o:title=""/>
          </v:shape>
          <o:OLEObject Type="Embed" ProgID="Equation.3" ShapeID="_x0000_i1196" DrawAspect="Content" ObjectID="_1561366140" r:id="rId363"/>
        </w:object>
      </w:r>
      <w:r w:rsidRPr="007E2A00">
        <w:t xml:space="preserve"> </w:t>
      </w:r>
      <w:r w:rsidRPr="007E2A00">
        <w:fldChar w:fldCharType="begin"/>
      </w:r>
      <w:r w:rsidRPr="007E2A00">
        <w:instrText xml:space="preserve"> QUOTE </w:instrText>
      </w:r>
      <m:oMath>
        <m:r>
          <m:rPr>
            <m:sty m:val="p"/>
          </m:rPr>
          <w:rPr>
            <w:rFonts w:ascii="Cambria Math" w:hAnsi="Cambria Math"/>
          </w:rPr>
          <m:t>u(t)</m:t>
        </m:r>
      </m:oMath>
      <w:r w:rsidRPr="007E2A00">
        <w:instrText xml:space="preserve"> </w:instrText>
      </w:r>
      <w:r w:rsidRPr="007E2A00">
        <w:fldChar w:fldCharType="end"/>
      </w:r>
      <w:r w:rsidRPr="007E2A00">
        <w:t>in communication step</w:t>
      </w:r>
      <w:r w:rsidR="00DF6610" w:rsidRPr="007E2A00">
        <w:t xml:space="preserve"> </w:t>
      </w:r>
      <w:r w:rsidR="00DF6610" w:rsidRPr="007E2A00">
        <w:rPr>
          <w:position w:val="-12"/>
        </w:rPr>
        <w:object w:dxaOrig="1040" w:dyaOrig="360">
          <v:shape id="_x0000_i1197" type="#_x0000_t75" style="width:51.35pt;height:15.65pt" o:ole="">
            <v:imagedata r:id="rId22" o:title=""/>
          </v:shape>
          <o:OLEObject Type="Embed" ProgID="Equation.3" ShapeID="_x0000_i1197" DrawAspect="Content" ObjectID="_1561366141" r:id="rId364"/>
        </w:object>
      </w:r>
      <w:r w:rsidRPr="007E2A00">
        <w:fldChar w:fldCharType="begin"/>
      </w:r>
      <w:r w:rsidRPr="007E2A00">
        <w:instrText xml:space="preserve"> QUOTE </w:instrText>
      </w:r>
      <m:oMath>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 For polynomial slave inputs</w:t>
      </w:r>
      <w:r w:rsidR="008024F0" w:rsidRPr="007E2A00">
        <w:t xml:space="preserve"> </w:t>
      </w:r>
      <w:r w:rsidR="008024F0" w:rsidRPr="007E2A00">
        <w:rPr>
          <w:position w:val="-10"/>
        </w:rPr>
        <w:object w:dxaOrig="440" w:dyaOrig="320">
          <v:shape id="_x0000_i1198" type="#_x0000_t75" style="width:20.65pt;height:15.65pt" o:ole="">
            <v:imagedata r:id="rId32" o:title=""/>
          </v:shape>
          <o:OLEObject Type="Embed" ProgID="Equation.3" ShapeID="_x0000_i1198" DrawAspect="Content" ObjectID="_1561366142" r:id="rId365"/>
        </w:object>
      </w:r>
      <w:r w:rsidRPr="007E2A00">
        <w:fldChar w:fldCharType="begin"/>
      </w:r>
      <w:r w:rsidRPr="007E2A00">
        <w:instrText xml:space="preserve"> QUOTE </w:instrText>
      </w:r>
      <m:oMath>
        <m:r>
          <m:rPr>
            <m:sty m:val="p"/>
          </m:rPr>
          <w:rPr>
            <w:rFonts w:ascii="Cambria Math" w:hAnsi="Cambria Math"/>
          </w:rPr>
          <m:t>u(t)</m:t>
        </m:r>
      </m:oMath>
      <w:r w:rsidRPr="007E2A00">
        <w:instrText xml:space="preserve"> </w:instrText>
      </w:r>
      <w:r w:rsidRPr="007E2A00">
        <w:fldChar w:fldCharType="end"/>
      </w:r>
      <w:r w:rsidRPr="007E2A00">
        <w:t>, the length</w:t>
      </w:r>
      <w:r w:rsidR="00327795" w:rsidRPr="007E2A00">
        <w:t xml:space="preserve"> </w:t>
      </w:r>
      <w:r w:rsidR="00C73A71" w:rsidRPr="007E2A00">
        <w:rPr>
          <w:position w:val="-6"/>
        </w:rPr>
        <w:object w:dxaOrig="499" w:dyaOrig="279">
          <v:shape id="_x0000_i1199" type="#_x0000_t75" style="width:25.65pt;height:15.65pt" o:ole="">
            <v:imagedata r:id="rId366" o:title=""/>
          </v:shape>
          <o:OLEObject Type="Embed" ProgID="Equation.3" ShapeID="_x0000_i1199" DrawAspect="Content" ObjectID="_1561366143" r:id="rId367"/>
        </w:object>
      </w:r>
      <w:r w:rsidRPr="007E2A00">
        <w:t xml:space="preserve"> </w:t>
      </w:r>
      <w:r w:rsidRPr="007E2A00">
        <w:fldChar w:fldCharType="begin"/>
      </w:r>
      <w:r w:rsidRPr="007E2A00">
        <w:instrText xml:space="preserve"> QUOTE </w:instrText>
      </w:r>
      <m:oMath>
        <m:r>
          <m:rPr>
            <m:sty m:val="p"/>
          </m:rPr>
          <w:rPr>
            <w:rFonts w:ascii="Cambria Math" w:hAnsi="Cambria Math"/>
          </w:rPr>
          <m:t>k+1</m:t>
        </m:r>
      </m:oMath>
      <w:r w:rsidRPr="007E2A00">
        <w:instrText xml:space="preserve"> </w:instrText>
      </w:r>
      <w:r w:rsidRPr="007E2A00">
        <w:fldChar w:fldCharType="end"/>
      </w:r>
      <w:r w:rsidRPr="007E2A00">
        <w:t>of this derivative vector determines the degree</w:t>
      </w:r>
      <w:r w:rsidR="00C73A71" w:rsidRPr="007E2A00">
        <w:t xml:space="preserve"> </w:t>
      </w:r>
      <w:r w:rsidR="00C73A71" w:rsidRPr="007E2A00">
        <w:rPr>
          <w:position w:val="-6"/>
        </w:rPr>
        <w:object w:dxaOrig="200" w:dyaOrig="279">
          <v:shape id="_x0000_i1200" type="#_x0000_t75" style="width:10.65pt;height:15.65pt" o:ole="">
            <v:imagedata r:id="rId368" o:title=""/>
          </v:shape>
          <o:OLEObject Type="Embed" ProgID="Equation.3" ShapeID="_x0000_i1200" DrawAspect="Content" ObjectID="_1561366144" r:id="rId369"/>
        </w:object>
      </w:r>
      <w:r w:rsidRPr="007E2A00">
        <w:t xml:space="preserve"> </w:t>
      </w:r>
      <w:r w:rsidRPr="007E2A00">
        <w:fldChar w:fldCharType="begin"/>
      </w:r>
      <w:r w:rsidRPr="007E2A00">
        <w:instrText xml:space="preserve"> QUOTE </w:instrText>
      </w:r>
      <m:oMath>
        <m:r>
          <m:rPr>
            <m:sty m:val="p"/>
          </m:rPr>
          <w:rPr>
            <w:rFonts w:ascii="Cambria Math" w:hAnsi="Cambria Math"/>
          </w:rPr>
          <m:t>k</m:t>
        </m:r>
      </m:oMath>
      <w:r w:rsidRPr="007E2A00">
        <w:instrText xml:space="preserve"> </w:instrText>
      </w:r>
      <w:r w:rsidRPr="007E2A00">
        <w:fldChar w:fldCharType="end"/>
      </w:r>
      <w:r w:rsidRPr="007E2A00">
        <w:t xml:space="preserve">of the polynomial and the components of the derivative vector contain in increasing order the coefficients of </w:t>
      </w:r>
      <w:r w:rsidR="00C73A71" w:rsidRPr="007E2A00">
        <w:t xml:space="preserve"> </w:t>
      </w:r>
      <w:r w:rsidR="005C2CB2" w:rsidRPr="007E2A00">
        <w:rPr>
          <w:position w:val="-12"/>
        </w:rPr>
        <w:object w:dxaOrig="1180" w:dyaOrig="380">
          <v:shape id="_x0000_i1201" type="#_x0000_t75" style="width:56.35pt;height:20.65pt" o:ole="">
            <v:imagedata r:id="rId370" o:title=""/>
          </v:shape>
          <o:OLEObject Type="Embed" ProgID="Equation.3" ShapeID="_x0000_i1201" DrawAspect="Content" ObjectID="_1561366145" r:id="rId371"/>
        </w:object>
      </w:r>
      <w:r w:rsidRPr="007E2A00">
        <w:fldChar w:fldCharType="begin"/>
      </w:r>
      <w:r w:rsidRPr="007E2A00">
        <w:instrText xml:space="preserve"> QUOTE </w:instrText>
      </w:r>
      <m:oMath>
        <m:f>
          <m:fPr>
            <m:type m:val="lin"/>
            <m:ctrlPr>
              <w:rPr>
                <w:rFonts w:ascii="Cambria Math" w:hAnsi="Cambria Math"/>
                <w:i/>
              </w:rPr>
            </m:ctrlPr>
          </m:fPr>
          <m:num>
            <m:sSup>
              <m:sSupPr>
                <m:ctrlPr>
                  <w:rPr>
                    <w:rFonts w:ascii="Cambria Math" w:hAnsi="Cambria Math"/>
                    <w:i/>
                  </w:rPr>
                </m:ctrlPr>
              </m:sSupPr>
              <m:e>
                <m:d>
                  <m:dPr>
                    <m:ctrlPr>
                      <w:rPr>
                        <w:rFonts w:ascii="Cambria Math" w:hAnsi="Cambria Math"/>
                        <w:i/>
                      </w:rPr>
                    </m:ctrlPr>
                  </m:dPr>
                  <m:e>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e>
                </m:d>
              </m:e>
              <m:sup>
                <m:r>
                  <m:rPr>
                    <m:sty m:val="p"/>
                  </m:rPr>
                  <w:rPr>
                    <w:rFonts w:ascii="Cambria Math" w:hAnsi="Cambria Math"/>
                  </w:rPr>
                  <m:t>j</m:t>
                </m:r>
              </m:sup>
            </m:sSup>
          </m:num>
          <m:den>
            <m:r>
              <m:rPr>
                <m:sty m:val="p"/>
              </m:rPr>
              <w:rPr>
                <w:rFonts w:ascii="Cambria Math" w:hAnsi="Cambria Math"/>
              </w:rPr>
              <m:t>j!</m:t>
            </m:r>
          </m:den>
        </m:f>
      </m:oMath>
      <w:r w:rsidRPr="007E2A00">
        <w:instrText xml:space="preserve"> </w:instrText>
      </w:r>
      <w:r w:rsidRPr="007E2A00">
        <w:fldChar w:fldCharType="end"/>
      </w:r>
      <w:r w:rsidR="00C73A71" w:rsidRPr="007E2A00">
        <w:t xml:space="preserve"> </w:t>
      </w:r>
      <w:r w:rsidRPr="007E2A00">
        <w:t>for</w:t>
      </w:r>
      <w:r w:rsidR="00C73A71" w:rsidRPr="007E2A00">
        <w:t xml:space="preserve"> </w:t>
      </w:r>
      <w:r w:rsidR="005C2CB2" w:rsidRPr="007E2A00">
        <w:rPr>
          <w:position w:val="-10"/>
        </w:rPr>
        <w:object w:dxaOrig="1160" w:dyaOrig="320">
          <v:shape id="_x0000_i1202" type="#_x0000_t75" style="width:56.35pt;height:15.65pt" o:ole="">
            <v:imagedata r:id="rId372" o:title=""/>
          </v:shape>
          <o:OLEObject Type="Embed" ProgID="Equation.3" ShapeID="_x0000_i1202" DrawAspect="Content" ObjectID="_1561366146" r:id="rId373"/>
        </w:object>
      </w:r>
      <w:r w:rsidR="00C73A71" w:rsidRPr="007E2A00">
        <w:t>:</w:t>
      </w:r>
    </w:p>
    <w:p w:rsidR="00690874" w:rsidRPr="007E2A00" w:rsidRDefault="00554F59" w:rsidP="00E93588">
      <w:pPr>
        <w:pStyle w:val="Textkrper"/>
        <w:ind w:firstLine="720"/>
      </w:pPr>
      <w:r w:rsidRPr="00554F59">
        <w:rPr>
          <w:position w:val="-30"/>
        </w:rPr>
        <w:object w:dxaOrig="3040" w:dyaOrig="720">
          <v:shape id="_x0000_i1203" type="#_x0000_t75" style="width:154.65pt;height:36.3pt" o:ole="">
            <v:imagedata r:id="rId374" o:title=""/>
          </v:shape>
          <o:OLEObject Type="Embed" ProgID="Equation.3" ShapeID="_x0000_i1203" DrawAspect="Content" ObjectID="_1561366147" r:id="rId375"/>
        </w:object>
      </w:r>
      <w:r w:rsidR="00EB33EF" w:rsidRPr="007E2A00">
        <w:t>.</w:t>
      </w:r>
      <w:r w:rsidR="00E93588" w:rsidRPr="007E2A00">
        <w:t xml:space="preserve"> </w:t>
      </w:r>
    </w:p>
    <w:p w:rsidR="00690874" w:rsidRPr="007E2A00" w:rsidRDefault="00690874" w:rsidP="00690874">
      <w:pPr>
        <w:pStyle w:val="Textkrper"/>
      </w:pPr>
      <w:r w:rsidRPr="007E2A00">
        <w:t xml:space="preserve">The Nordsieck representation of polynomials is not restricted to classical interpolation polynomials but may be used as well for more sophisticated co-simulation techniques like the extrapolated interpolation (S. Dronka, J. Rauh: </w:t>
      </w:r>
      <w:r w:rsidRPr="007E2A00">
        <w:rPr>
          <w:i/>
        </w:rPr>
        <w:t>Co-Simulation-Interface for User-Force-Elements</w:t>
      </w:r>
      <w:r w:rsidRPr="007E2A00">
        <w:t>. – SIMPACK User Meeting 2006, http://www.simpack.com/uploads/media/um06_dc_research-dronka_05.pdf) or interpolated extrapolation of slave inputs. Also the extension to interpolation by rational functions and related approaches is straightforward.</w:t>
      </w:r>
    </w:p>
    <w:p w:rsidR="00690874" w:rsidRPr="007E2A00" w:rsidRDefault="00690874" w:rsidP="00690874">
      <w:pPr>
        <w:pStyle w:val="Textkrper"/>
      </w:pPr>
      <w:r w:rsidRPr="007E2A00">
        <w:t xml:space="preserve">Practical experience and recent theoretical investigations (M. Arnold: </w:t>
      </w:r>
      <w:r w:rsidRPr="007E2A00">
        <w:rPr>
          <w:i/>
          <w:iCs/>
        </w:rPr>
        <w:t>Stability of sequential modular time integration methods for coupled multibody system models</w:t>
      </w:r>
      <w:r w:rsidRPr="007E2A00">
        <w:t xml:space="preserve">. - Journal of Computational and Nonlinear Dynamics, </w:t>
      </w:r>
      <w:r w:rsidRPr="007E2A00">
        <w:rPr>
          <w:b/>
        </w:rPr>
        <w:t>5</w:t>
      </w:r>
      <w:r w:rsidRPr="007E2A00">
        <w:t xml:space="preserve">(2010)031003, doi:10.1115/1.4001389) show that higher order signal extrapolation increases the risk of numerical instability in co-simulation. Therefore, polynomial signal extrapolation is typically restricted to constant, linear or quadratic polynomials. In principle, however, interpolation polynomials of arbitrary degree could be computed and evaluated very efficiently using their </w:t>
      </w:r>
      <w:smartTag w:uri="urn:schemas-microsoft-com:office:smarttags" w:element="place">
        <w:smartTag w:uri="urn:schemas-microsoft-com:office:smarttags" w:element="City">
          <w:r w:rsidRPr="007E2A00">
            <w:t>Newton</w:t>
          </w:r>
        </w:smartTag>
      </w:smartTag>
      <w:r w:rsidRPr="007E2A00">
        <w:t xml:space="preserve"> representation that may be found in any textbook on numerical mathematics. The coefficients</w:t>
      </w:r>
      <w:r w:rsidR="00371075" w:rsidRPr="007E2A00">
        <w:t xml:space="preserve"> </w:t>
      </w:r>
      <w:r w:rsidR="00554F59" w:rsidRPr="007E2A00">
        <w:rPr>
          <w:position w:val="-12"/>
        </w:rPr>
        <w:object w:dxaOrig="1520" w:dyaOrig="360">
          <v:shape id="_x0000_i1204" type="#_x0000_t75" style="width:77pt;height:15.65pt" o:ole="">
            <v:imagedata r:id="rId376" o:title=""/>
          </v:shape>
          <o:OLEObject Type="Embed" ProgID="Equation.3" ShapeID="_x0000_i1204" DrawAspect="Content" ObjectID="_1561366148" r:id="rId377"/>
        </w:object>
      </w:r>
      <w:r w:rsidRPr="007E2A00">
        <w:t xml:space="preserve"> </w:t>
      </w:r>
      <w:r w:rsidRPr="007E2A00">
        <w:fldChar w:fldCharType="begin"/>
      </w:r>
      <w:r w:rsidRPr="007E2A00">
        <w:instrText xml:space="preserve"> QUOTE </w:instrText>
      </w:r>
      <m:oMath>
        <m:r>
          <m:rPr>
            <m:sty m:val="p"/>
          </m:rPr>
          <w:rPr>
            <w:rFonts w:ascii="Cambria Math" w:hAnsi="Cambria Math"/>
          </w:rPr>
          <m:t>u(t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m:t>
        </m:r>
      </m:oMath>
      <w:r w:rsidRPr="007E2A00">
        <w:instrText xml:space="preserve"> </w:instrText>
      </w:r>
      <w:r w:rsidRPr="007E2A00">
        <w:fldChar w:fldCharType="end"/>
      </w:r>
      <w:r w:rsidRPr="007E2A00">
        <w:t xml:space="preserve">of the Nordsieck representation are obtained by </w:t>
      </w:r>
      <w:smartTag w:uri="urn:schemas-microsoft-com:office:smarttags" w:element="place">
        <w:smartTag w:uri="urn:schemas-microsoft-com:office:smarttags" w:element="City">
          <w:r w:rsidRPr="007E2A00">
            <w:t>Taylor</w:t>
          </w:r>
        </w:smartTag>
      </w:smartTag>
      <w:r w:rsidRPr="007E2A00">
        <w:t xml:space="preserve"> expansion of the interpolation polynomial at</w:t>
      </w:r>
      <w:r w:rsidR="008A5519" w:rsidRPr="007E2A00">
        <w:t xml:space="preserve"> </w:t>
      </w:r>
      <w:r w:rsidR="008A5519" w:rsidRPr="007E2A00">
        <w:rPr>
          <w:position w:val="-12"/>
        </w:rPr>
        <w:object w:dxaOrig="620" w:dyaOrig="360">
          <v:shape id="_x0000_i1205" type="#_x0000_t75" style="width:31.3pt;height:15.65pt" o:ole="">
            <v:imagedata r:id="rId359" o:title=""/>
          </v:shape>
          <o:OLEObject Type="Embed" ProgID="Equation.3" ShapeID="_x0000_i1205" DrawAspect="Content" ObjectID="_1561366149" r:id="rId378"/>
        </w:object>
      </w:r>
      <w:r w:rsidRPr="007E2A00">
        <w:fldChar w:fldCharType="begin"/>
      </w:r>
      <w:r w:rsidRPr="007E2A00">
        <w:instrText xml:space="preserve"> QUOTE </w:instrText>
      </w:r>
      <m:oMath>
        <m:r>
          <m:rPr>
            <m:sty m:val="p"/>
          </m:rPr>
          <w:rPr>
            <w:rFonts w:ascii="Cambria Math" w:hAnsi="Cambria Math"/>
          </w:rPr>
          <m:t>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 xml:space="preserve">. </w:t>
      </w:r>
    </w:p>
    <w:p w:rsidR="00A4131A" w:rsidRPr="007E2A00" w:rsidRDefault="00A4131A" w:rsidP="00A4131A">
      <w:pPr>
        <w:pStyle w:val="Textkrper"/>
      </w:pPr>
    </w:p>
    <w:p w:rsidR="00A4131A" w:rsidRPr="00392804" w:rsidRDefault="00C377F5" w:rsidP="00A4131A">
      <w:pPr>
        <w:pStyle w:val="Appendix1"/>
        <w:rPr>
          <w:lang w:val="en-US"/>
        </w:rPr>
      </w:pPr>
      <w:bookmarkStart w:id="417" w:name="_Toc274647172"/>
      <w:r w:rsidRPr="00392804">
        <w:rPr>
          <w:lang w:val="en-US"/>
        </w:rPr>
        <w:lastRenderedPageBreak/>
        <w:t>Communication Step</w:t>
      </w:r>
      <w:r w:rsidR="00547DE7" w:rsidRPr="00392804">
        <w:rPr>
          <w:lang w:val="en-US"/>
        </w:rPr>
        <w:t xml:space="preserve"> </w:t>
      </w:r>
      <w:r w:rsidRPr="00392804">
        <w:rPr>
          <w:lang w:val="en-US"/>
        </w:rPr>
        <w:t>size Contro</w:t>
      </w:r>
      <w:r w:rsidR="00334FE7" w:rsidRPr="00392804">
        <w:rPr>
          <w:lang w:val="en-US"/>
        </w:rPr>
        <w:t>l</w:t>
      </w:r>
      <w:bookmarkEnd w:id="417"/>
    </w:p>
    <w:p w:rsidR="00690874" w:rsidRPr="007E2A00" w:rsidRDefault="00690874" w:rsidP="00690874">
      <w:pPr>
        <w:pStyle w:val="Textkrper"/>
      </w:pPr>
      <w:r w:rsidRPr="007E2A00">
        <w:t>In contrast to classical (mono-disciplinary) simulation techniques in system dynamics, state-of-the-art master algorithms in co-simulation are even today based on constant communication step</w:t>
      </w:r>
      <w:r w:rsidR="00547DE7">
        <w:t xml:space="preserve"> </w:t>
      </w:r>
      <w:r w:rsidRPr="007E2A00">
        <w:t>sizes</w:t>
      </w:r>
      <w:r w:rsidR="00E9241F" w:rsidRPr="007E2A00">
        <w:t xml:space="preserve"> </w:t>
      </w:r>
      <w:r w:rsidR="00E9241F" w:rsidRPr="007E2A00">
        <w:rPr>
          <w:position w:val="-6"/>
        </w:rPr>
        <w:object w:dxaOrig="300" w:dyaOrig="279">
          <v:shape id="_x0000_i1206" type="#_x0000_t75" style="width:15.65pt;height:15.65pt" o:ole="">
            <v:imagedata r:id="rId379" o:title=""/>
          </v:shape>
          <o:OLEObject Type="Embed" ProgID="Equation.3" ShapeID="_x0000_i1206" DrawAspect="Content" ObjectID="_1561366150" r:id="rId380"/>
        </w:object>
      </w:r>
      <w:r w:rsidRPr="007E2A00">
        <w:t xml:space="preserve"> </w:t>
      </w:r>
      <w:r w:rsidRPr="007E2A00">
        <w:fldChar w:fldCharType="begin"/>
      </w:r>
      <w:r w:rsidRPr="007E2A00">
        <w:instrText xml:space="preserve"> QUOTE </w:instrText>
      </w:r>
      <m:oMath>
        <m:r>
          <m:rPr>
            <m:sty m:val="p"/>
          </m:rPr>
          <w:rPr>
            <w:rFonts w:ascii="Cambria Math" w:hAnsi="Cambria Math"/>
          </w:rPr>
          <m:t>hc</m:t>
        </m:r>
      </m:oMath>
      <w:r w:rsidRPr="007E2A00">
        <w:instrText xml:space="preserve"> </w:instrText>
      </w:r>
      <w:r w:rsidRPr="007E2A00">
        <w:fldChar w:fldCharType="end"/>
      </w:r>
      <w:r w:rsidRPr="007E2A00">
        <w:t>and do not provide any automatic error control. Constant communication step</w:t>
      </w:r>
      <w:r w:rsidR="00D66A56">
        <w:t xml:space="preserve"> </w:t>
      </w:r>
      <w:r w:rsidRPr="007E2A00">
        <w:t xml:space="preserve">sizes may restrict strongly the efficiency of co-simulation algorithms if the solution </w:t>
      </w:r>
      <w:r w:rsidR="00C0479F" w:rsidRPr="007E2A00">
        <w:t>behavior</w:t>
      </w:r>
      <w:r w:rsidRPr="007E2A00">
        <w:t xml:space="preserve"> changes considerably during time integration. Furthermore, the selection of an “optimal” constant communication step</w:t>
      </w:r>
      <w:r w:rsidR="00547DE7">
        <w:t xml:space="preserve"> </w:t>
      </w:r>
      <w:r w:rsidRPr="007E2A00">
        <w:t>size</w:t>
      </w:r>
      <w:r w:rsidR="00E9241F" w:rsidRPr="007E2A00">
        <w:t xml:space="preserve"> </w:t>
      </w:r>
      <w:r w:rsidR="00E9241F" w:rsidRPr="007E2A00">
        <w:rPr>
          <w:position w:val="-6"/>
        </w:rPr>
        <w:object w:dxaOrig="300" w:dyaOrig="279">
          <v:shape id="_x0000_i1207" type="#_x0000_t75" style="width:15.65pt;height:15.65pt" o:ole="">
            <v:imagedata r:id="rId379" o:title=""/>
          </v:shape>
          <o:OLEObject Type="Embed" ProgID="Equation.3" ShapeID="_x0000_i1207" DrawAspect="Content" ObjectID="_1561366151" r:id="rId381"/>
        </w:object>
      </w:r>
      <w:r w:rsidRPr="007E2A00">
        <w:t xml:space="preserve"> </w:t>
      </w:r>
      <w:r w:rsidRPr="007E2A00">
        <w:fldChar w:fldCharType="begin"/>
      </w:r>
      <w:r w:rsidRPr="007E2A00">
        <w:instrText xml:space="preserve"> QUOTE </w:instrText>
      </w:r>
      <m:oMath>
        <m:r>
          <m:rPr>
            <m:sty m:val="p"/>
          </m:rPr>
          <w:rPr>
            <w:rFonts w:ascii="Cambria Math" w:hAnsi="Cambria Math"/>
          </w:rPr>
          <m:t>hc</m:t>
        </m:r>
      </m:oMath>
      <w:r w:rsidRPr="007E2A00">
        <w:instrText xml:space="preserve"> </w:instrText>
      </w:r>
      <w:r w:rsidRPr="007E2A00">
        <w:fldChar w:fldCharType="end"/>
      </w:r>
      <w:r w:rsidRPr="007E2A00">
        <w:t>requires much practical experience or time-consuming numerical tests.</w:t>
      </w:r>
    </w:p>
    <w:p w:rsidR="00690874" w:rsidRPr="007E2A00" w:rsidRDefault="00690874" w:rsidP="00690874">
      <w:pPr>
        <w:pStyle w:val="Textkrper"/>
      </w:pPr>
      <w:r w:rsidRPr="007E2A00">
        <w:t>Therefore, error control and the adaptive selection of (variable) communication step</w:t>
      </w:r>
      <w:r w:rsidR="00547DE7">
        <w:t xml:space="preserve"> </w:t>
      </w:r>
      <w:r w:rsidRPr="007E2A00">
        <w:t>sizes</w:t>
      </w:r>
      <w:r w:rsidR="00E9241F" w:rsidRPr="007E2A00">
        <w:t xml:space="preserve"> </w:t>
      </w:r>
      <w:r w:rsidR="00474581" w:rsidRPr="007E2A00">
        <w:rPr>
          <w:position w:val="-12"/>
        </w:rPr>
        <w:object w:dxaOrig="360" w:dyaOrig="360">
          <v:shape id="_x0000_i1208" type="#_x0000_t75" style="width:15.65pt;height:15.65pt" o:ole="">
            <v:imagedata r:id="rId382" o:title=""/>
          </v:shape>
          <o:OLEObject Type="Embed" ProgID="Equation.3" ShapeID="_x0000_i1208" DrawAspect="Content" ObjectID="_1561366152" r:id="rId383"/>
        </w:object>
      </w:r>
      <w:r w:rsidRPr="007E2A00">
        <w:t xml:space="preserve"> </w:t>
      </w:r>
      <w:r w:rsidRPr="007E2A00">
        <w:fldChar w:fldCharType="begin"/>
      </w:r>
      <w:r w:rsidRPr="007E2A00">
        <w:instrText xml:space="preserve"> QUOTE </w:instrText>
      </w:r>
      <m:oMath>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may contribute to more reliable and more efficient master algorithms. The basic ideas of classical step</w:t>
      </w:r>
      <w:r w:rsidR="00547DE7">
        <w:t xml:space="preserve"> </w:t>
      </w:r>
      <w:r w:rsidRPr="007E2A00">
        <w:t xml:space="preserve">size control in time integration are described in great detail in the literature on numerical solution of ordinary differential equations (U. Ascher, L.R. Petzold: </w:t>
      </w:r>
      <w:r w:rsidRPr="007E2A00">
        <w:rPr>
          <w:i/>
        </w:rPr>
        <w:t>Computer Methods for Ordinary Differential Equations and Differential-Algebraic Equations</w:t>
      </w:r>
      <w:r w:rsidRPr="007E2A00">
        <w:t>. - SIAM Philadelphia, 1998). The practical implementation in the explicit Runge-Kutta code DOPRI5 (</w:t>
      </w:r>
      <w:hyperlink r:id="rId384" w:history="1">
        <w:r w:rsidRPr="007E2A00">
          <w:rPr>
            <w:rStyle w:val="Hyperlink"/>
          </w:rPr>
          <w:t>http://www.unige.ch/~hairer/prog/nonstiff/dopri5.f</w:t>
        </w:r>
      </w:hyperlink>
      <w:r w:rsidRPr="007E2A00">
        <w:t>) may be considered as an advanced reference implementation in classical ODE time integration.</w:t>
      </w:r>
    </w:p>
    <w:p w:rsidR="00690874" w:rsidRPr="007E2A00" w:rsidRDefault="00690874" w:rsidP="00690874">
      <w:pPr>
        <w:pStyle w:val="Textkrper"/>
      </w:pPr>
      <w:r w:rsidRPr="007E2A00">
        <w:t>Step</w:t>
      </w:r>
      <w:r w:rsidR="00547DE7">
        <w:t xml:space="preserve"> </w:t>
      </w:r>
      <w:r w:rsidRPr="007E2A00">
        <w:t xml:space="preserve">size control is based on the </w:t>
      </w:r>
      <w:r w:rsidR="005B6DBD">
        <w:t xml:space="preserve">component based </w:t>
      </w:r>
      <w:r w:rsidRPr="007E2A00">
        <w:t xml:space="preserve">comparison of an error estimate </w:t>
      </w:r>
      <w:r w:rsidR="00554F59" w:rsidRPr="00554F59">
        <w:rPr>
          <w:position w:val="-6"/>
        </w:rPr>
        <w:object w:dxaOrig="520" w:dyaOrig="279">
          <v:shape id="_x0000_i1209" type="#_x0000_t75" style="width:25.65pt;height:15.65pt" o:ole="">
            <v:imagedata r:id="rId385" o:title=""/>
          </v:shape>
          <o:OLEObject Type="Embed" ProgID="Equation.3" ShapeID="_x0000_i1209" DrawAspect="Content" ObjectID="_1561366153" r:id="rId386"/>
        </w:object>
      </w:r>
      <w:r w:rsidRPr="007E2A00">
        <w:t xml:space="preserve"> with user defined bounds </w:t>
      </w:r>
      <w:r w:rsidR="006174C4" w:rsidRPr="00554F59">
        <w:rPr>
          <w:position w:val="-6"/>
        </w:rPr>
        <w:object w:dxaOrig="720" w:dyaOrig="279">
          <v:shape id="_x0000_i1210" type="#_x0000_t75" style="width:36.3pt;height:15.65pt" o:ole="">
            <v:imagedata r:id="rId387" o:title=""/>
          </v:shape>
          <o:OLEObject Type="Embed" ProgID="Equation.3" ShapeID="_x0000_i1210" DrawAspect="Content" ObjectID="_1561366154" r:id="rId388"/>
        </w:object>
      </w:r>
      <w:r w:rsidRPr="007E2A00">
        <w:t xml:space="preserve">, </w:t>
      </w:r>
      <w:r w:rsidR="006174C4" w:rsidRPr="00554F59">
        <w:rPr>
          <w:position w:val="-6"/>
        </w:rPr>
        <w:object w:dxaOrig="700" w:dyaOrig="279">
          <v:shape id="_x0000_i1211" type="#_x0000_t75" style="width:36.3pt;height:15.65pt" o:ole="">
            <v:imagedata r:id="rId389" o:title=""/>
          </v:shape>
          <o:OLEObject Type="Embed" ProgID="Equation.3" ShapeID="_x0000_i1211" DrawAspect="Content" ObjectID="_1561366155" r:id="rId390"/>
        </w:object>
      </w:r>
      <w:r w:rsidRPr="007E2A00">
        <w:t xml:space="preserve"> in each time step:</w:t>
      </w:r>
    </w:p>
    <w:p w:rsidR="003119A3" w:rsidRPr="007E2A00" w:rsidRDefault="003119A3" w:rsidP="00690874">
      <w:pPr>
        <w:pStyle w:val="Textkrper"/>
      </w:pPr>
      <w:r w:rsidRPr="007E2A00">
        <w:tab/>
      </w:r>
      <w:r w:rsidR="00E80C64" w:rsidRPr="007E2A00">
        <w:rPr>
          <w:position w:val="-40"/>
        </w:rPr>
        <w:object w:dxaOrig="3960" w:dyaOrig="999">
          <v:shape id="_x0000_i1212" type="#_x0000_t75" style="width:200.35pt;height:51.35pt" o:ole="">
            <v:imagedata r:id="rId391" o:title=""/>
          </v:shape>
          <o:OLEObject Type="Embed" ProgID="Equation.3" ShapeID="_x0000_i1212" DrawAspect="Content" ObjectID="_1561366156" r:id="rId392"/>
        </w:object>
      </w:r>
      <w:r w:rsidRPr="007E2A00">
        <w:t>.</w:t>
      </w:r>
    </w:p>
    <w:p w:rsidR="00690874" w:rsidRDefault="00690874" w:rsidP="00690874">
      <w:pPr>
        <w:pStyle w:val="Textkrper"/>
      </w:pPr>
      <w:r w:rsidRPr="007E2A00">
        <w:t>The error indicator</w:t>
      </w:r>
      <w:r w:rsidR="00B30A9D" w:rsidRPr="007E2A00">
        <w:t xml:space="preserve"> </w:t>
      </w:r>
      <w:r w:rsidR="00554F59" w:rsidRPr="00554F59">
        <w:rPr>
          <w:position w:val="-6"/>
        </w:rPr>
        <w:object w:dxaOrig="360" w:dyaOrig="220">
          <v:shape id="_x0000_i1213" type="#_x0000_t75" style="width:15.65pt;height:10.65pt" o:ole="">
            <v:imagedata r:id="rId393" o:title=""/>
          </v:shape>
          <o:OLEObject Type="Embed" ProgID="Equation.3" ShapeID="_x0000_i1213" DrawAspect="Content" ObjectID="_1561366157" r:id="rId394"/>
        </w:object>
      </w:r>
      <w:r w:rsidR="00554F59">
        <w:t xml:space="preserve"> </w:t>
      </w:r>
      <w:r w:rsidRPr="007E2A00">
        <w:t xml:space="preserve">shows if the (estimated) error </w:t>
      </w:r>
      <w:r w:rsidR="00554F59" w:rsidRPr="00554F59">
        <w:rPr>
          <w:position w:val="-6"/>
        </w:rPr>
        <w:object w:dxaOrig="520" w:dyaOrig="279">
          <v:shape id="_x0000_i1214" type="#_x0000_t75" style="width:25.65pt;height:15.65pt" o:ole="">
            <v:imagedata r:id="rId395" o:title=""/>
          </v:shape>
          <o:OLEObject Type="Embed" ProgID="Equation.3" ShapeID="_x0000_i1214" DrawAspect="Content" ObjectID="_1561366158" r:id="rId396"/>
        </w:object>
      </w:r>
      <w:r w:rsidRPr="007E2A00">
        <w:t xml:space="preserve"> is below the given error bounds </w:t>
      </w:r>
      <w:r w:rsidR="00D12452" w:rsidRPr="00554F59">
        <w:rPr>
          <w:position w:val="-6"/>
        </w:rPr>
        <w:object w:dxaOrig="720" w:dyaOrig="279">
          <v:shape id="_x0000_i1215" type="#_x0000_t75" style="width:36.3pt;height:15.65pt" o:ole="">
            <v:imagedata r:id="rId387" o:title=""/>
          </v:shape>
          <o:OLEObject Type="Embed" ProgID="Equation.3" ShapeID="_x0000_i1215" DrawAspect="Content" ObjectID="_1561366159" r:id="rId397"/>
        </w:object>
      </w:r>
      <w:r w:rsidRPr="007E2A00">
        <w:t xml:space="preserve">, </w:t>
      </w:r>
      <w:r w:rsidR="00D12452" w:rsidRPr="00554F59">
        <w:rPr>
          <w:position w:val="-6"/>
        </w:rPr>
        <w:object w:dxaOrig="700" w:dyaOrig="279">
          <v:shape id="_x0000_i1216" type="#_x0000_t75" style="width:36.3pt;height:15.65pt" o:ole="">
            <v:imagedata r:id="rId398" o:title=""/>
          </v:shape>
          <o:OLEObject Type="Embed" ProgID="Equation.3" ShapeID="_x0000_i1216" DrawAspect="Content" ObjectID="_1561366160" r:id="rId399"/>
        </w:object>
      </w:r>
      <w:r w:rsidRPr="007E2A00">
        <w:t xml:space="preserve"> (resulting in</w:t>
      </w:r>
      <w:r w:rsidR="0056797D" w:rsidRPr="007E2A00">
        <w:t xml:space="preserve"> </w:t>
      </w:r>
      <w:r w:rsidR="00D12452" w:rsidRPr="007E2A00">
        <w:rPr>
          <w:position w:val="-6"/>
        </w:rPr>
        <w:object w:dxaOrig="680" w:dyaOrig="279">
          <v:shape id="_x0000_i1217" type="#_x0000_t75" style="width:36.3pt;height:15.65pt" o:ole="">
            <v:imagedata r:id="rId400" o:title=""/>
          </v:shape>
          <o:OLEObject Type="Embed" ProgID="Equation.3" ShapeID="_x0000_i1217" DrawAspect="Content" ObjectID="_1561366161" r:id="rId401"/>
        </w:object>
      </w:r>
      <w:r w:rsidR="0056797D" w:rsidRPr="007E2A00">
        <w:t>)</w:t>
      </w:r>
      <w:r w:rsidRPr="007E2A00">
        <w:t>. If</w:t>
      </w:r>
      <w:r w:rsidR="0056797D" w:rsidRPr="007E2A00">
        <w:t xml:space="preserve"> </w:t>
      </w:r>
      <w:r w:rsidR="00D12452" w:rsidRPr="007E2A00">
        <w:rPr>
          <w:position w:val="-6"/>
        </w:rPr>
        <w:object w:dxaOrig="680" w:dyaOrig="279">
          <v:shape id="_x0000_i1218" type="#_x0000_t75" style="width:36.3pt;height:15.65pt" o:ole="">
            <v:imagedata r:id="rId402" o:title=""/>
          </v:shape>
          <o:OLEObject Type="Embed" ProgID="Equation.3" ShapeID="_x0000_i1218" DrawAspect="Content" ObjectID="_1561366162" r:id="rId403"/>
        </w:object>
      </w:r>
      <w:r w:rsidRPr="007E2A00">
        <w:fldChar w:fldCharType="begin"/>
      </w:r>
      <w:r w:rsidRPr="007E2A00">
        <w:instrText xml:space="preserve"> QUOTE </w:instrText>
      </w:r>
      <m:oMath>
        <m:r>
          <m:rPr>
            <m:nor/>
          </m:rPr>
          <w:rPr>
            <w:rFonts w:ascii="Cambria Math" w:hAnsi="Cambria Math"/>
          </w:rPr>
          <m:t>err</m:t>
        </m:r>
        <m:r>
          <m:rPr>
            <m:sty m:val="p"/>
          </m:rPr>
          <w:rPr>
            <w:rFonts w:ascii="Cambria Math" w:hAnsi="Cambria Math"/>
          </w:rPr>
          <m:t>&gt;1</m:t>
        </m:r>
      </m:oMath>
      <w:r w:rsidRPr="007E2A00">
        <w:instrText xml:space="preserve"> </w:instrText>
      </w:r>
      <w:r w:rsidRPr="007E2A00">
        <w:fldChar w:fldCharType="end"/>
      </w:r>
      <w:r w:rsidRPr="007E2A00">
        <w:t>, then the (estimated) error is too large and the current step should be repeated with smaller step</w:t>
      </w:r>
      <w:r w:rsidR="00547DE7">
        <w:t xml:space="preserve"> </w:t>
      </w:r>
      <w:r w:rsidRPr="007E2A00">
        <w:t>size.</w:t>
      </w:r>
    </w:p>
    <w:p w:rsidR="005B6DBD" w:rsidRDefault="005B6DBD" w:rsidP="00690874">
      <w:pPr>
        <w:pStyle w:val="Textkrper"/>
      </w:pPr>
      <w:r>
        <w:t xml:space="preserve">The crucial part of this error control strategy is the efficient evaluation of a reliable error estimate </w:t>
      </w:r>
      <w:r w:rsidR="00554F59" w:rsidRPr="00554F59">
        <w:rPr>
          <w:position w:val="-6"/>
        </w:rPr>
        <w:object w:dxaOrig="520" w:dyaOrig="279">
          <v:shape id="_x0000_i1219" type="#_x0000_t75" style="width:25.65pt;height:15.65pt" o:ole="">
            <v:imagedata r:id="rId395" o:title=""/>
          </v:shape>
          <o:OLEObject Type="Embed" ProgID="Equation.3" ShapeID="_x0000_i1219" DrawAspect="Content" ObjectID="_1561366163" r:id="rId404"/>
        </w:object>
      </w:r>
      <w:r>
        <w:t xml:space="preserve"> that may be obtained comparing two numerical solutions of different accuracy. In ODE and DAE time integration, the nominal numerical solution in a time step </w:t>
      </w:r>
      <w:r w:rsidRPr="005B6DBD">
        <w:rPr>
          <w:position w:val="-6"/>
        </w:rPr>
        <w:object w:dxaOrig="1100" w:dyaOrig="279">
          <v:shape id="_x0000_i1220" type="#_x0000_t75" style="width:56.35pt;height:15.65pt" o:ole="">
            <v:imagedata r:id="rId405" o:title=""/>
          </v:shape>
          <o:OLEObject Type="Embed" ProgID="Equation.3" ShapeID="_x0000_i1220" DrawAspect="Content" ObjectID="_1561366164" r:id="rId406"/>
        </w:object>
      </w:r>
      <w:r>
        <w:t xml:space="preserve"> is compared</w:t>
      </w:r>
    </w:p>
    <w:p w:rsidR="005B6DBD" w:rsidRDefault="005B6DBD" w:rsidP="00392804">
      <w:pPr>
        <w:pStyle w:val="BulletStandard"/>
      </w:pPr>
      <w:r>
        <w:t>with the predictor of a linear multistep method in predictor-corrector form,</w:t>
      </w:r>
    </w:p>
    <w:p w:rsidR="005B6DBD" w:rsidRDefault="005B6DBD" w:rsidP="00392804">
      <w:pPr>
        <w:pStyle w:val="BulletStandard"/>
      </w:pPr>
      <w:r>
        <w:t xml:space="preserve">with an embedded Runge-Kutta solution of different order in the case of Runge-Kutta methods or </w:t>
      </w:r>
    </w:p>
    <w:p w:rsidR="005B6DBD" w:rsidRDefault="005B6DBD" w:rsidP="00392804">
      <w:pPr>
        <w:pStyle w:val="BulletStandard"/>
      </w:pPr>
      <w:r>
        <w:t>with the result of two time steps of reduced step</w:t>
      </w:r>
      <w:r w:rsidR="00547DE7">
        <w:t xml:space="preserve"> </w:t>
      </w:r>
      <w:r>
        <w:t>size (</w:t>
      </w:r>
      <w:r w:rsidRPr="005B6DBD">
        <w:rPr>
          <w:position w:val="-6"/>
        </w:rPr>
        <w:object w:dxaOrig="1380" w:dyaOrig="279">
          <v:shape id="_x0000_i1221" type="#_x0000_t75" style="width:67pt;height:15.65pt" o:ole="">
            <v:imagedata r:id="rId407" o:title=""/>
          </v:shape>
          <o:OLEObject Type="Embed" ProgID="Equation.3" ShapeID="_x0000_i1221" DrawAspect="Content" ObjectID="_1561366165" r:id="rId408"/>
        </w:object>
      </w:r>
      <w:r>
        <w:t xml:space="preserve"> and </w:t>
      </w:r>
      <w:r w:rsidRPr="005B6DBD">
        <w:rPr>
          <w:position w:val="-6"/>
        </w:rPr>
        <w:object w:dxaOrig="1740" w:dyaOrig="279">
          <v:shape id="_x0000_i1222" type="#_x0000_t75" style="width:87.65pt;height:15.65pt" o:ole="">
            <v:imagedata r:id="rId409" o:title=""/>
          </v:shape>
          <o:OLEObject Type="Embed" ProgID="Equation.3" ShapeID="_x0000_i1222" DrawAspect="Content" ObjectID="_1561366166" r:id="rId410"/>
        </w:object>
      </w:r>
      <w:r>
        <w:t xml:space="preserve">, </w:t>
      </w:r>
      <w:smartTag w:uri="urn:schemas-microsoft-com:office:smarttags" w:element="City">
        <w:smartTag w:uri="urn:schemas-microsoft-com:office:smarttags" w:element="place">
          <w:r>
            <w:t>Richardson</w:t>
          </w:r>
        </w:smartTag>
      </w:smartTag>
      <w:r>
        <w:t xml:space="preserve"> extrapolation).</w:t>
      </w:r>
    </w:p>
    <w:p w:rsidR="005B6DBD" w:rsidRPr="008D7E76" w:rsidRDefault="005B6DBD" w:rsidP="005B6DBD">
      <w:pPr>
        <w:pStyle w:val="BulletStandard"/>
        <w:numPr>
          <w:ilvl w:val="0"/>
          <w:numId w:val="0"/>
        </w:numPr>
        <w:jc w:val="both"/>
      </w:pPr>
      <w:r>
        <w:t xml:space="preserve">The details of an efficient implementation are sophisticated, see the above given references. The use of </w:t>
      </w:r>
      <w:smartTag w:uri="urn:schemas-microsoft-com:office:smarttags" w:element="City">
        <w:smartTag w:uri="urn:schemas-microsoft-com:office:smarttags" w:element="place">
          <w:r>
            <w:t>Richardson</w:t>
          </w:r>
        </w:smartTag>
      </w:smartTag>
      <w:r>
        <w:t xml:space="preserve"> </w:t>
      </w:r>
      <w:r w:rsidR="008D7E76">
        <w:t>extrapolation for communication step</w:t>
      </w:r>
      <w:r w:rsidR="00547DE7">
        <w:t xml:space="preserve"> </w:t>
      </w:r>
      <w:r w:rsidR="008D7E76">
        <w:t xml:space="preserve">size control in co-simulation is discussed in (R. Kübler: </w:t>
      </w:r>
      <w:r w:rsidR="008D7E76">
        <w:rPr>
          <w:i/>
        </w:rPr>
        <w:t>Modulare Modellierung und Simulation mechatronischer Systeme</w:t>
      </w:r>
      <w:r w:rsidR="008D7E76">
        <w:t>. Fortschritt-Berichte VDI Reihe 20, Nr. 327. VDI-Verlag Düsseldorf, 2000).</w:t>
      </w:r>
    </w:p>
    <w:p w:rsidR="00690874" w:rsidRPr="007E2A00" w:rsidRDefault="00690874" w:rsidP="00690874">
      <w:pPr>
        <w:pStyle w:val="Textkrper"/>
      </w:pPr>
      <w:r w:rsidRPr="007E2A00">
        <w:t xml:space="preserve">In the context of co-simulation, vector </w:t>
      </w:r>
      <w:r w:rsidR="00554F59" w:rsidRPr="00554F59">
        <w:rPr>
          <w:position w:val="-6"/>
        </w:rPr>
        <w:object w:dxaOrig="520" w:dyaOrig="279">
          <v:shape id="_x0000_i1223" type="#_x0000_t75" style="width:25.65pt;height:15.65pt" o:ole="">
            <v:imagedata r:id="rId395" o:title=""/>
          </v:shape>
          <o:OLEObject Type="Embed" ProgID="Equation.3" ShapeID="_x0000_i1223" DrawAspect="Content" ObjectID="_1561366167" r:id="rId411"/>
        </w:object>
      </w:r>
      <w:r w:rsidRPr="007E2A00">
        <w:t xml:space="preserve"> should estimate in each communication step</w:t>
      </w:r>
      <w:r w:rsidR="00DF6610" w:rsidRPr="007E2A00">
        <w:t xml:space="preserve"> </w:t>
      </w:r>
      <w:r w:rsidR="00DF6610" w:rsidRPr="007E2A00">
        <w:rPr>
          <w:position w:val="-12"/>
        </w:rPr>
        <w:object w:dxaOrig="1040" w:dyaOrig="360">
          <v:shape id="_x0000_i1224" type="#_x0000_t75" style="width:51.35pt;height:15.65pt" o:ole="">
            <v:imagedata r:id="rId22" o:title=""/>
          </v:shape>
          <o:OLEObject Type="Embed" ProgID="Equation.3" ShapeID="_x0000_i1224" DrawAspect="Content" ObjectID="_1561366168" r:id="rId412"/>
        </w:object>
      </w:r>
      <w:r w:rsidRPr="007E2A00">
        <w:t xml:space="preserve"> </w:t>
      </w:r>
      <w:r w:rsidRPr="007E2A00">
        <w:fldChar w:fldCharType="begin"/>
      </w:r>
      <w:r w:rsidRPr="007E2A00">
        <w:instrText xml:space="preserve"> QUOTE </w:instrText>
      </w:r>
      <m:oMath>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all errors in the slave outputs</w:t>
      </w:r>
      <w:r w:rsidR="0056797D" w:rsidRPr="007E2A00">
        <w:t xml:space="preserve"> </w:t>
      </w:r>
      <w:r w:rsidR="0056797D" w:rsidRPr="007E2A00">
        <w:rPr>
          <w:position w:val="-12"/>
        </w:rPr>
        <w:object w:dxaOrig="760" w:dyaOrig="360">
          <v:shape id="_x0000_i1225" type="#_x0000_t75" style="width:35.7pt;height:15.65pt" o:ole="">
            <v:imagedata r:id="rId413" o:title=""/>
          </v:shape>
          <o:OLEObject Type="Embed" ProgID="Equation.3" ShapeID="_x0000_i1225" DrawAspect="Content" ObjectID="_1561366169" r:id="rId414"/>
        </w:object>
      </w:r>
      <w:r w:rsidRPr="007E2A00">
        <w:t xml:space="preserve"> </w:t>
      </w:r>
      <w:r w:rsidRPr="007E2A00">
        <w:fldChar w:fldCharType="begin"/>
      </w:r>
      <w:r w:rsidRPr="007E2A00">
        <w:instrText xml:space="preserve"> QUOTE </w:instrText>
      </w:r>
      <m:oMath>
        <m:r>
          <m:rPr>
            <m:sty m:val="p"/>
          </m:rPr>
          <w:rPr>
            <w:rFonts w:ascii="Cambria Math" w:hAnsi="Cambria Math"/>
          </w:rPr>
          <m:t>y(t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m:t>
        </m:r>
      </m:oMath>
      <w:r w:rsidRPr="007E2A00">
        <w:instrText xml:space="preserve"> </w:instrText>
      </w:r>
      <w:r w:rsidRPr="007E2A00">
        <w:fldChar w:fldCharType="end"/>
      </w:r>
      <w:r w:rsidRPr="007E2A00">
        <w:t>that result from the use of approximated slave inputs</w:t>
      </w:r>
      <w:r w:rsidR="0056797D" w:rsidRPr="007E2A00">
        <w:t xml:space="preserve"> </w:t>
      </w:r>
      <w:r w:rsidR="006B37DC" w:rsidRPr="00DA51AD">
        <w:rPr>
          <w:position w:val="-12"/>
        </w:rPr>
        <w:object w:dxaOrig="1900" w:dyaOrig="360">
          <v:shape id="_x0000_i1226" type="#_x0000_t75" style="width:92.65pt;height:15.65pt" o:ole="">
            <v:imagedata r:id="rId415" o:title=""/>
          </v:shape>
          <o:OLEObject Type="Embed" ProgID="Equation.3" ShapeID="_x0000_i1226" DrawAspect="Content" ObjectID="_1561366170" r:id="rId416"/>
        </w:object>
      </w:r>
      <w:r w:rsidR="0056797D" w:rsidRPr="007E2A00">
        <w:t>.</w:t>
      </w:r>
      <w:r w:rsidRPr="007E2A00">
        <w:t xml:space="preserve"> Then, the error indicator</w:t>
      </w:r>
      <w:r w:rsidR="000D184A" w:rsidRPr="007E2A00">
        <w:t xml:space="preserve"> </w:t>
      </w:r>
      <w:r w:rsidR="00554F59" w:rsidRPr="00554F59">
        <w:rPr>
          <w:position w:val="-6"/>
        </w:rPr>
        <w:object w:dxaOrig="360" w:dyaOrig="220">
          <v:shape id="_x0000_i1227" type="#_x0000_t75" style="width:15.65pt;height:10.65pt" o:ole="">
            <v:imagedata r:id="rId393" o:title=""/>
          </v:shape>
          <o:OLEObject Type="Embed" ProgID="Equation.3" ShapeID="_x0000_i1227" DrawAspect="Content" ObjectID="_1561366171" r:id="rId417"/>
        </w:object>
      </w:r>
      <w:r w:rsidR="000D184A" w:rsidRPr="007E2A00">
        <w:t xml:space="preserve"> </w:t>
      </w:r>
      <w:r w:rsidRPr="007E2A00">
        <w:t>shows if the communication step</w:t>
      </w:r>
      <w:r w:rsidR="00547DE7">
        <w:t xml:space="preserve"> </w:t>
      </w:r>
      <w:r w:rsidRPr="007E2A00">
        <w:t>size</w:t>
      </w:r>
      <w:r w:rsidR="0056797D" w:rsidRPr="007E2A00">
        <w:t xml:space="preserve"> </w:t>
      </w:r>
      <w:r w:rsidR="0056797D" w:rsidRPr="007E2A00">
        <w:rPr>
          <w:position w:val="-12"/>
        </w:rPr>
        <w:object w:dxaOrig="360" w:dyaOrig="360">
          <v:shape id="_x0000_i1228" type="#_x0000_t75" style="width:15.65pt;height:15.65pt" o:ole="">
            <v:imagedata r:id="rId382" o:title=""/>
          </v:shape>
          <o:OLEObject Type="Embed" ProgID="Equation.3" ShapeID="_x0000_i1228" DrawAspect="Content" ObjectID="_1561366172" r:id="rId418"/>
        </w:object>
      </w:r>
      <w:r w:rsidRPr="007E2A00">
        <w:t xml:space="preserve">was sufficiently small to meet some user defined error bounds </w:t>
      </w:r>
      <w:r w:rsidR="006174C4" w:rsidRPr="00554F59">
        <w:rPr>
          <w:position w:val="-6"/>
        </w:rPr>
        <w:object w:dxaOrig="720" w:dyaOrig="279">
          <v:shape id="_x0000_i1229" type="#_x0000_t75" style="width:36.3pt;height:15.65pt" o:ole="">
            <v:imagedata r:id="rId387" o:title=""/>
          </v:shape>
          <o:OLEObject Type="Embed" ProgID="Equation.3" ShapeID="_x0000_i1229" DrawAspect="Content" ObjectID="_1561366173" r:id="rId419"/>
        </w:object>
      </w:r>
      <w:r w:rsidRPr="007E2A00">
        <w:t xml:space="preserve">, </w:t>
      </w:r>
      <w:r w:rsidR="00B600A0" w:rsidRPr="00554F59">
        <w:rPr>
          <w:position w:val="-6"/>
        </w:rPr>
        <w:object w:dxaOrig="700" w:dyaOrig="279">
          <v:shape id="_x0000_i1230" type="#_x0000_t75" style="width:36.3pt;height:15.65pt" o:ole="">
            <v:imagedata r:id="rId420" o:title=""/>
          </v:shape>
          <o:OLEObject Type="Embed" ProgID="Equation.3" ShapeID="_x0000_i1230" DrawAspect="Content" ObjectID="_1561366174" r:id="rId421"/>
        </w:object>
      </w:r>
      <w:r w:rsidRPr="007E2A00">
        <w:t xml:space="preserve"> or not. Furthermore, the ratio between the error indicator</w:t>
      </w:r>
      <w:r w:rsidR="00B30A9D" w:rsidRPr="007E2A00">
        <w:t xml:space="preserve"> </w:t>
      </w:r>
      <w:r w:rsidR="00554F59" w:rsidRPr="00554F59">
        <w:rPr>
          <w:position w:val="-6"/>
        </w:rPr>
        <w:object w:dxaOrig="360" w:dyaOrig="220">
          <v:shape id="_x0000_i1231" type="#_x0000_t75" style="width:15.65pt;height:10.65pt" o:ole="">
            <v:imagedata r:id="rId393" o:title=""/>
          </v:shape>
          <o:OLEObject Type="Embed" ProgID="Equation.3" ShapeID="_x0000_i1231" DrawAspect="Content" ObjectID="_1561366175" r:id="rId422"/>
        </w:object>
      </w:r>
      <w:r w:rsidRPr="007E2A00">
        <w:t xml:space="preserve"> and its optimal value 1.0 may be used to define a posteriori an “optimal” communication step</w:t>
      </w:r>
      <w:r w:rsidR="00547DE7">
        <w:t xml:space="preserve"> </w:t>
      </w:r>
      <w:r w:rsidRPr="007E2A00">
        <w:t>size</w:t>
      </w:r>
      <w:r w:rsidR="00B30A9D" w:rsidRPr="007E2A00">
        <w:t xml:space="preserve"> </w:t>
      </w:r>
      <w:r w:rsidR="00D12452" w:rsidRPr="007E2A00">
        <w:rPr>
          <w:position w:val="-14"/>
        </w:rPr>
        <w:object w:dxaOrig="499" w:dyaOrig="380">
          <v:shape id="_x0000_i1232" type="#_x0000_t75" style="width:25.65pt;height:20.65pt" o:ole="">
            <v:imagedata r:id="rId423" o:title=""/>
          </v:shape>
          <o:OLEObject Type="Embed" ProgID="Equation.3" ShapeID="_x0000_i1232" DrawAspect="Content" ObjectID="_1561366176" r:id="rId424"/>
        </w:object>
      </w:r>
      <w:r w:rsidRPr="007E2A00">
        <w:t xml:space="preserve"> </w:t>
      </w:r>
      <w:r w:rsidRPr="007E2A00">
        <w:fldChar w:fldCharType="begin"/>
      </w:r>
      <w:r w:rsidRPr="007E2A00">
        <w:instrText xml:space="preserve"> QUOTE </w:instrText>
      </w:r>
      <m:oMath>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nor/>
              </m:rPr>
              <w:rPr>
                <w:rFonts w:ascii="Cambria Math" w:hAnsi="Cambria Math"/>
              </w:rPr>
              <m:t>opt</m:t>
            </m:r>
            <m:ctrlPr>
              <w:rPr>
                <w:rFonts w:ascii="Cambria Math" w:hAnsi="Cambria Math"/>
              </w:rPr>
            </m:ctrlPr>
          </m:sub>
        </m:sSub>
      </m:oMath>
      <w:r w:rsidRPr="007E2A00">
        <w:instrText xml:space="preserve"> </w:instrText>
      </w:r>
      <w:r w:rsidRPr="007E2A00">
        <w:fldChar w:fldCharType="end"/>
      </w:r>
      <w:r w:rsidRPr="007E2A00">
        <w:t>:</w:t>
      </w:r>
    </w:p>
    <w:p w:rsidR="00690874" w:rsidRPr="007E2A00" w:rsidRDefault="00D12452" w:rsidP="00B30A9D">
      <w:pPr>
        <w:pStyle w:val="Textkrper"/>
        <w:ind w:firstLine="720"/>
      </w:pPr>
      <w:r w:rsidRPr="007E2A00">
        <w:rPr>
          <w:position w:val="-28"/>
        </w:rPr>
        <w:object w:dxaOrig="2180" w:dyaOrig="820">
          <v:shape id="_x0000_i1233" type="#_x0000_t75" style="width:108.3pt;height:40.7pt" o:ole="">
            <v:imagedata r:id="rId425" o:title=""/>
          </v:shape>
          <o:OLEObject Type="Embed" ProgID="Equation.3" ShapeID="_x0000_i1233" DrawAspect="Content" ObjectID="_1561366177" r:id="rId426"/>
        </w:object>
      </w:r>
    </w:p>
    <w:p w:rsidR="00690874" w:rsidRPr="007E2A00" w:rsidRDefault="00690874" w:rsidP="00690874">
      <w:pPr>
        <w:pStyle w:val="Textkrper"/>
      </w:pPr>
      <w:r w:rsidRPr="007E2A00">
        <w:t>with a safety factor</w:t>
      </w:r>
      <w:r w:rsidR="00A84F0B" w:rsidRPr="007E2A00">
        <w:t xml:space="preserve"> </w:t>
      </w:r>
      <w:r w:rsidR="00A84F0B" w:rsidRPr="007E2A00">
        <w:rPr>
          <w:position w:val="-10"/>
        </w:rPr>
        <w:object w:dxaOrig="1260" w:dyaOrig="320">
          <v:shape id="_x0000_i1234" type="#_x0000_t75" style="width:61.35pt;height:15.65pt" o:ole="">
            <v:imagedata r:id="rId427" o:title=""/>
          </v:shape>
          <o:OLEObject Type="Embed" ProgID="Equation.3" ShapeID="_x0000_i1234" DrawAspect="Content" ObjectID="_1561366178" r:id="rId428"/>
        </w:object>
      </w:r>
      <w:r w:rsidRPr="007E2A00">
        <w:t xml:space="preserve"> </w:t>
      </w:r>
      <w:r w:rsidRPr="007E2A00">
        <w:fldChar w:fldCharType="begin"/>
      </w:r>
      <w:r w:rsidRPr="007E2A00">
        <w:instrText xml:space="preserve"> QUOTE </w:instrText>
      </w:r>
      <m:oMath>
        <m:r>
          <m:rPr>
            <m:sty m:val="p"/>
          </m:rPr>
          <w:rPr>
            <w:rFonts w:ascii="Cambria Math" w:hAnsi="Cambria Math"/>
          </w:rPr>
          <m:t>α∈</m:t>
        </m:r>
        <m:d>
          <m:dPr>
            <m:begChr m:val="["/>
            <m:endChr m:val="]"/>
            <m:ctrlPr>
              <w:rPr>
                <w:rFonts w:ascii="Cambria Math" w:hAnsi="Cambria Math"/>
                <w:i/>
              </w:rPr>
            </m:ctrlPr>
          </m:dPr>
          <m:e>
            <m:r>
              <m:rPr>
                <m:sty m:val="p"/>
              </m:rPr>
              <w:rPr>
                <w:rFonts w:ascii="Cambria Math" w:hAnsi="Cambria Math"/>
              </w:rPr>
              <m:t>0.8,0.9</m:t>
            </m:r>
          </m:e>
        </m:d>
      </m:oMath>
      <w:r w:rsidRPr="007E2A00">
        <w:instrText xml:space="preserve"> </w:instrText>
      </w:r>
      <w:r w:rsidRPr="007E2A00">
        <w:fldChar w:fldCharType="end"/>
      </w:r>
      <w:r w:rsidRPr="007E2A00">
        <w:t>and</w:t>
      </w:r>
      <w:r w:rsidR="00A84F0B" w:rsidRPr="007E2A00">
        <w:t xml:space="preserve"> </w:t>
      </w:r>
      <w:r w:rsidR="00A84F0B" w:rsidRPr="007E2A00">
        <w:rPr>
          <w:position w:val="-6"/>
        </w:rPr>
        <w:object w:dxaOrig="200" w:dyaOrig="279">
          <v:shape id="_x0000_i1235" type="#_x0000_t75" style="width:10.65pt;height:15.65pt" o:ole="">
            <v:imagedata r:id="rId429" o:title=""/>
          </v:shape>
          <o:OLEObject Type="Embed" ProgID="Equation.3" ShapeID="_x0000_i1235" DrawAspect="Content" ObjectID="_1561366179" r:id="rId430"/>
        </w:object>
      </w:r>
      <w:r w:rsidR="00A84F0B" w:rsidRPr="007E2A00">
        <w:t xml:space="preserve"> </w:t>
      </w:r>
      <w:r w:rsidRPr="007E2A00">
        <w:t>denoting the approximation order of the signal extrapolation for slave inputs</w:t>
      </w:r>
      <w:r w:rsidR="00A84F0B" w:rsidRPr="007E2A00">
        <w:t xml:space="preserve"> </w:t>
      </w:r>
      <w:r w:rsidR="00A84F0B" w:rsidRPr="007E2A00">
        <w:rPr>
          <w:position w:val="-10"/>
        </w:rPr>
        <w:object w:dxaOrig="440" w:dyaOrig="320">
          <v:shape id="_x0000_i1236" type="#_x0000_t75" style="width:20.65pt;height:15.65pt" o:ole="">
            <v:imagedata r:id="rId431" o:title=""/>
          </v:shape>
          <o:OLEObject Type="Embed" ProgID="Equation.3" ShapeID="_x0000_i1236" DrawAspect="Content" ObjectID="_1561366180" r:id="rId432"/>
        </w:object>
      </w:r>
      <w:r w:rsidRPr="007E2A00">
        <w:t>. Note, that</w:t>
      </w:r>
      <w:r w:rsidR="00A84F0B" w:rsidRPr="007E2A00">
        <w:t xml:space="preserve"> </w:t>
      </w:r>
      <w:r w:rsidR="00D12452" w:rsidRPr="007E2A00">
        <w:rPr>
          <w:position w:val="-14"/>
        </w:rPr>
        <w:object w:dxaOrig="499" w:dyaOrig="380">
          <v:shape id="_x0000_i1237" type="#_x0000_t75" style="width:25.65pt;height:20.65pt" o:ole="">
            <v:imagedata r:id="rId433" o:title=""/>
          </v:shape>
          <o:OLEObject Type="Embed" ProgID="Equation.3" ShapeID="_x0000_i1237" DrawAspect="Content" ObjectID="_1561366181" r:id="rId434"/>
        </w:object>
      </w:r>
      <w:r w:rsidR="00A84F0B" w:rsidRPr="007E2A00">
        <w:t xml:space="preserve"> </w:t>
      </w:r>
      <w:r w:rsidRPr="007E2A00">
        <w:t>is always smaller than the current communication step</w:t>
      </w:r>
      <w:r w:rsidR="00547DE7">
        <w:t xml:space="preserve"> </w:t>
      </w:r>
      <w:r w:rsidRPr="007E2A00">
        <w:t>size</w:t>
      </w:r>
      <w:r w:rsidR="00A84F0B" w:rsidRPr="007E2A00">
        <w:t xml:space="preserve"> </w:t>
      </w:r>
      <w:r w:rsidR="00A84F0B" w:rsidRPr="007E2A00">
        <w:rPr>
          <w:position w:val="-12"/>
        </w:rPr>
        <w:object w:dxaOrig="360" w:dyaOrig="360">
          <v:shape id="_x0000_i1238" type="#_x0000_t75" style="width:15.65pt;height:15.65pt" o:ole="">
            <v:imagedata r:id="rId382" o:title=""/>
          </v:shape>
          <o:OLEObject Type="Embed" ProgID="Equation.3" ShapeID="_x0000_i1238" DrawAspect="Content" ObjectID="_1561366182" r:id="rId435"/>
        </w:object>
      </w:r>
      <w:r w:rsidRPr="007E2A00">
        <w:t xml:space="preserve"> </w:t>
      </w:r>
      <w:r w:rsidRPr="007E2A00">
        <w:fldChar w:fldCharType="begin"/>
      </w:r>
      <w:r w:rsidRPr="007E2A00">
        <w:instrText xml:space="preserve"> QUOTE </w:instrText>
      </w:r>
      <m:oMath>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 xml:space="preserve">if the error estimate </w:t>
      </w:r>
      <w:r w:rsidR="00D12452" w:rsidRPr="00554F59">
        <w:rPr>
          <w:position w:val="-6"/>
        </w:rPr>
        <w:object w:dxaOrig="520" w:dyaOrig="279">
          <v:shape id="_x0000_i1239" type="#_x0000_t75" style="width:25.65pt;height:15.65pt" o:ole="">
            <v:imagedata r:id="rId395" o:title=""/>
          </v:shape>
          <o:OLEObject Type="Embed" ProgID="Equation.3" ShapeID="_x0000_i1239" DrawAspect="Content" ObjectID="_1561366183" r:id="rId436"/>
        </w:object>
      </w:r>
      <w:r w:rsidRPr="007E2A00">
        <w:t xml:space="preserve"> exceeds the given tolerances (</w:t>
      </w:r>
      <w:r w:rsidR="00D12452" w:rsidRPr="007E2A00">
        <w:rPr>
          <w:position w:val="-6"/>
        </w:rPr>
        <w:object w:dxaOrig="680" w:dyaOrig="279">
          <v:shape id="_x0000_i1240" type="#_x0000_t75" style="width:36.3pt;height:15.65pt" o:ole="">
            <v:imagedata r:id="rId437" o:title=""/>
          </v:shape>
          <o:OLEObject Type="Embed" ProgID="Equation.3" ShapeID="_x0000_i1240" DrawAspect="Content" ObjectID="_1561366184" r:id="rId438"/>
        </w:object>
      </w:r>
      <w:r w:rsidRPr="007E2A00">
        <w:fldChar w:fldCharType="begin"/>
      </w:r>
      <w:r w:rsidRPr="007E2A00">
        <w:instrText xml:space="preserve"> QUOTE </w:instrText>
      </w:r>
      <m:oMath>
        <m:r>
          <m:rPr>
            <m:nor/>
          </m:rPr>
          <w:rPr>
            <w:rFonts w:ascii="Cambria Math" w:hAnsi="Cambria Math"/>
          </w:rPr>
          <m:t>err</m:t>
        </m:r>
        <m:r>
          <m:rPr>
            <m:sty m:val="p"/>
          </m:rPr>
          <w:rPr>
            <w:rFonts w:ascii="Cambria Math" w:hAnsi="Cambria Math"/>
          </w:rPr>
          <m:t>&gt;1</m:t>
        </m:r>
      </m:oMath>
      <w:r w:rsidRPr="007E2A00">
        <w:instrText xml:space="preserve"> </w:instrText>
      </w:r>
      <w:r w:rsidRPr="007E2A00">
        <w:fldChar w:fldCharType="end"/>
      </w:r>
      <w:r w:rsidRPr="007E2A00">
        <w:t>).</w:t>
      </w:r>
    </w:p>
    <w:p w:rsidR="00690874" w:rsidRPr="007E2A00" w:rsidRDefault="00690874" w:rsidP="00690874">
      <w:pPr>
        <w:pStyle w:val="Textkrper"/>
      </w:pPr>
      <w:r w:rsidRPr="007E2A00">
        <w:t>If all slaves in a co-simulation environment support variable communication step</w:t>
      </w:r>
      <w:r w:rsidR="00547DE7">
        <w:t xml:space="preserve"> </w:t>
      </w:r>
      <w:r w:rsidRPr="007E2A00">
        <w:t>sizes</w:t>
      </w:r>
      <w:r w:rsidR="00A84F0B" w:rsidRPr="007E2A00">
        <w:t xml:space="preserve"> </w:t>
      </w:r>
      <w:r w:rsidR="00A84F0B" w:rsidRPr="007E2A00">
        <w:rPr>
          <w:position w:val="-12"/>
        </w:rPr>
        <w:object w:dxaOrig="360" w:dyaOrig="360">
          <v:shape id="_x0000_i1241" type="#_x0000_t75" style="width:15.65pt;height:15.65pt" o:ole="">
            <v:imagedata r:id="rId382" o:title=""/>
          </v:shape>
          <o:OLEObject Type="Embed" ProgID="Equation.3" ShapeID="_x0000_i1241" DrawAspect="Content" ObjectID="_1561366185" r:id="rId439"/>
        </w:object>
      </w:r>
      <w:r w:rsidRPr="007E2A00">
        <w:t xml:space="preserve"> </w:t>
      </w:r>
      <w:r w:rsidRPr="007E2A00">
        <w:fldChar w:fldCharType="begin"/>
      </w:r>
      <w:r w:rsidRPr="007E2A00">
        <w:instrText xml:space="preserve"> QUOTE </w:instrText>
      </w:r>
      <m:oMath>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m:t>
            </m:r>
          </m:sub>
        </m:sSub>
      </m:oMath>
      <w:r w:rsidRPr="007E2A00">
        <w:instrText xml:space="preserve"> </w:instrText>
      </w:r>
      <w:r w:rsidRPr="007E2A00">
        <w:fldChar w:fldCharType="end"/>
      </w:r>
      <w:r w:rsidRPr="007E2A00">
        <w:t xml:space="preserve">(capability flag </w:t>
      </w:r>
      <w:r w:rsidR="00A95ED5" w:rsidRPr="007E2A00">
        <w:rPr>
          <w:rStyle w:val="CODE"/>
        </w:rPr>
        <w:t>canHandleVariableCommunicationStepSize</w:t>
      </w:r>
      <w:r w:rsidRPr="007E2A00">
        <w:t>), then the master algorithm may use this optimal communication step</w:t>
      </w:r>
      <w:r w:rsidR="00547DE7">
        <w:t xml:space="preserve"> </w:t>
      </w:r>
      <w:r w:rsidRPr="007E2A00">
        <w:t>size</w:t>
      </w:r>
      <w:r w:rsidR="00A84F0B" w:rsidRPr="007E2A00">
        <w:t xml:space="preserve"> </w:t>
      </w:r>
      <w:r w:rsidR="00D12452" w:rsidRPr="007E2A00">
        <w:rPr>
          <w:position w:val="-14"/>
        </w:rPr>
        <w:object w:dxaOrig="499" w:dyaOrig="380">
          <v:shape id="_x0000_i1242" type="#_x0000_t75" style="width:25.65pt;height:20.65pt" o:ole="">
            <v:imagedata r:id="rId440" o:title=""/>
          </v:shape>
          <o:OLEObject Type="Embed" ProgID="Equation.3" ShapeID="_x0000_i1242" DrawAspect="Content" ObjectID="_1561366186" r:id="rId441"/>
        </w:object>
      </w:r>
      <w:r w:rsidRPr="007E2A00">
        <w:t xml:space="preserve"> </w:t>
      </w:r>
      <w:r w:rsidRPr="007E2A00">
        <w:fldChar w:fldCharType="begin"/>
      </w:r>
      <w:r w:rsidRPr="007E2A00">
        <w:instrText xml:space="preserve"> QUOTE </w:instrText>
      </w:r>
      <m:oMath>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nor/>
              </m:rPr>
              <w:rPr>
                <w:rFonts w:ascii="Cambria Math" w:hAnsi="Cambria Math"/>
              </w:rPr>
              <m:t>opt</m:t>
            </m:r>
            <m:ctrlPr>
              <w:rPr>
                <w:rFonts w:ascii="Cambria Math" w:hAnsi="Cambria Math"/>
              </w:rPr>
            </m:ctrlPr>
          </m:sub>
        </m:sSub>
      </m:oMath>
      <w:r w:rsidRPr="007E2A00">
        <w:instrText xml:space="preserve"> </w:instrText>
      </w:r>
      <w:r w:rsidRPr="007E2A00">
        <w:fldChar w:fldCharType="end"/>
      </w:r>
      <w:r w:rsidRPr="007E2A00">
        <w:t>for the next communication step</w:t>
      </w:r>
      <w:r w:rsidR="00A84F0B" w:rsidRPr="007E2A00">
        <w:t xml:space="preserve"> </w:t>
      </w:r>
      <w:r w:rsidR="004D6DCF" w:rsidRPr="007E2A00">
        <w:rPr>
          <w:position w:val="-12"/>
        </w:rPr>
        <w:object w:dxaOrig="2560" w:dyaOrig="360">
          <v:shape id="_x0000_i1243" type="#_x0000_t75" style="width:128.35pt;height:15.65pt" o:ole="">
            <v:imagedata r:id="rId442" o:title=""/>
          </v:shape>
          <o:OLEObject Type="Embed" ProgID="Equation.3" ShapeID="_x0000_i1243" DrawAspect="Content" ObjectID="_1561366187" r:id="rId443"/>
        </w:object>
      </w:r>
      <w:r w:rsidRPr="007E2A00">
        <w:t xml:space="preserve"> </w:t>
      </w:r>
      <w:r w:rsidRPr="007E2A00">
        <w:fldChar w:fldCharType="begin"/>
      </w:r>
      <w:r w:rsidRPr="007E2A00">
        <w:instrText xml:space="preserve"> QUOTE </w:instrText>
      </w:r>
      <m:oMath>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i+2</m:t>
            </m:r>
          </m:sub>
        </m:sSub>
        <m:r>
          <m:rPr>
            <m:sty m:val="p"/>
          </m:rPr>
          <w:rPr>
            <w:rFonts w:ascii="Cambria Math" w:hAnsi="Cambria Math"/>
          </w:rPr>
          <m:t>≔t</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oMath>
      <w:r w:rsidRPr="007E2A00">
        <w:instrText xml:space="preserve"> </w:instrText>
      </w:r>
      <w:r w:rsidRPr="007E2A00">
        <w:fldChar w:fldCharType="end"/>
      </w:r>
      <w:r w:rsidRPr="007E2A00">
        <w:t>with</w:t>
      </w:r>
      <w:r w:rsidR="00A84F0B" w:rsidRPr="007E2A00">
        <w:t xml:space="preserve"> </w:t>
      </w:r>
      <w:r w:rsidR="00D12452" w:rsidRPr="007E2A00">
        <w:rPr>
          <w:position w:val="-14"/>
        </w:rPr>
        <w:object w:dxaOrig="1240" w:dyaOrig="380">
          <v:shape id="_x0000_i1244" type="#_x0000_t75" style="width:61.35pt;height:20.65pt" o:ole="">
            <v:imagedata r:id="rId444" o:title=""/>
          </v:shape>
          <o:OLEObject Type="Embed" ProgID="Equation.3" ShapeID="_x0000_i1244" DrawAspect="Content" ObjectID="_1561366188" r:id="rId445"/>
        </w:object>
      </w:r>
      <w:r w:rsidRPr="007E2A00">
        <w:fldChar w:fldCharType="begin"/>
      </w:r>
      <w:r w:rsidRPr="007E2A00">
        <w:instrText xml:space="preserve"> QUOTE </w:instrText>
      </w:r>
      <m:oMath>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sty m:val="p"/>
              </m:rPr>
              <w:rPr>
                <w:rFonts w:ascii="Cambria Math" w:hAnsi="Cambria Math"/>
              </w:rPr>
              <m:t>i+1</m:t>
            </m:r>
          </m:sub>
        </m:sSub>
        <m:r>
          <m:rPr>
            <m:sty m:val="p"/>
          </m:rPr>
          <w:rPr>
            <w:rFonts w:ascii="Cambria Math" w:hAnsi="Cambria Math"/>
          </w:rPr>
          <m:t>≔h</m:t>
        </m:r>
        <m:sSub>
          <m:sSubPr>
            <m:ctrlPr>
              <w:rPr>
                <w:rFonts w:ascii="Cambria Math" w:hAnsi="Cambria Math"/>
                <w:i/>
              </w:rPr>
            </m:ctrlPr>
          </m:sSubPr>
          <m:e>
            <m:r>
              <m:rPr>
                <m:sty m:val="p"/>
              </m:rPr>
              <w:rPr>
                <w:rFonts w:ascii="Cambria Math" w:hAnsi="Cambria Math"/>
              </w:rPr>
              <m:t>c</m:t>
            </m:r>
          </m:e>
          <m:sub>
            <m:r>
              <m:rPr>
                <m:nor/>
              </m:rPr>
              <w:rPr>
                <w:rFonts w:ascii="Cambria Math" w:hAnsi="Cambria Math"/>
              </w:rPr>
              <m:t>opt</m:t>
            </m:r>
            <m:ctrlPr>
              <w:rPr>
                <w:rFonts w:ascii="Cambria Math" w:hAnsi="Cambria Math"/>
              </w:rPr>
            </m:ctrlPr>
          </m:sub>
        </m:sSub>
      </m:oMath>
      <w:r w:rsidRPr="007E2A00">
        <w:instrText xml:space="preserve"> </w:instrText>
      </w:r>
      <w:r w:rsidRPr="007E2A00">
        <w:fldChar w:fldCharType="end"/>
      </w:r>
      <w:r w:rsidRPr="007E2A00">
        <w:t>. (At least) a warning message should be generated whenever the error indicator</w:t>
      </w:r>
      <w:r w:rsidR="002F791E" w:rsidRPr="007E2A00">
        <w:t xml:space="preserve"> </w:t>
      </w:r>
      <w:r w:rsidR="00E80C64" w:rsidRPr="00554F59">
        <w:rPr>
          <w:position w:val="-6"/>
        </w:rPr>
        <w:object w:dxaOrig="360" w:dyaOrig="220">
          <v:shape id="_x0000_i1245" type="#_x0000_t75" style="width:15.65pt;height:10.65pt" o:ole="">
            <v:imagedata r:id="rId393" o:title=""/>
          </v:shape>
          <o:OLEObject Type="Embed" ProgID="Equation.3" ShapeID="_x0000_i1245" DrawAspect="Content" ObjectID="_1561366189" r:id="rId446"/>
        </w:object>
      </w:r>
      <w:r w:rsidR="002F791E" w:rsidRPr="007E2A00">
        <w:t xml:space="preserve"> </w:t>
      </w:r>
      <w:r w:rsidRPr="007E2A00">
        <w:t>exceeds its critical value 1.0.</w:t>
      </w:r>
    </w:p>
    <w:p w:rsidR="00A46F67" w:rsidRDefault="00690874" w:rsidP="00690874">
      <w:pPr>
        <w:pStyle w:val="Textkrper"/>
      </w:pPr>
      <w:r w:rsidRPr="007E2A00">
        <w:t>In a really error controlled master algorithm, however, a communication step</w:t>
      </w:r>
      <w:r w:rsidR="004D6DCF" w:rsidRPr="007E2A00">
        <w:t xml:space="preserve"> r</w:t>
      </w:r>
      <w:r w:rsidRPr="007E2A00">
        <w:t>esulting in an error indicator</w:t>
      </w:r>
      <w:r w:rsidR="00A84F0B" w:rsidRPr="007E2A00">
        <w:t xml:space="preserve"> </w:t>
      </w:r>
      <w:r w:rsidR="00D12452" w:rsidRPr="007E2A00">
        <w:rPr>
          <w:position w:val="-6"/>
        </w:rPr>
        <w:object w:dxaOrig="680" w:dyaOrig="279">
          <v:shape id="_x0000_i1246" type="#_x0000_t75" style="width:36.3pt;height:15.65pt" o:ole="">
            <v:imagedata r:id="rId447" o:title=""/>
          </v:shape>
          <o:OLEObject Type="Embed" ProgID="Equation.3" ShapeID="_x0000_i1246" DrawAspect="Content" ObjectID="_1561366190" r:id="rId448"/>
        </w:object>
      </w:r>
      <w:r w:rsidRPr="007E2A00">
        <w:t xml:space="preserve"> </w:t>
      </w:r>
      <w:r w:rsidRPr="007E2A00">
        <w:fldChar w:fldCharType="begin"/>
      </w:r>
      <w:r w:rsidRPr="007E2A00">
        <w:instrText xml:space="preserve"> QUOTE </w:instrText>
      </w:r>
      <m:oMath>
        <m:r>
          <m:rPr>
            <m:nor/>
          </m:rPr>
          <w:rPr>
            <w:rFonts w:ascii="Cambria Math" w:hAnsi="Cambria Math"/>
          </w:rPr>
          <m:t>err</m:t>
        </m:r>
        <m:r>
          <m:rPr>
            <m:sty m:val="p"/>
          </m:rPr>
          <w:rPr>
            <w:rFonts w:ascii="Cambria Math" w:hAnsi="Cambria Math"/>
          </w:rPr>
          <m:t>&gt;1</m:t>
        </m:r>
      </m:oMath>
      <w:r w:rsidRPr="007E2A00">
        <w:instrText xml:space="preserve"> </w:instrText>
      </w:r>
      <w:r w:rsidRPr="007E2A00">
        <w:fldChar w:fldCharType="end"/>
      </w:r>
      <w:r w:rsidRPr="007E2A00">
        <w:t>has to be repeated with smaller communication step</w:t>
      </w:r>
      <w:r w:rsidR="00547DE7">
        <w:t xml:space="preserve"> </w:t>
      </w:r>
      <w:r w:rsidRPr="007E2A00">
        <w:t xml:space="preserve">size (“rejected” communication steps). </w:t>
      </w:r>
      <w:r w:rsidR="00A95ED5">
        <w:t xml:space="preserve">FMI for Co-Simulation supports such step rejections by repeated calls of </w:t>
      </w:r>
      <w:r w:rsidR="00A95ED5" w:rsidRPr="007E2A00">
        <w:rPr>
          <w:rStyle w:val="CODE"/>
        </w:rPr>
        <w:t>fmiDoStep</w:t>
      </w:r>
      <w:r w:rsidR="00A95ED5">
        <w:rPr>
          <w:rStyle w:val="CODE"/>
        </w:rPr>
        <w:t>(…)</w:t>
      </w:r>
      <w:r w:rsidR="00A95ED5" w:rsidRPr="007E2A00">
        <w:t xml:space="preserve"> </w:t>
      </w:r>
      <w:r w:rsidR="00A95ED5">
        <w:t xml:space="preserve">with one and the same input parameter </w:t>
      </w:r>
      <w:r w:rsidR="00A95ED5" w:rsidRPr="007E2A00">
        <w:rPr>
          <w:rStyle w:val="CODE"/>
          <w:rFonts w:eastAsia="StarSymbol"/>
        </w:rPr>
        <w:t>currentCommunicationPoint</w:t>
      </w:r>
      <w:r w:rsidR="00A95ED5" w:rsidRPr="007E2A00">
        <w:t xml:space="preserve"> </w:t>
      </w:r>
      <w:r w:rsidR="00A95ED5">
        <w:t xml:space="preserve">and different input parameters </w:t>
      </w:r>
      <w:r w:rsidR="00A95ED5" w:rsidRPr="007E2A00">
        <w:rPr>
          <w:rStyle w:val="CODE"/>
          <w:rFonts w:eastAsia="StarSymbol"/>
        </w:rPr>
        <w:t>communicationStepSize</w:t>
      </w:r>
      <w:r w:rsidR="00A46F67">
        <w:rPr>
          <w:rStyle w:val="CODE"/>
          <w:rFonts w:eastAsia="StarSymbol"/>
        </w:rPr>
        <w:t>.</w:t>
      </w:r>
      <w:r w:rsidR="00A95ED5" w:rsidRPr="007E2A00">
        <w:t xml:space="preserve"> </w:t>
      </w:r>
      <w:r w:rsidR="00A46F67">
        <w:t xml:space="preserve">To keep the discussion in this appendix compact the parameters </w:t>
      </w:r>
      <w:r w:rsidR="00A46F67" w:rsidRPr="007E2A00">
        <w:rPr>
          <w:rStyle w:val="CODE"/>
          <w:rFonts w:eastAsia="StarSymbol"/>
        </w:rPr>
        <w:t>currentCommunicationPoint</w:t>
      </w:r>
      <w:r w:rsidR="00A46F67" w:rsidRPr="007E2A00">
        <w:t xml:space="preserve"> </w:t>
      </w:r>
      <w:r w:rsidR="00A46F67">
        <w:t xml:space="preserve">and </w:t>
      </w:r>
      <w:r w:rsidR="00A46F67" w:rsidRPr="007E2A00">
        <w:rPr>
          <w:rStyle w:val="CODE"/>
          <w:rFonts w:eastAsia="StarSymbol"/>
        </w:rPr>
        <w:t>communicationStepSize</w:t>
      </w:r>
      <w:r w:rsidR="00A46F67" w:rsidRPr="007E2A00">
        <w:t xml:space="preserve"> </w:t>
      </w:r>
      <w:r w:rsidR="00A46F67">
        <w:t xml:space="preserve">are abbreviated by </w:t>
      </w:r>
      <w:r w:rsidR="007050AF" w:rsidRPr="007050AF">
        <w:rPr>
          <w:position w:val="-12"/>
        </w:rPr>
        <w:object w:dxaOrig="340" w:dyaOrig="380">
          <v:shape id="_x0000_i1247" type="#_x0000_t75" style="width:15.65pt;height:20.65pt" o:ole="">
            <v:imagedata r:id="rId449" o:title=""/>
          </v:shape>
          <o:OLEObject Type="Embed" ProgID="Equation.3" ShapeID="_x0000_i1247" DrawAspect="Content" ObjectID="_1561366191" r:id="rId450"/>
        </w:object>
      </w:r>
      <w:r w:rsidR="00A46F67">
        <w:t xml:space="preserve">and </w:t>
      </w:r>
      <w:r w:rsidR="007050AF" w:rsidRPr="007050AF">
        <w:rPr>
          <w:position w:val="-12"/>
        </w:rPr>
        <w:object w:dxaOrig="380" w:dyaOrig="380">
          <v:shape id="_x0000_i1248" type="#_x0000_t75" style="width:20.65pt;height:20.65pt" o:ole="">
            <v:imagedata r:id="rId451" o:title=""/>
          </v:shape>
          <o:OLEObject Type="Embed" ProgID="Equation.3" ShapeID="_x0000_i1248" DrawAspect="Content" ObjectID="_1561366192" r:id="rId452"/>
        </w:object>
      </w:r>
      <w:r w:rsidR="00A46F67">
        <w:t xml:space="preserve">, respectively. I.e., </w:t>
      </w:r>
      <w:r w:rsidR="00A46F67" w:rsidRPr="007E2A00">
        <w:rPr>
          <w:rStyle w:val="CODE"/>
        </w:rPr>
        <w:t>fmiDoStep</w:t>
      </w:r>
      <w:r w:rsidR="00A46F67">
        <w:rPr>
          <w:rStyle w:val="CODE"/>
        </w:rPr>
        <w:t xml:space="preserve">(…) </w:t>
      </w:r>
      <w:r w:rsidR="00A46F67" w:rsidRPr="00A46F67">
        <w:t>is</w:t>
      </w:r>
      <w:r w:rsidR="00A46F67">
        <w:t xml:space="preserve"> called to perform one communication step </w:t>
      </w:r>
      <w:r w:rsidR="007050AF" w:rsidRPr="00A46F67">
        <w:rPr>
          <w:position w:val="-12"/>
        </w:rPr>
        <w:object w:dxaOrig="1540" w:dyaOrig="380">
          <v:shape id="_x0000_i1249" type="#_x0000_t75" style="width:77pt;height:20.65pt" o:ole="">
            <v:imagedata r:id="rId453" o:title=""/>
          </v:shape>
          <o:OLEObject Type="Embed" ProgID="Equation.3" ShapeID="_x0000_i1249" DrawAspect="Content" ObjectID="_1561366193" r:id="rId454"/>
        </w:object>
      </w:r>
      <w:r w:rsidR="00A46F67">
        <w:t>.</w:t>
      </w:r>
    </w:p>
    <w:p w:rsidR="00690874" w:rsidRPr="007E2A00" w:rsidRDefault="00A46F67" w:rsidP="00690874">
      <w:pPr>
        <w:pStyle w:val="Textkrper"/>
      </w:pPr>
      <w:r>
        <w:t>In a practical implementation of advanced error controlled master algorithms,</w:t>
      </w:r>
      <w:r w:rsidR="00690874" w:rsidRPr="007E2A00">
        <w:t xml:space="preserve"> all slaves of the co-simulation environment have to support repeated calls with one and the same current communication time</w:t>
      </w:r>
      <w:r w:rsidR="002F7D66" w:rsidRPr="007E2A00">
        <w:t xml:space="preserve"> </w:t>
      </w:r>
      <w:r w:rsidRPr="00A46F67">
        <w:rPr>
          <w:position w:val="-12"/>
        </w:rPr>
        <w:object w:dxaOrig="340" w:dyaOrig="380">
          <v:shape id="_x0000_i1250" type="#_x0000_t75" style="width:15.65pt;height:20.65pt" o:ole="">
            <v:imagedata r:id="rId455" o:title=""/>
          </v:shape>
          <o:OLEObject Type="Embed" ProgID="Equation.3" ShapeID="_x0000_i1250" DrawAspect="Content" ObjectID="_1561366194" r:id="rId456"/>
        </w:object>
      </w:r>
      <w:r w:rsidR="002F7D66" w:rsidRPr="007E2A00">
        <w:t xml:space="preserve"> </w:t>
      </w:r>
      <w:r w:rsidR="00690874" w:rsidRPr="007E2A00">
        <w:t>and different communication step</w:t>
      </w:r>
      <w:r w:rsidR="00547DE7">
        <w:t xml:space="preserve"> </w:t>
      </w:r>
      <w:r w:rsidR="00690874" w:rsidRPr="007E2A00">
        <w:t>sizes</w:t>
      </w:r>
      <w:r w:rsidR="00A76754" w:rsidRPr="007E2A00">
        <w:t xml:space="preserve"> </w:t>
      </w:r>
      <w:r w:rsidRPr="00A46F67">
        <w:rPr>
          <w:position w:val="-12"/>
        </w:rPr>
        <w:object w:dxaOrig="380" w:dyaOrig="360">
          <v:shape id="_x0000_i1251" type="#_x0000_t75" style="width:20.65pt;height:15.65pt" o:ole="">
            <v:imagedata r:id="rId457" o:title=""/>
          </v:shape>
          <o:OLEObject Type="Embed" ProgID="Equation.3" ShapeID="_x0000_i1251" DrawAspect="Content" ObjectID="_1561366195" r:id="rId458"/>
        </w:object>
      </w:r>
      <w:r w:rsidR="00690874" w:rsidRPr="007E2A00">
        <w:t xml:space="preserve"> (capability flag </w:t>
      </w:r>
      <w:r w:rsidR="00A95ED5" w:rsidRPr="007E2A00">
        <w:rPr>
          <w:rStyle w:val="CODE"/>
        </w:rPr>
        <w:t>canRejectSteps</w:t>
      </w:r>
      <w:r w:rsidR="00690874" w:rsidRPr="007E2A00">
        <w:t>). It is mandatory for a successful co-simulation with communication step</w:t>
      </w:r>
      <w:r w:rsidR="00547DE7">
        <w:t xml:space="preserve"> </w:t>
      </w:r>
      <w:r w:rsidR="00690874" w:rsidRPr="007E2A00">
        <w:t xml:space="preserve">size control that all slaves in the co-simulation environment guarantee that repeated calls of </w:t>
      </w:r>
      <w:r w:rsidR="00690874" w:rsidRPr="007E2A00">
        <w:rPr>
          <w:rStyle w:val="CODE"/>
        </w:rPr>
        <w:t>fmiDoStep</w:t>
      </w:r>
      <w:r>
        <w:rPr>
          <w:rStyle w:val="CODE"/>
        </w:rPr>
        <w:t>(…)</w:t>
      </w:r>
      <w:r w:rsidR="00690874" w:rsidRPr="007E2A00">
        <w:t xml:space="preserve"> with identical input data (i.e. with identical</w:t>
      </w:r>
      <w:r w:rsidR="00600650" w:rsidRPr="007E2A00">
        <w:t xml:space="preserve"> </w:t>
      </w:r>
      <w:r w:rsidRPr="00A46F67">
        <w:rPr>
          <w:position w:val="-12"/>
        </w:rPr>
        <w:object w:dxaOrig="340" w:dyaOrig="380">
          <v:shape id="_x0000_i1252" type="#_x0000_t75" style="width:15.65pt;height:20.65pt" o:ole="">
            <v:imagedata r:id="rId455" o:title=""/>
          </v:shape>
          <o:OLEObject Type="Embed" ProgID="Equation.3" ShapeID="_x0000_i1252" DrawAspect="Content" ObjectID="_1561366196" r:id="rId459"/>
        </w:object>
      </w:r>
      <w:r w:rsidR="00690874" w:rsidRPr="007E2A00">
        <w:t xml:space="preserve"> and</w:t>
      </w:r>
      <w:r w:rsidR="00600650" w:rsidRPr="007E2A00">
        <w:t xml:space="preserve"> </w:t>
      </w:r>
      <w:r w:rsidRPr="00A46F67">
        <w:rPr>
          <w:position w:val="-12"/>
        </w:rPr>
        <w:object w:dxaOrig="380" w:dyaOrig="360">
          <v:shape id="_x0000_i1253" type="#_x0000_t75" style="width:20.65pt;height:15.65pt" o:ole="">
            <v:imagedata r:id="rId457" o:title=""/>
          </v:shape>
          <o:OLEObject Type="Embed" ProgID="Equation.3" ShapeID="_x0000_i1253" DrawAspect="Content" ObjectID="_1561366197" r:id="rId460"/>
        </w:object>
      </w:r>
      <w:r w:rsidR="00690874" w:rsidRPr="007E2A00">
        <w:t xml:space="preserve"> and identical slave inputs</w:t>
      </w:r>
      <w:r w:rsidR="008024F0" w:rsidRPr="007E2A00">
        <w:t xml:space="preserve"> </w:t>
      </w:r>
      <w:r w:rsidR="008024F0" w:rsidRPr="007E2A00">
        <w:rPr>
          <w:position w:val="-10"/>
        </w:rPr>
        <w:object w:dxaOrig="440" w:dyaOrig="320">
          <v:shape id="_x0000_i1254" type="#_x0000_t75" style="width:20.65pt;height:15.65pt" o:ole="">
            <v:imagedata r:id="rId32" o:title=""/>
          </v:shape>
          <o:OLEObject Type="Embed" ProgID="Equation.3" ShapeID="_x0000_i1254" DrawAspect="Content" ObjectID="_1561366198" r:id="rId461"/>
        </w:object>
      </w:r>
      <w:r w:rsidR="00690874" w:rsidRPr="007E2A00">
        <w:fldChar w:fldCharType="begin"/>
      </w:r>
      <w:r w:rsidR="00690874" w:rsidRPr="007E2A00">
        <w:instrText xml:space="preserve"> QUOTE </w:instrText>
      </w:r>
      <m:oMath>
        <m:r>
          <m:rPr>
            <m:sty m:val="p"/>
          </m:rPr>
          <w:rPr>
            <w:rFonts w:ascii="Cambria Math" w:hAnsi="Cambria Math"/>
          </w:rPr>
          <m:t>u(t)</m:t>
        </m:r>
      </m:oMath>
      <w:r w:rsidR="00690874" w:rsidRPr="007E2A00">
        <w:instrText xml:space="preserve"> </w:instrText>
      </w:r>
      <w:r w:rsidR="00690874" w:rsidRPr="007E2A00">
        <w:fldChar w:fldCharType="end"/>
      </w:r>
      <w:r w:rsidR="00690874" w:rsidRPr="007E2A00">
        <w:t xml:space="preserve">) result in </w:t>
      </w:r>
      <w:r w:rsidR="00690874" w:rsidRPr="007E2A00">
        <w:rPr>
          <w:i/>
        </w:rPr>
        <w:t>exactly</w:t>
      </w:r>
      <w:r w:rsidR="00690874" w:rsidRPr="007E2A00">
        <w:t xml:space="preserve"> identical output data. Therefore, the capability to discard and to repeat communication steps (capability flag </w:t>
      </w:r>
      <w:r w:rsidR="00A95ED5" w:rsidRPr="007E2A00">
        <w:rPr>
          <w:rStyle w:val="CODE"/>
        </w:rPr>
        <w:t>canRejectSteps</w:t>
      </w:r>
      <w:r w:rsidR="00690874" w:rsidRPr="007E2A00">
        <w:t>) requires substantial modifications and extensions of existing simulation software that is typically designed to solve model equations and to store simulation data going step by step forward in time from initial time</w:t>
      </w:r>
      <w:r w:rsidR="00600650" w:rsidRPr="007E2A00">
        <w:t xml:space="preserve"> </w:t>
      </w:r>
      <w:r w:rsidR="0060023E" w:rsidRPr="007E2A00">
        <w:rPr>
          <w:position w:val="-12"/>
        </w:rPr>
        <w:object w:dxaOrig="400" w:dyaOrig="360">
          <v:shape id="_x0000_i1255" type="#_x0000_t75" style="width:20.65pt;height:15.65pt" o:ole="">
            <v:imagedata r:id="rId462" o:title=""/>
          </v:shape>
          <o:OLEObject Type="Embed" ProgID="Equation.3" ShapeID="_x0000_i1255" DrawAspect="Content" ObjectID="_1561366199" r:id="rId463"/>
        </w:object>
      </w:r>
      <w:r w:rsidR="00690874" w:rsidRPr="007E2A00">
        <w:t xml:space="preserve"> </w:t>
      </w:r>
      <w:r w:rsidR="00690874" w:rsidRPr="007E2A00">
        <w:fldChar w:fldCharType="begin"/>
      </w:r>
      <w:r w:rsidR="00690874" w:rsidRPr="007E2A00">
        <w:instrText xml:space="preserve"> QUOTE </w:instrText>
      </w:r>
      <m:oMath>
        <m:sSub>
          <m:sSubPr>
            <m:ctrlPr>
              <w:rPr>
                <w:rFonts w:ascii="Cambria Math" w:hAnsi="Cambria Math"/>
                <w:i/>
              </w:rPr>
            </m:ctrlPr>
          </m:sSubPr>
          <m:e>
            <m:r>
              <m:rPr>
                <m:sty m:val="p"/>
              </m:rPr>
              <w:rPr>
                <w:rFonts w:ascii="Cambria Math" w:hAnsi="Cambria Math"/>
              </w:rPr>
              <m:t>t</m:t>
            </m:r>
          </m:e>
          <m:sub>
            <m:r>
              <m:rPr>
                <m:nor/>
              </m:rPr>
              <w:rPr>
                <w:rFonts w:ascii="Cambria Math" w:hAnsi="Cambria Math"/>
              </w:rPr>
              <m:t>start</m:t>
            </m:r>
            <m:ctrlPr>
              <w:rPr>
                <w:rFonts w:ascii="Cambria Math" w:hAnsi="Cambria Math"/>
              </w:rPr>
            </m:ctrlPr>
          </m:sub>
        </m:sSub>
      </m:oMath>
      <w:r w:rsidR="00690874" w:rsidRPr="007E2A00">
        <w:instrText xml:space="preserve"> </w:instrText>
      </w:r>
      <w:r w:rsidR="00690874" w:rsidRPr="007E2A00">
        <w:fldChar w:fldCharType="end"/>
      </w:r>
      <w:r w:rsidR="00690874" w:rsidRPr="007E2A00">
        <w:t>to end time</w:t>
      </w:r>
      <w:r w:rsidR="00600650" w:rsidRPr="007E2A00">
        <w:t xml:space="preserve"> </w:t>
      </w:r>
      <w:r w:rsidR="0060023E" w:rsidRPr="007E2A00">
        <w:rPr>
          <w:position w:val="-14"/>
        </w:rPr>
        <w:object w:dxaOrig="380" w:dyaOrig="380">
          <v:shape id="_x0000_i1256" type="#_x0000_t75" style="width:20.65pt;height:20.65pt" o:ole="">
            <v:imagedata r:id="rId464" o:title=""/>
          </v:shape>
          <o:OLEObject Type="Embed" ProgID="Equation.3" ShapeID="_x0000_i1256" DrawAspect="Content" ObjectID="_1561366200" r:id="rId465"/>
        </w:object>
      </w:r>
      <w:r w:rsidR="00690874" w:rsidRPr="007E2A00">
        <w:t xml:space="preserve"> </w:t>
      </w:r>
      <w:r w:rsidR="00690874" w:rsidRPr="007E2A00">
        <w:fldChar w:fldCharType="begin"/>
      </w:r>
      <w:r w:rsidR="00690874" w:rsidRPr="007E2A00">
        <w:instrText xml:space="preserve"> QUOTE </w:instrText>
      </w:r>
      <m:oMath>
        <m:sSub>
          <m:sSubPr>
            <m:ctrlPr>
              <w:rPr>
                <w:rFonts w:ascii="Cambria Math" w:hAnsi="Cambria Math"/>
                <w:i/>
              </w:rPr>
            </m:ctrlPr>
          </m:sSubPr>
          <m:e>
            <m:r>
              <m:rPr>
                <m:sty m:val="p"/>
              </m:rPr>
              <w:rPr>
                <w:rFonts w:ascii="Cambria Math" w:hAnsi="Cambria Math"/>
              </w:rPr>
              <m:t>t</m:t>
            </m:r>
          </m:e>
          <m:sub>
            <m:r>
              <m:rPr>
                <m:nor/>
              </m:rPr>
              <w:rPr>
                <w:rFonts w:ascii="Cambria Math" w:hAnsi="Cambria Math"/>
              </w:rPr>
              <m:t>stop</m:t>
            </m:r>
            <m:ctrlPr>
              <w:rPr>
                <w:rFonts w:ascii="Cambria Math" w:hAnsi="Cambria Math"/>
              </w:rPr>
            </m:ctrlPr>
          </m:sub>
        </m:sSub>
      </m:oMath>
      <w:r w:rsidR="00690874" w:rsidRPr="007E2A00">
        <w:instrText xml:space="preserve"> </w:instrText>
      </w:r>
      <w:r w:rsidR="00690874" w:rsidRPr="007E2A00">
        <w:fldChar w:fldCharType="end"/>
      </w:r>
      <w:r w:rsidR="00690874" w:rsidRPr="007E2A00">
        <w:t>.</w:t>
      </w:r>
    </w:p>
    <w:p w:rsidR="00690874" w:rsidRPr="007E2A00" w:rsidRDefault="00690874" w:rsidP="00690874">
      <w:pPr>
        <w:pStyle w:val="Textkrper"/>
        <w:rPr>
          <w:rStyle w:val="CODE"/>
          <w:rFonts w:ascii="Arial" w:hAnsi="Arial"/>
        </w:rPr>
      </w:pPr>
      <w:r w:rsidRPr="007E2A00">
        <w:lastRenderedPageBreak/>
        <w:t>With advanced error controlled master algorithms there are two fundamentally different types of communication steps</w:t>
      </w:r>
      <w:r w:rsidR="0060023E" w:rsidRPr="007E2A00">
        <w:t xml:space="preserve"> </w:t>
      </w:r>
      <w:r w:rsidR="007050AF" w:rsidRPr="00A46F67">
        <w:rPr>
          <w:position w:val="-12"/>
        </w:rPr>
        <w:object w:dxaOrig="1520" w:dyaOrig="380">
          <v:shape id="_x0000_i1257" type="#_x0000_t75" style="width:77pt;height:20.65pt" o:ole="">
            <v:imagedata r:id="rId466" o:title=""/>
          </v:shape>
          <o:OLEObject Type="Embed" ProgID="Equation.3" ShapeID="_x0000_i1257" DrawAspect="Content" ObjectID="_1561366201" r:id="rId467"/>
        </w:object>
      </w:r>
      <w:r w:rsidRPr="007E2A00">
        <w:rPr>
          <w:rStyle w:val="CODE"/>
          <w:rFonts w:ascii="Arial" w:hAnsi="Arial"/>
        </w:rPr>
        <w:fldChar w:fldCharType="begin"/>
      </w:r>
      <w:r w:rsidRPr="007E2A00">
        <w:rPr>
          <w:rStyle w:val="CODE"/>
          <w:rFonts w:ascii="Arial" w:hAnsi="Arial"/>
        </w:rPr>
        <w:instrText xml:space="preserve"> QUOTE </w:instrText>
      </w:r>
      <m:oMath>
        <m:r>
          <m:rPr>
            <m:nor/>
          </m:rPr>
          <m:t>tMcur</m:t>
        </m:r>
        <m:r>
          <m:rPr>
            <m:sty m:val="p"/>
          </m:rPr>
          <w:rPr>
            <w:rFonts w:ascii="Cambria Math" w:hAnsi="Cambria Math"/>
          </w:rPr>
          <m:t>→</m:t>
        </m:r>
        <m:r>
          <m:rPr>
            <m:nor/>
          </m:rPr>
          <m:t>tMcur</m:t>
        </m:r>
        <m:r>
          <m:rPr>
            <m:nor/>
          </m:rPr>
          <w:rPr>
            <w:rFonts w:ascii="Cambria Math"/>
          </w:rPr>
          <m:t xml:space="preserve"> + </m:t>
        </m:r>
        <m:r>
          <m:rPr>
            <m:nor/>
          </m:rPr>
          <m:t>hcur</m:t>
        </m:r>
      </m:oMath>
      <w:r w:rsidRPr="007E2A00">
        <w:rPr>
          <w:rStyle w:val="CODE"/>
          <w:rFonts w:ascii="Arial" w:hAnsi="Arial"/>
        </w:rPr>
        <w:instrText xml:space="preserve"> </w:instrText>
      </w:r>
      <w:r w:rsidRPr="007E2A00">
        <w:rPr>
          <w:rStyle w:val="CODE"/>
          <w:rFonts w:ascii="Arial" w:hAnsi="Arial"/>
        </w:rPr>
        <w:fldChar w:fldCharType="end"/>
      </w:r>
      <w:r w:rsidRPr="007E2A00">
        <w:rPr>
          <w:rStyle w:val="CODE"/>
          <w:rFonts w:ascii="Arial" w:hAnsi="Arial"/>
        </w:rPr>
        <w:t>:</w:t>
      </w:r>
    </w:p>
    <w:p w:rsidR="00690874" w:rsidRPr="007E2A00" w:rsidRDefault="00690874" w:rsidP="009C72AB">
      <w:pPr>
        <w:pStyle w:val="BulletStandard"/>
      </w:pPr>
      <w:r w:rsidRPr="007E2A00">
        <w:t>Accepted communication steps: All slaves perform successfully the communication step and generate simulation data that should be saved to file. At</w:t>
      </w:r>
      <w:r w:rsidR="00727245" w:rsidRPr="007E2A00">
        <w:t xml:space="preserve"> </w:t>
      </w:r>
      <w:r w:rsidR="007050AF" w:rsidRPr="007050AF">
        <w:rPr>
          <w:position w:val="-12"/>
        </w:rPr>
        <w:object w:dxaOrig="900" w:dyaOrig="380">
          <v:shape id="_x0000_i1258" type="#_x0000_t75" style="width:46.35pt;height:20.65pt" o:ole="">
            <v:imagedata r:id="rId468" o:title=""/>
          </v:shape>
          <o:OLEObject Type="Embed" ProgID="Equation.3" ShapeID="_x0000_i1258" DrawAspect="Content" ObjectID="_1561366202" r:id="rId469"/>
        </w:object>
      </w:r>
      <w:r w:rsidR="00727245" w:rsidRPr="007E2A00">
        <w:rPr>
          <w:rStyle w:val="CODE"/>
          <w:rFonts w:ascii="Arial" w:hAnsi="Arial"/>
        </w:rPr>
        <w:t xml:space="preserve"> </w:t>
      </w:r>
      <w:r w:rsidRPr="007E2A00">
        <w:t xml:space="preserve">the error estimate </w:t>
      </w:r>
      <w:r w:rsidR="006174C4" w:rsidRPr="00554F59">
        <w:rPr>
          <w:position w:val="-6"/>
        </w:rPr>
        <w:object w:dxaOrig="520" w:dyaOrig="279">
          <v:shape id="_x0000_i1259" type="#_x0000_t75" style="width:25.65pt;height:15.65pt" o:ole="">
            <v:imagedata r:id="rId470" o:title=""/>
          </v:shape>
          <o:OLEObject Type="Embed" ProgID="Equation.3" ShapeID="_x0000_i1259" DrawAspect="Content" ObjectID="_1561366203" r:id="rId471"/>
        </w:object>
      </w:r>
      <w:r w:rsidRPr="007E2A00">
        <w:t xml:space="preserve"> and the error indicator</w:t>
      </w:r>
      <w:r w:rsidR="00727245" w:rsidRPr="007E2A00">
        <w:t xml:space="preserve"> </w:t>
      </w:r>
      <w:r w:rsidR="003F3114" w:rsidRPr="00554F59">
        <w:rPr>
          <w:position w:val="-6"/>
        </w:rPr>
        <w:object w:dxaOrig="360" w:dyaOrig="220">
          <v:shape id="_x0000_i1260" type="#_x0000_t75" style="width:15.65pt;height:10.65pt" o:ole="">
            <v:imagedata r:id="rId472" o:title=""/>
          </v:shape>
          <o:OLEObject Type="Embed" ProgID="Equation.3" ShapeID="_x0000_i1260" DrawAspect="Content" ObjectID="_1561366204" r:id="rId473"/>
        </w:object>
      </w:r>
      <w:r w:rsidR="00727245" w:rsidRPr="007E2A00">
        <w:t xml:space="preserve"> </w:t>
      </w:r>
      <w:r w:rsidRPr="007E2A00">
        <w:t>are evaluated resulting in</w:t>
      </w:r>
      <w:r w:rsidR="00A2633D" w:rsidRPr="007E2A00">
        <w:t xml:space="preserve"> </w:t>
      </w:r>
      <w:r w:rsidR="00B600A0" w:rsidRPr="007E2A00">
        <w:rPr>
          <w:position w:val="-6"/>
        </w:rPr>
        <w:object w:dxaOrig="680" w:dyaOrig="279">
          <v:shape id="_x0000_i1261" type="#_x0000_t75" style="width:36.3pt;height:15.65pt" o:ole="">
            <v:imagedata r:id="rId474" o:title=""/>
          </v:shape>
          <o:OLEObject Type="Embed" ProgID="Equation.3" ShapeID="_x0000_i1261" DrawAspect="Content" ObjectID="_1561366205" r:id="rId475"/>
        </w:object>
      </w:r>
      <w:r w:rsidRPr="007E2A00">
        <w:fldChar w:fldCharType="begin"/>
      </w:r>
      <w:r w:rsidRPr="007E2A00">
        <w:instrText xml:space="preserve"> QUOTE </w:instrText>
      </w:r>
      <m:oMath>
        <m:r>
          <m:rPr>
            <m:nor/>
          </m:rPr>
          <w:rPr>
            <w:rFonts w:ascii="Cambria Math" w:hAnsi="Cambria Math"/>
          </w:rPr>
          <m:t>err</m:t>
        </m:r>
        <m:r>
          <m:rPr>
            <m:sty m:val="p"/>
          </m:rPr>
          <w:rPr>
            <w:rFonts w:ascii="Cambria Math" w:hAnsi="Cambria Math"/>
          </w:rPr>
          <m:t>≤1</m:t>
        </m:r>
      </m:oMath>
      <w:r w:rsidRPr="007E2A00">
        <w:instrText xml:space="preserve"> </w:instrText>
      </w:r>
      <w:r w:rsidRPr="007E2A00">
        <w:fldChar w:fldCharType="end"/>
      </w:r>
      <w:r w:rsidRPr="007E2A00">
        <w:t>. Then, the current communication point</w:t>
      </w:r>
      <w:r w:rsidR="00B02711" w:rsidRPr="007E2A00">
        <w:t xml:space="preserve"> </w:t>
      </w:r>
      <w:r w:rsidR="007050AF" w:rsidRPr="007050AF">
        <w:rPr>
          <w:position w:val="-12"/>
        </w:rPr>
        <w:object w:dxaOrig="340" w:dyaOrig="380">
          <v:shape id="_x0000_i1262" type="#_x0000_t75" style="width:15.65pt;height:20.65pt" o:ole="">
            <v:imagedata r:id="rId476" o:title=""/>
          </v:shape>
          <o:OLEObject Type="Embed" ProgID="Equation.3" ShapeID="_x0000_i1262" DrawAspect="Content" ObjectID="_1561366206" r:id="rId477"/>
        </w:object>
      </w:r>
      <w:r w:rsidR="00B02711" w:rsidRPr="007E2A00">
        <w:t xml:space="preserve"> </w:t>
      </w:r>
      <w:r w:rsidRPr="007E2A00">
        <w:fldChar w:fldCharType="begin"/>
      </w:r>
      <w:r w:rsidRPr="007E2A00">
        <w:instrText xml:space="preserve"> QUOTE </w:instrText>
      </w:r>
      <m:oMath>
        <m:r>
          <m:rPr>
            <m:nor/>
          </m:rPr>
          <m:t>tMcur</m:t>
        </m:r>
      </m:oMath>
      <w:r w:rsidRPr="007E2A00">
        <w:instrText xml:space="preserve"> </w:instrText>
      </w:r>
      <w:r w:rsidRPr="007E2A00">
        <w:fldChar w:fldCharType="end"/>
      </w:r>
      <w:r w:rsidRPr="007E2A00">
        <w:t>is updated to</w:t>
      </w:r>
      <w:r w:rsidR="00B02711" w:rsidRPr="007E2A00">
        <w:t xml:space="preserve"> </w:t>
      </w:r>
      <w:r w:rsidR="007050AF" w:rsidRPr="007050AF">
        <w:rPr>
          <w:position w:val="-12"/>
        </w:rPr>
        <w:object w:dxaOrig="900" w:dyaOrig="380">
          <v:shape id="_x0000_i1263" type="#_x0000_t75" style="width:46.35pt;height:20.65pt" o:ole="">
            <v:imagedata r:id="rId478" o:title=""/>
          </v:shape>
          <o:OLEObject Type="Embed" ProgID="Equation.3" ShapeID="_x0000_i1263" DrawAspect="Content" ObjectID="_1561366207" r:id="rId479"/>
        </w:object>
      </w:r>
      <w:r w:rsidR="00B02711" w:rsidRPr="007E2A00">
        <w:t xml:space="preserve"> </w:t>
      </w:r>
      <w:r w:rsidRPr="007E2A00">
        <w:fldChar w:fldCharType="begin"/>
      </w:r>
      <w:r w:rsidRPr="007E2A00">
        <w:instrText xml:space="preserve"> QUOTE </w:instrText>
      </w:r>
      <m:oMath>
        <m:r>
          <m:rPr>
            <m:nor/>
          </m:rPr>
          <m:t>tMcur</m:t>
        </m:r>
        <m:r>
          <m:rPr>
            <m:nor/>
          </m:rPr>
          <w:rPr>
            <w:rFonts w:ascii="Cambria Math"/>
          </w:rPr>
          <m:t>+</m:t>
        </m:r>
        <m:r>
          <m:rPr>
            <m:nor/>
          </m:rPr>
          <m:t>hcur</m:t>
        </m:r>
      </m:oMath>
      <w:r w:rsidRPr="007E2A00">
        <w:instrText xml:space="preserve"> </w:instrText>
      </w:r>
      <w:r w:rsidRPr="007E2A00">
        <w:fldChar w:fldCharType="end"/>
      </w:r>
      <w:r w:rsidRPr="007E2A00">
        <w:t>and co-simulation proceeds with the next communication step and “optimal” communication step</w:t>
      </w:r>
      <w:r w:rsidR="00547DE7">
        <w:t xml:space="preserve"> </w:t>
      </w:r>
      <w:r w:rsidRPr="007E2A00">
        <w:t>size</w:t>
      </w:r>
      <w:r w:rsidR="00E7709B" w:rsidRPr="007E2A00">
        <w:t xml:space="preserve"> </w:t>
      </w:r>
      <w:r w:rsidR="00B600A0" w:rsidRPr="007E2A00">
        <w:rPr>
          <w:position w:val="-14"/>
        </w:rPr>
        <w:object w:dxaOrig="499" w:dyaOrig="380">
          <v:shape id="_x0000_i1264" type="#_x0000_t75" style="width:25.65pt;height:20.65pt" o:ole="">
            <v:imagedata r:id="rId480" o:title=""/>
          </v:shape>
          <o:OLEObject Type="Embed" ProgID="Equation.3" ShapeID="_x0000_i1264" DrawAspect="Content" ObjectID="_1561366208" r:id="rId481"/>
        </w:object>
      </w:r>
      <w:r w:rsidR="00A46F67">
        <w:t xml:space="preserve">, input parameter </w:t>
      </w:r>
      <w:r w:rsidR="00A46F67" w:rsidRPr="007E2A00">
        <w:rPr>
          <w:rStyle w:val="CODE"/>
          <w:rFonts w:eastAsia="StarSymbol"/>
        </w:rPr>
        <w:t>newStep</w:t>
      </w:r>
      <w:r w:rsidR="00A46F67">
        <w:rPr>
          <w:rStyle w:val="CODE"/>
          <w:rFonts w:eastAsia="StarSymbol"/>
        </w:rPr>
        <w:t xml:space="preserve"> </w:t>
      </w:r>
      <w:r w:rsidR="00A46F67" w:rsidRPr="00A46F67">
        <w:t>of</w:t>
      </w:r>
      <w:r w:rsidR="00A46F67">
        <w:t xml:space="preserve"> </w:t>
      </w:r>
      <w:r w:rsidR="00A46F67" w:rsidRPr="007E2A00">
        <w:rPr>
          <w:rStyle w:val="CODE"/>
        </w:rPr>
        <w:t>fmiDoStep</w:t>
      </w:r>
      <w:r w:rsidR="00A46F67">
        <w:rPr>
          <w:rStyle w:val="CODE"/>
        </w:rPr>
        <w:t xml:space="preserve">(…) </w:t>
      </w:r>
      <w:r w:rsidR="00A46F67" w:rsidRPr="00A46F67">
        <w:t>is set to</w:t>
      </w:r>
      <w:r w:rsidR="00A46F67">
        <w:rPr>
          <w:rStyle w:val="CODE"/>
        </w:rPr>
        <w:t xml:space="preserve"> fmiTrue</w:t>
      </w:r>
      <w:r w:rsidR="00A46F67" w:rsidRPr="00A46F67">
        <w:t>.</w:t>
      </w:r>
    </w:p>
    <w:p w:rsidR="00690874" w:rsidRPr="007E2A00" w:rsidRDefault="00690874" w:rsidP="009C72AB">
      <w:pPr>
        <w:pStyle w:val="BulletStandard"/>
        <w:rPr>
          <w:rStyle w:val="CODE"/>
          <w:rFonts w:ascii="Arial" w:hAnsi="Arial"/>
          <w:sz w:val="20"/>
        </w:rPr>
      </w:pPr>
      <w:r w:rsidRPr="007E2A00">
        <w:t>Rejected (or “discarded”) communication steps: All slaves perform the communication step but do not generate any simulation data for file output. If all slaves complete successfully the full communication step</w:t>
      </w:r>
      <w:r w:rsidR="00E7709B" w:rsidRPr="007E2A00">
        <w:t xml:space="preserve"> </w:t>
      </w:r>
      <w:r w:rsidR="007050AF" w:rsidRPr="00A46F67">
        <w:rPr>
          <w:position w:val="-12"/>
        </w:rPr>
        <w:object w:dxaOrig="1520" w:dyaOrig="380">
          <v:shape id="_x0000_i1265" type="#_x0000_t75" style="width:77pt;height:20.65pt" o:ole="">
            <v:imagedata r:id="rId466" o:title=""/>
          </v:shape>
          <o:OLEObject Type="Embed" ProgID="Equation.3" ShapeID="_x0000_i1265" DrawAspect="Content" ObjectID="_1561366209" r:id="rId482"/>
        </w:object>
      </w:r>
      <w:r w:rsidRPr="007E2A00">
        <w:t xml:space="preserve"> </w:t>
      </w:r>
      <w:r w:rsidRPr="007E2A00">
        <w:rPr>
          <w:rStyle w:val="CODE"/>
          <w:rFonts w:ascii="Arial" w:hAnsi="Arial"/>
        </w:rPr>
        <w:fldChar w:fldCharType="begin"/>
      </w:r>
      <w:r w:rsidRPr="007E2A00">
        <w:rPr>
          <w:rStyle w:val="CODE"/>
          <w:rFonts w:ascii="Arial" w:hAnsi="Arial"/>
        </w:rPr>
        <w:instrText xml:space="preserve"> QUOTE </w:instrText>
      </w:r>
      <m:oMath>
        <m:r>
          <m:rPr>
            <m:nor/>
          </m:rPr>
          <m:t>tMcur</m:t>
        </m:r>
        <m:r>
          <m:rPr>
            <m:sty m:val="p"/>
          </m:rPr>
          <w:rPr>
            <w:rFonts w:ascii="Cambria Math" w:hAnsi="Cambria Math"/>
          </w:rPr>
          <m:t>→</m:t>
        </m:r>
        <m:r>
          <m:rPr>
            <m:nor/>
          </m:rPr>
          <m:t>tMcur</m:t>
        </m:r>
        <m:r>
          <m:rPr>
            <m:nor/>
          </m:rPr>
          <w:rPr>
            <w:rFonts w:ascii="Cambria Math"/>
          </w:rPr>
          <m:t xml:space="preserve"> + </m:t>
        </m:r>
        <m:r>
          <m:rPr>
            <m:nor/>
          </m:rPr>
          <m:t>hcur</m:t>
        </m:r>
      </m:oMath>
      <w:r w:rsidRPr="007E2A00">
        <w:rPr>
          <w:rStyle w:val="CODE"/>
          <w:rFonts w:ascii="Arial" w:hAnsi="Arial"/>
        </w:rPr>
        <w:instrText xml:space="preserve"> </w:instrText>
      </w:r>
      <w:r w:rsidRPr="007E2A00">
        <w:rPr>
          <w:rStyle w:val="CODE"/>
          <w:rFonts w:ascii="Arial" w:hAnsi="Arial"/>
        </w:rPr>
        <w:fldChar w:fldCharType="end"/>
      </w:r>
      <w:r w:rsidRPr="007E2A00">
        <w:rPr>
          <w:rStyle w:val="CODE"/>
          <w:rFonts w:ascii="Arial" w:hAnsi="Arial"/>
        </w:rPr>
        <w:t xml:space="preserve">then the error estimate </w:t>
      </w:r>
      <w:r w:rsidR="00D12452" w:rsidRPr="00554F59">
        <w:rPr>
          <w:position w:val="-6"/>
        </w:rPr>
        <w:object w:dxaOrig="520" w:dyaOrig="279">
          <v:shape id="_x0000_i1266" type="#_x0000_t75" style="width:25.65pt;height:15.65pt" o:ole="">
            <v:imagedata r:id="rId395" o:title=""/>
          </v:shape>
          <o:OLEObject Type="Embed" ProgID="Equation.3" ShapeID="_x0000_i1266" DrawAspect="Content" ObjectID="_1561366210" r:id="rId483"/>
        </w:object>
      </w:r>
      <w:r w:rsidRPr="007E2A00">
        <w:rPr>
          <w:rStyle w:val="CODE"/>
          <w:rFonts w:ascii="Arial" w:hAnsi="Arial"/>
        </w:rPr>
        <w:t xml:space="preserve"> and the error indicator</w:t>
      </w:r>
      <w:r w:rsidR="00E7709B" w:rsidRPr="007E2A00">
        <w:rPr>
          <w:rStyle w:val="CODE"/>
          <w:rFonts w:ascii="Arial" w:hAnsi="Arial"/>
        </w:rPr>
        <w:t xml:space="preserve"> </w:t>
      </w:r>
      <w:r w:rsidR="003F3114" w:rsidRPr="00554F59">
        <w:rPr>
          <w:position w:val="-6"/>
        </w:rPr>
        <w:object w:dxaOrig="360" w:dyaOrig="220">
          <v:shape id="_x0000_i1267" type="#_x0000_t75" style="width:15.65pt;height:10.65pt" o:ole="">
            <v:imagedata r:id="rId472" o:title=""/>
          </v:shape>
          <o:OLEObject Type="Embed" ProgID="Equation.3" ShapeID="_x0000_i1267" DrawAspect="Content" ObjectID="_1561366211" r:id="rId484"/>
        </w:object>
      </w:r>
      <w:r w:rsidR="00E7709B" w:rsidRPr="007E2A00">
        <w:rPr>
          <w:rStyle w:val="CODE"/>
          <w:rFonts w:ascii="Arial" w:hAnsi="Arial"/>
        </w:rPr>
        <w:t xml:space="preserve"> </w:t>
      </w:r>
      <w:r w:rsidRPr="007E2A00">
        <w:rPr>
          <w:rStyle w:val="CODE"/>
          <w:rFonts w:ascii="Arial" w:hAnsi="Arial"/>
        </w:rPr>
        <w:t>are evaluated but the error indicator exceeds its critical value:</w:t>
      </w:r>
      <w:r w:rsidR="00E7709B" w:rsidRPr="007E2A00">
        <w:rPr>
          <w:rStyle w:val="CODE"/>
          <w:rFonts w:ascii="Arial" w:hAnsi="Arial"/>
        </w:rPr>
        <w:t xml:space="preserve"> </w:t>
      </w:r>
      <w:r w:rsidR="003F3114" w:rsidRPr="007E2A00">
        <w:rPr>
          <w:rStyle w:val="CODE"/>
        </w:rPr>
        <w:object w:dxaOrig="680" w:dyaOrig="279">
          <v:shape id="_x0000_i1268" type="#_x0000_t75" style="width:36.3pt;height:15.65pt" o:ole="">
            <v:imagedata r:id="rId485" o:title=""/>
          </v:shape>
          <o:OLEObject Type="Embed" ProgID="Equation.3" ShapeID="_x0000_i1268" DrawAspect="Content" ObjectID="_1561366212" r:id="rId486"/>
        </w:object>
      </w:r>
      <w:r w:rsidRPr="007E2A00">
        <w:rPr>
          <w:rStyle w:val="CODE"/>
          <w:rFonts w:ascii="Arial" w:hAnsi="Arial"/>
        </w:rPr>
        <w:fldChar w:fldCharType="begin"/>
      </w:r>
      <w:r w:rsidRPr="007E2A00">
        <w:rPr>
          <w:rStyle w:val="CODE"/>
          <w:rFonts w:ascii="Arial" w:hAnsi="Arial"/>
        </w:rPr>
        <w:instrText xml:space="preserve"> QUOTE </w:instrText>
      </w:r>
      <m:oMath>
        <m:r>
          <m:rPr>
            <m:nor/>
          </m:rPr>
          <w:rPr>
            <w:rFonts w:ascii="Cambria Math" w:hAnsi="Cambria Math"/>
          </w:rPr>
          <m:t>err</m:t>
        </m:r>
        <m:r>
          <m:rPr>
            <m:sty m:val="p"/>
          </m:rPr>
          <w:rPr>
            <w:rFonts w:ascii="Cambria Math" w:hAnsi="Cambria Math"/>
          </w:rPr>
          <m:t>&gt;1</m:t>
        </m:r>
      </m:oMath>
      <w:r w:rsidRPr="007E2A00">
        <w:rPr>
          <w:rStyle w:val="CODE"/>
          <w:rFonts w:ascii="Arial" w:hAnsi="Arial"/>
        </w:rPr>
        <w:instrText xml:space="preserve"> </w:instrText>
      </w:r>
      <w:r w:rsidRPr="007E2A00">
        <w:rPr>
          <w:rStyle w:val="CODE"/>
          <w:rFonts w:ascii="Arial" w:hAnsi="Arial"/>
        </w:rPr>
        <w:fldChar w:fldCharType="end"/>
      </w:r>
      <w:r w:rsidRPr="007E2A00">
        <w:rPr>
          <w:rStyle w:val="CODE"/>
          <w:rFonts w:ascii="Arial" w:hAnsi="Arial"/>
        </w:rPr>
        <w:t>. The communication step has to be repeated with the same current communication point</w:t>
      </w:r>
      <w:r w:rsidR="00F3206A" w:rsidRPr="007E2A00">
        <w:rPr>
          <w:rStyle w:val="CODE"/>
          <w:rFonts w:ascii="Arial" w:hAnsi="Arial"/>
        </w:rPr>
        <w:t xml:space="preserve"> </w:t>
      </w:r>
      <w:r w:rsidR="007050AF" w:rsidRPr="007050AF">
        <w:rPr>
          <w:position w:val="-12"/>
        </w:rPr>
        <w:object w:dxaOrig="340" w:dyaOrig="380">
          <v:shape id="_x0000_i1269" type="#_x0000_t75" style="width:15.65pt;height:20.65pt" o:ole="">
            <v:imagedata r:id="rId487" o:title=""/>
          </v:shape>
          <o:OLEObject Type="Embed" ProgID="Equation.3" ShapeID="_x0000_i1269" DrawAspect="Content" ObjectID="_1561366213" r:id="rId488"/>
        </w:object>
      </w:r>
      <w:r w:rsidRPr="007E2A00">
        <w:rPr>
          <w:rStyle w:val="CODE"/>
          <w:rFonts w:ascii="Arial" w:hAnsi="Arial"/>
        </w:rPr>
        <w:t xml:space="preserve"> as before but reduced communication step</w:t>
      </w:r>
      <w:r w:rsidR="00547DE7">
        <w:rPr>
          <w:rStyle w:val="CODE"/>
          <w:rFonts w:ascii="Arial" w:hAnsi="Arial"/>
        </w:rPr>
        <w:t xml:space="preserve"> </w:t>
      </w:r>
      <w:r w:rsidRPr="007E2A00">
        <w:rPr>
          <w:rStyle w:val="CODE"/>
          <w:rFonts w:ascii="Arial" w:hAnsi="Arial"/>
        </w:rPr>
        <w:t>size</w:t>
      </w:r>
      <w:r w:rsidR="00F3206A" w:rsidRPr="007E2A00">
        <w:rPr>
          <w:rStyle w:val="CODE"/>
          <w:rFonts w:ascii="Arial" w:hAnsi="Arial"/>
        </w:rPr>
        <w:t xml:space="preserve"> </w:t>
      </w:r>
      <w:r w:rsidR="003F3114" w:rsidRPr="007E2A00">
        <w:rPr>
          <w:rStyle w:val="CODE"/>
        </w:rPr>
        <w:object w:dxaOrig="1120" w:dyaOrig="400">
          <v:shape id="_x0000_i1270" type="#_x0000_t75" style="width:56.35pt;height:20.65pt" o:ole="">
            <v:imagedata r:id="rId489" o:title=""/>
          </v:shape>
          <o:OLEObject Type="Embed" ProgID="Equation.3" ShapeID="_x0000_i1270" DrawAspect="Content" ObjectID="_1561366214" r:id="rId490"/>
        </w:object>
      </w:r>
      <w:r w:rsidRPr="007E2A00">
        <w:rPr>
          <w:rStyle w:val="CODE"/>
          <w:rFonts w:ascii="Arial" w:hAnsi="Arial"/>
        </w:rPr>
        <w:t xml:space="preserve"> </w:t>
      </w:r>
      <w:r w:rsidRPr="007E2A00">
        <w:rPr>
          <w:rStyle w:val="CODE"/>
          <w:rFonts w:ascii="Arial" w:hAnsi="Arial"/>
        </w:rPr>
        <w:fldChar w:fldCharType="begin"/>
      </w:r>
      <w:r w:rsidRPr="007E2A00">
        <w:rPr>
          <w:rStyle w:val="CODE"/>
          <w:rFonts w:ascii="Arial" w:hAnsi="Arial"/>
        </w:rPr>
        <w:instrText xml:space="preserve"> QUOTE </w:instrText>
      </w:r>
      <m:oMath>
        <m:r>
          <m:rPr>
            <m:nor/>
          </m:rPr>
          <w:rPr>
            <w:rFonts w:cs="Courier New"/>
          </w:rPr>
          <m:t>hcur</m:t>
        </m:r>
        <m:r>
          <m:rPr>
            <m:sty m:val="p"/>
          </m:rPr>
          <w:rPr>
            <w:rFonts w:ascii="Cambria Math" w:hAnsi="Cambria Math" w:cs="Courier New"/>
          </w:rPr>
          <m:t>≔h</m:t>
        </m:r>
        <m:sSub>
          <m:sSubPr>
            <m:ctrlPr>
              <w:rPr>
                <w:rFonts w:ascii="Cambria Math" w:hAnsi="Cambria Math" w:cs="Courier New"/>
                <w:i/>
              </w:rPr>
            </m:ctrlPr>
          </m:sSubPr>
          <m:e>
            <m:r>
              <m:rPr>
                <m:sty m:val="p"/>
              </m:rPr>
              <w:rPr>
                <w:rFonts w:ascii="Cambria Math" w:hAnsi="Cambria Math" w:cs="Courier New"/>
              </w:rPr>
              <m:t>c</m:t>
            </m:r>
          </m:e>
          <m:sub>
            <m:r>
              <m:rPr>
                <m:nor/>
              </m:rPr>
              <w:rPr>
                <w:rFonts w:ascii="Cambria Math" w:hAnsi="Cambria Math" w:cs="Courier New"/>
              </w:rPr>
              <m:t>opt</m:t>
            </m:r>
          </m:sub>
        </m:sSub>
      </m:oMath>
      <w:r w:rsidRPr="007E2A00">
        <w:rPr>
          <w:rStyle w:val="CODE"/>
          <w:rFonts w:ascii="Arial" w:hAnsi="Arial"/>
        </w:rPr>
        <w:instrText xml:space="preserve"> </w:instrText>
      </w:r>
      <w:r w:rsidRPr="007E2A00">
        <w:rPr>
          <w:rStyle w:val="CODE"/>
          <w:rFonts w:ascii="Arial" w:hAnsi="Arial"/>
        </w:rPr>
        <w:fldChar w:fldCharType="end"/>
      </w:r>
      <w:r w:rsidRPr="007E2A00">
        <w:rPr>
          <w:rStyle w:val="CODE"/>
          <w:rFonts w:ascii="Arial" w:hAnsi="Arial"/>
        </w:rPr>
        <w:t>. The communication step has to be repeated as well i</w:t>
      </w:r>
      <w:r w:rsidRPr="007E2A00">
        <w:t>f at least one slave fails to complete the communication step successfully. Again, t</w:t>
      </w:r>
      <w:r w:rsidRPr="007E2A00">
        <w:rPr>
          <w:rStyle w:val="CODE"/>
          <w:rFonts w:ascii="Arial" w:hAnsi="Arial"/>
        </w:rPr>
        <w:t>he current communication point</w:t>
      </w:r>
      <w:r w:rsidR="00AF53C0" w:rsidRPr="007E2A00">
        <w:rPr>
          <w:rStyle w:val="CODE"/>
          <w:rFonts w:ascii="Arial" w:hAnsi="Arial"/>
        </w:rPr>
        <w:t xml:space="preserve"> </w:t>
      </w:r>
      <w:r w:rsidR="007050AF" w:rsidRPr="007050AF">
        <w:rPr>
          <w:position w:val="-12"/>
        </w:rPr>
        <w:object w:dxaOrig="340" w:dyaOrig="380">
          <v:shape id="_x0000_i1271" type="#_x0000_t75" style="width:15.65pt;height:20.65pt" o:ole="">
            <v:imagedata r:id="rId491" o:title=""/>
          </v:shape>
          <o:OLEObject Type="Embed" ProgID="Equation.3" ShapeID="_x0000_i1271" DrawAspect="Content" ObjectID="_1561366215" r:id="rId492"/>
        </w:object>
      </w:r>
      <w:r w:rsidR="00AF53C0" w:rsidRPr="007E2A00">
        <w:rPr>
          <w:rStyle w:val="CODE"/>
          <w:rFonts w:ascii="Arial" w:hAnsi="Arial"/>
        </w:rPr>
        <w:t xml:space="preserve"> </w:t>
      </w:r>
      <w:r w:rsidRPr="007E2A00">
        <w:rPr>
          <w:rStyle w:val="CODE"/>
          <w:rFonts w:ascii="Arial" w:hAnsi="Arial"/>
        </w:rPr>
        <w:t>is left unchanged and the communication step</w:t>
      </w:r>
      <w:r w:rsidR="00547DE7">
        <w:rPr>
          <w:rStyle w:val="CODE"/>
          <w:rFonts w:ascii="Arial" w:hAnsi="Arial"/>
        </w:rPr>
        <w:t xml:space="preserve"> </w:t>
      </w:r>
      <w:r w:rsidRPr="007E2A00">
        <w:rPr>
          <w:rStyle w:val="CODE"/>
          <w:rFonts w:ascii="Arial" w:hAnsi="Arial"/>
        </w:rPr>
        <w:t>size</w:t>
      </w:r>
      <w:r w:rsidR="00AF53C0" w:rsidRPr="007E2A00">
        <w:rPr>
          <w:rStyle w:val="CODE"/>
          <w:rFonts w:ascii="Arial" w:hAnsi="Arial"/>
        </w:rPr>
        <w:t xml:space="preserve"> </w:t>
      </w:r>
      <w:r w:rsidR="003C52D0" w:rsidRPr="007050AF">
        <w:rPr>
          <w:position w:val="-12"/>
        </w:rPr>
        <w:object w:dxaOrig="380" w:dyaOrig="380">
          <v:shape id="_x0000_i1272" type="#_x0000_t75" style="width:20.65pt;height:20.65pt" o:ole="">
            <v:imagedata r:id="rId493" o:title=""/>
          </v:shape>
          <o:OLEObject Type="Embed" ProgID="Equation.3" ShapeID="_x0000_i1272" DrawAspect="Content" ObjectID="_1561366216" r:id="rId494"/>
        </w:object>
      </w:r>
      <w:r w:rsidRPr="007E2A00">
        <w:rPr>
          <w:rStyle w:val="CODE"/>
          <w:rFonts w:ascii="Arial" w:hAnsi="Arial"/>
        </w:rPr>
        <w:t xml:space="preserve"> is reduced appropriately.</w:t>
      </w:r>
    </w:p>
    <w:p w:rsidR="007050AF" w:rsidRDefault="00690874" w:rsidP="00690874">
      <w:pPr>
        <w:pStyle w:val="Textkrper"/>
      </w:pPr>
      <w:r w:rsidRPr="007E2A00">
        <w:t>A technically challenging problem in the design and implementation of error controlled master algorithms is caused by the fact that during a communication step</w:t>
      </w:r>
      <w:r w:rsidR="00725A6A" w:rsidRPr="007E2A00">
        <w:t xml:space="preserve"> </w:t>
      </w:r>
      <w:r w:rsidR="007050AF" w:rsidRPr="00A46F67">
        <w:rPr>
          <w:position w:val="-12"/>
        </w:rPr>
        <w:object w:dxaOrig="1520" w:dyaOrig="380">
          <v:shape id="_x0000_i1273" type="#_x0000_t75" style="width:77pt;height:20.65pt" o:ole="">
            <v:imagedata r:id="rId466" o:title=""/>
          </v:shape>
          <o:OLEObject Type="Embed" ProgID="Equation.3" ShapeID="_x0000_i1273" DrawAspect="Content" ObjectID="_1561366217" r:id="rId495"/>
        </w:object>
      </w:r>
      <w:r w:rsidR="007050AF">
        <w:t xml:space="preserve">, i.e. during a call to </w:t>
      </w:r>
      <w:r w:rsidR="007050AF" w:rsidRPr="007E2A00">
        <w:rPr>
          <w:rStyle w:val="CODE"/>
        </w:rPr>
        <w:t>fmiDoStep</w:t>
      </w:r>
      <w:r w:rsidR="007050AF">
        <w:rPr>
          <w:rStyle w:val="CODE"/>
        </w:rPr>
        <w:t>(…)</w:t>
      </w:r>
      <w:r w:rsidR="007050AF" w:rsidRPr="007050AF">
        <w:rPr>
          <w:rStyle w:val="CODE"/>
          <w:rFonts w:ascii="Arial" w:hAnsi="Arial"/>
        </w:rPr>
        <w:t>,</w:t>
      </w:r>
      <w:r w:rsidRPr="007E2A00">
        <w:rPr>
          <w:rStyle w:val="CODE"/>
          <w:rFonts w:ascii="Arial" w:hAnsi="Arial"/>
        </w:rPr>
        <w:t xml:space="preserve"> </w:t>
      </w:r>
      <w:r w:rsidRPr="007E2A00">
        <w:rPr>
          <w:rStyle w:val="CODE"/>
          <w:rFonts w:ascii="Arial" w:hAnsi="Arial"/>
        </w:rPr>
        <w:fldChar w:fldCharType="begin"/>
      </w:r>
      <w:r w:rsidRPr="007E2A00">
        <w:rPr>
          <w:rStyle w:val="CODE"/>
          <w:rFonts w:ascii="Arial" w:hAnsi="Arial"/>
        </w:rPr>
        <w:instrText xml:space="preserve"> QUOTE </w:instrText>
      </w:r>
      <m:oMath>
        <m:r>
          <m:rPr>
            <m:nor/>
          </m:rPr>
          <m:t>tMcur</m:t>
        </m:r>
        <m:r>
          <m:rPr>
            <m:sty m:val="p"/>
          </m:rPr>
          <w:rPr>
            <w:rFonts w:ascii="Cambria Math" w:hAnsi="Cambria Math"/>
          </w:rPr>
          <m:t>→</m:t>
        </m:r>
        <m:r>
          <m:rPr>
            <m:nor/>
          </m:rPr>
          <m:t>tMcur</m:t>
        </m:r>
        <m:r>
          <m:rPr>
            <m:nor/>
          </m:rPr>
          <w:rPr>
            <w:rFonts w:ascii="Cambria Math"/>
          </w:rPr>
          <m:t xml:space="preserve"> + </m:t>
        </m:r>
        <m:r>
          <m:rPr>
            <m:nor/>
          </m:rPr>
          <m:t>hcur</m:t>
        </m:r>
      </m:oMath>
      <w:r w:rsidRPr="007E2A00">
        <w:rPr>
          <w:rStyle w:val="CODE"/>
          <w:rFonts w:ascii="Arial" w:hAnsi="Arial"/>
        </w:rPr>
        <w:instrText xml:space="preserve"> </w:instrText>
      </w:r>
      <w:r w:rsidRPr="007E2A00">
        <w:rPr>
          <w:rStyle w:val="CODE"/>
          <w:rFonts w:ascii="Arial" w:hAnsi="Arial"/>
        </w:rPr>
        <w:fldChar w:fldCharType="end"/>
      </w:r>
      <w:r w:rsidRPr="007E2A00">
        <w:t xml:space="preserve">neither the master nor any slave know if the communication step will finally be accepted or not since this decision is based on the output of </w:t>
      </w:r>
      <w:r w:rsidRPr="007E2A00">
        <w:rPr>
          <w:i/>
        </w:rPr>
        <w:t>all</w:t>
      </w:r>
      <w:r w:rsidRPr="007E2A00">
        <w:t xml:space="preserve"> slaves. The output of simulation data to file, updates of model parameters etc. have to be postponed until all slaves have completed the current call of</w:t>
      </w:r>
      <w:r w:rsidRPr="007E2A00">
        <w:rPr>
          <w:rStyle w:val="CODE"/>
          <w:rFonts w:ascii="Arial" w:hAnsi="Arial"/>
        </w:rPr>
        <w:t xml:space="preserve"> </w:t>
      </w:r>
      <w:r w:rsidRPr="007E2A00">
        <w:rPr>
          <w:rStyle w:val="CODE"/>
          <w:rFonts w:cs="Courier New"/>
        </w:rPr>
        <w:t>fmiDoStep</w:t>
      </w:r>
      <w:r w:rsidR="007050AF">
        <w:rPr>
          <w:rStyle w:val="CODE"/>
          <w:rFonts w:cs="Courier New"/>
        </w:rPr>
        <w:t>(…)</w:t>
      </w:r>
      <w:r w:rsidRPr="007E2A00">
        <w:rPr>
          <w:rStyle w:val="CODE"/>
          <w:rFonts w:ascii="Arial" w:hAnsi="Arial"/>
        </w:rPr>
        <w:t xml:space="preserve"> </w:t>
      </w:r>
      <w:r w:rsidRPr="007E2A00">
        <w:t xml:space="preserve">and the error criterion </w:t>
      </w:r>
      <w:r w:rsidR="003F3114" w:rsidRPr="00554F59">
        <w:rPr>
          <w:position w:val="-6"/>
        </w:rPr>
        <w:object w:dxaOrig="360" w:dyaOrig="220">
          <v:shape id="_x0000_i1274" type="#_x0000_t75" style="width:15.65pt;height:10.65pt" o:ole="">
            <v:imagedata r:id="rId472" o:title=""/>
          </v:shape>
          <o:OLEObject Type="Embed" ProgID="Equation.3" ShapeID="_x0000_i1274" DrawAspect="Content" ObjectID="_1561366218" r:id="rId496"/>
        </w:object>
      </w:r>
      <w:r w:rsidRPr="007E2A00">
        <w:t xml:space="preserve"> is evaluated. In a practical implementation, the file output of simulation data during the communication step may be redirected to a data buffer. If the communication step is accepted, the buffered data are written to file, otherwise the data buffer is cleared.</w:t>
      </w:r>
      <w:r w:rsidR="007050AF">
        <w:t xml:space="preserve"> </w:t>
      </w:r>
    </w:p>
    <w:p w:rsidR="00690874" w:rsidRPr="007E2A00" w:rsidRDefault="007050AF" w:rsidP="00690874">
      <w:pPr>
        <w:pStyle w:val="Textkrper"/>
      </w:pPr>
      <w:r>
        <w:t xml:space="preserve">In nested co-simulation environments with nested communication step size control, the situation gets even more complicated since the output of simulation data has to be postponed until </w:t>
      </w:r>
      <w:r w:rsidRPr="007050AF">
        <w:rPr>
          <w:i/>
        </w:rPr>
        <w:t>all</w:t>
      </w:r>
      <w:r>
        <w:t xml:space="preserve"> nested master algorithms accept the (nested) communication steps. In </w:t>
      </w:r>
      <w:r w:rsidR="000A69F6" w:rsidRPr="007E2A00">
        <w:t>FMI for Co-Simulation</w:t>
      </w:r>
      <w:r>
        <w:t>,</w:t>
      </w:r>
      <w:r w:rsidR="000A69F6" w:rsidRPr="007E2A00">
        <w:t xml:space="preserve"> </w:t>
      </w:r>
      <w:r w:rsidR="00690874" w:rsidRPr="007E2A00">
        <w:t xml:space="preserve">the information that </w:t>
      </w:r>
      <w:r>
        <w:t xml:space="preserve">the </w:t>
      </w:r>
      <w:r w:rsidRPr="007050AF">
        <w:rPr>
          <w:i/>
        </w:rPr>
        <w:t>previous</w:t>
      </w:r>
      <w:r w:rsidRPr="007E2A00">
        <w:t xml:space="preserve"> </w:t>
      </w:r>
      <w:r w:rsidR="00690874" w:rsidRPr="007E2A00">
        <w:t>communication step</w:t>
      </w:r>
      <w:r w:rsidR="00725A6A" w:rsidRPr="007E2A00">
        <w:t xml:space="preserve"> </w:t>
      </w:r>
      <w:r w:rsidRPr="00A46F67">
        <w:rPr>
          <w:position w:val="-12"/>
        </w:rPr>
        <w:object w:dxaOrig="1520" w:dyaOrig="380">
          <v:shape id="_x0000_i1275" type="#_x0000_t75" style="width:77pt;height:20.65pt" o:ole="">
            <v:imagedata r:id="rId466" o:title=""/>
          </v:shape>
          <o:OLEObject Type="Embed" ProgID="Equation.3" ShapeID="_x0000_i1275" DrawAspect="Content" ObjectID="_1561366219" r:id="rId497"/>
        </w:object>
      </w:r>
      <w:r w:rsidR="00690874" w:rsidRPr="007E2A00">
        <w:t xml:space="preserve"> </w:t>
      </w:r>
      <w:r w:rsidR="00690874" w:rsidRPr="007E2A00">
        <w:rPr>
          <w:rStyle w:val="CODE"/>
          <w:rFonts w:ascii="Arial" w:hAnsi="Arial"/>
        </w:rPr>
        <w:fldChar w:fldCharType="begin"/>
      </w:r>
      <w:r w:rsidR="00690874" w:rsidRPr="007E2A00">
        <w:rPr>
          <w:rStyle w:val="CODE"/>
          <w:rFonts w:ascii="Arial" w:hAnsi="Arial"/>
        </w:rPr>
        <w:instrText xml:space="preserve"> QUOTE </w:instrText>
      </w:r>
      <m:oMath>
        <m:r>
          <m:rPr>
            <m:nor/>
          </m:rPr>
          <m:t>tMcur</m:t>
        </m:r>
        <m:r>
          <m:rPr>
            <m:sty m:val="p"/>
          </m:rPr>
          <w:rPr>
            <w:rFonts w:ascii="Cambria Math" w:hAnsi="Cambria Math"/>
          </w:rPr>
          <m:t>→</m:t>
        </m:r>
        <m:r>
          <m:rPr>
            <m:nor/>
          </m:rPr>
          <m:t>tMcur</m:t>
        </m:r>
        <m:r>
          <m:rPr>
            <m:nor/>
          </m:rPr>
          <w:rPr>
            <w:rFonts w:ascii="Cambria Math"/>
          </w:rPr>
          <m:t xml:space="preserve"> + </m:t>
        </m:r>
        <m:r>
          <m:rPr>
            <m:nor/>
          </m:rPr>
          <m:t>hcur</m:t>
        </m:r>
      </m:oMath>
      <w:r w:rsidR="00690874" w:rsidRPr="007E2A00">
        <w:rPr>
          <w:rStyle w:val="CODE"/>
          <w:rFonts w:ascii="Arial" w:hAnsi="Arial"/>
        </w:rPr>
        <w:instrText xml:space="preserve"> </w:instrText>
      </w:r>
      <w:r w:rsidR="00690874" w:rsidRPr="007E2A00">
        <w:rPr>
          <w:rStyle w:val="CODE"/>
          <w:rFonts w:ascii="Arial" w:hAnsi="Arial"/>
        </w:rPr>
        <w:fldChar w:fldCharType="end"/>
      </w:r>
      <w:r w:rsidR="00690874" w:rsidRPr="007E2A00">
        <w:t xml:space="preserve">was accepted </w:t>
      </w:r>
      <w:r>
        <w:t xml:space="preserve">may be given to the slaves setting parameter </w:t>
      </w:r>
      <w:r w:rsidRPr="007050AF">
        <w:rPr>
          <w:rStyle w:val="CODE"/>
        </w:rPr>
        <w:t>newStep</w:t>
      </w:r>
      <w:r>
        <w:t xml:space="preserve"> to </w:t>
      </w:r>
      <w:r w:rsidRPr="007050AF">
        <w:rPr>
          <w:rStyle w:val="CODE"/>
        </w:rPr>
        <w:t>fmiTrue</w:t>
      </w:r>
      <w:r>
        <w:t xml:space="preserve"> in the next call to </w:t>
      </w:r>
      <w:r w:rsidRPr="007E2A00">
        <w:rPr>
          <w:rStyle w:val="CODE"/>
        </w:rPr>
        <w:t>fmiDoStep</w:t>
      </w:r>
      <w:r>
        <w:rPr>
          <w:rStyle w:val="CODE"/>
        </w:rPr>
        <w:t>(…)</w:t>
      </w:r>
      <w:r w:rsidR="00690874" w:rsidRPr="007E2A00">
        <w:t>. I.e., if a slave is called by function</w:t>
      </w:r>
      <w:r w:rsidR="00690874" w:rsidRPr="007E2A00">
        <w:rPr>
          <w:rStyle w:val="CODE"/>
          <w:rFonts w:ascii="Arial" w:hAnsi="Arial"/>
        </w:rPr>
        <w:t xml:space="preserve"> </w:t>
      </w:r>
      <w:r w:rsidR="00690874" w:rsidRPr="007E2A00">
        <w:rPr>
          <w:rStyle w:val="CODE"/>
        </w:rPr>
        <w:t>fmiDoStep</w:t>
      </w:r>
      <w:r>
        <w:rPr>
          <w:rStyle w:val="CODE"/>
        </w:rPr>
        <w:t>(…)</w:t>
      </w:r>
      <w:r w:rsidR="00690874" w:rsidRPr="007E2A00">
        <w:rPr>
          <w:rStyle w:val="CODE"/>
          <w:rFonts w:ascii="Arial" w:hAnsi="Arial"/>
        </w:rPr>
        <w:t xml:space="preserve"> </w:t>
      </w:r>
      <w:r w:rsidR="00690874" w:rsidRPr="007E2A00">
        <w:t>with input argument</w:t>
      </w:r>
      <w:r w:rsidR="00725A6A" w:rsidRPr="007E2A00">
        <w:t xml:space="preserve"> </w:t>
      </w:r>
      <w:r w:rsidRPr="007050AF">
        <w:rPr>
          <w:rStyle w:val="CODE"/>
        </w:rPr>
        <w:t>newStep</w:t>
      </w:r>
      <w:r>
        <w:t xml:space="preserve"> set to </w:t>
      </w:r>
      <w:r w:rsidRPr="007050AF">
        <w:rPr>
          <w:rStyle w:val="CODE"/>
        </w:rPr>
        <w:t>fmiTrue</w:t>
      </w:r>
      <w:r>
        <w:t>,</w:t>
      </w:r>
      <w:r w:rsidR="00725A6A" w:rsidRPr="007E2A00">
        <w:t xml:space="preserve"> </w:t>
      </w:r>
      <w:r w:rsidR="00690874" w:rsidRPr="007E2A00">
        <w:t xml:space="preserve">then the </w:t>
      </w:r>
      <w:r w:rsidR="00690874" w:rsidRPr="007E2A00">
        <w:rPr>
          <w:i/>
        </w:rPr>
        <w:t>previous</w:t>
      </w:r>
      <w:r w:rsidR="00690874" w:rsidRPr="007E2A00">
        <w:t xml:space="preserve"> call of this slave by function</w:t>
      </w:r>
      <w:r w:rsidR="00690874" w:rsidRPr="007E2A00">
        <w:rPr>
          <w:rStyle w:val="CODE"/>
          <w:rFonts w:ascii="Arial" w:hAnsi="Arial"/>
        </w:rPr>
        <w:t xml:space="preserve"> </w:t>
      </w:r>
      <w:r w:rsidR="00690874" w:rsidRPr="007E2A00">
        <w:rPr>
          <w:rStyle w:val="CODE"/>
        </w:rPr>
        <w:t>fmiDoStep</w:t>
      </w:r>
      <w:r>
        <w:rPr>
          <w:rStyle w:val="CODE"/>
        </w:rPr>
        <w:t>(…)</w:t>
      </w:r>
      <w:r w:rsidR="00690874" w:rsidRPr="007E2A00">
        <w:rPr>
          <w:rStyle w:val="CODE"/>
          <w:rFonts w:ascii="Arial" w:hAnsi="Arial"/>
        </w:rPr>
        <w:t xml:space="preserve"> </w:t>
      </w:r>
      <w:r w:rsidR="00690874" w:rsidRPr="007E2A00">
        <w:t>resulted in an accepted communication step and data buffers should be written to file, model parameters should be updated (if applicable) etc. before starting the computation of the current communication step. This implementation scheme is applicable as well at the end time</w:t>
      </w:r>
      <w:r w:rsidR="00725A6A" w:rsidRPr="007E2A00">
        <w:t xml:space="preserve"> </w:t>
      </w:r>
      <w:r w:rsidRPr="007E2A00">
        <w:rPr>
          <w:position w:val="-14"/>
        </w:rPr>
        <w:object w:dxaOrig="380" w:dyaOrig="380">
          <v:shape id="_x0000_i1276" type="#_x0000_t75" style="width:20.65pt;height:20.65pt" o:ole="">
            <v:imagedata r:id="rId498" o:title=""/>
          </v:shape>
          <o:OLEObject Type="Embed" ProgID="Equation.3" ShapeID="_x0000_i1276" DrawAspect="Content" ObjectID="_1561366220" r:id="rId499"/>
        </w:object>
      </w:r>
      <w:r w:rsidR="00690874" w:rsidRPr="007E2A00">
        <w:t xml:space="preserve"> </w:t>
      </w:r>
      <w:r w:rsidR="00690874" w:rsidRPr="007E2A00">
        <w:fldChar w:fldCharType="begin"/>
      </w:r>
      <w:r w:rsidR="00690874" w:rsidRPr="007E2A00">
        <w:instrText xml:space="preserve"> QUOTE </w:instrText>
      </w:r>
      <m:oMath>
        <m:sSub>
          <m:sSubPr>
            <m:ctrlPr>
              <w:rPr>
                <w:rFonts w:ascii="Cambria Math" w:hAnsi="Cambria Math"/>
                <w:i/>
              </w:rPr>
            </m:ctrlPr>
          </m:sSubPr>
          <m:e>
            <m:r>
              <m:rPr>
                <m:sty m:val="p"/>
              </m:rPr>
              <w:rPr>
                <w:rFonts w:ascii="Cambria Math" w:hAnsi="Cambria Math"/>
              </w:rPr>
              <m:t>t</m:t>
            </m:r>
          </m:e>
          <m:sub>
            <m:r>
              <m:rPr>
                <m:nor/>
              </m:rPr>
              <w:rPr>
                <w:rFonts w:ascii="Cambria Math" w:hAnsi="Cambria Math"/>
              </w:rPr>
              <m:t>stop</m:t>
            </m:r>
            <m:ctrlPr>
              <w:rPr>
                <w:rFonts w:ascii="Cambria Math" w:hAnsi="Cambria Math"/>
              </w:rPr>
            </m:ctrlPr>
          </m:sub>
        </m:sSub>
      </m:oMath>
      <w:r w:rsidR="00690874" w:rsidRPr="007E2A00">
        <w:instrText xml:space="preserve"> </w:instrText>
      </w:r>
      <w:r w:rsidR="00690874" w:rsidRPr="007E2A00">
        <w:fldChar w:fldCharType="end"/>
      </w:r>
      <w:r w:rsidR="00690874" w:rsidRPr="007E2A00">
        <w:t>performing a call of</w:t>
      </w:r>
      <w:r w:rsidR="00690874" w:rsidRPr="007E2A00">
        <w:rPr>
          <w:rStyle w:val="CODE"/>
          <w:rFonts w:ascii="Arial" w:hAnsi="Arial"/>
        </w:rPr>
        <w:t xml:space="preserve"> </w:t>
      </w:r>
      <w:r w:rsidR="00690874" w:rsidRPr="007E2A00">
        <w:rPr>
          <w:rStyle w:val="CODE"/>
        </w:rPr>
        <w:t>fmiDoStep</w:t>
      </w:r>
      <w:r>
        <w:rPr>
          <w:rStyle w:val="CODE"/>
        </w:rPr>
        <w:t>(…)</w:t>
      </w:r>
      <w:r w:rsidR="00690874" w:rsidRPr="007E2A00">
        <w:rPr>
          <w:rStyle w:val="CODE"/>
          <w:rFonts w:ascii="Arial" w:hAnsi="Arial"/>
        </w:rPr>
        <w:t xml:space="preserve"> </w:t>
      </w:r>
      <w:r w:rsidR="00690874" w:rsidRPr="007E2A00">
        <w:t>with</w:t>
      </w:r>
      <w:r w:rsidR="00725A6A" w:rsidRPr="007E2A00">
        <w:t xml:space="preserve"> </w:t>
      </w:r>
      <w:r w:rsidRPr="007050AF">
        <w:rPr>
          <w:position w:val="-14"/>
        </w:rPr>
        <w:object w:dxaOrig="920" w:dyaOrig="400">
          <v:shape id="_x0000_i1277" type="#_x0000_t75" style="width:46.35pt;height:20.65pt" o:ole="">
            <v:imagedata r:id="rId500" o:title=""/>
          </v:shape>
          <o:OLEObject Type="Embed" ProgID="Equation.3" ShapeID="_x0000_i1277" DrawAspect="Content" ObjectID="_1561366221" r:id="rId501"/>
        </w:object>
      </w:r>
      <w:r w:rsidR="00690874" w:rsidRPr="007E2A00">
        <w:t xml:space="preserve"> </w:t>
      </w:r>
      <w:r w:rsidR="00690874" w:rsidRPr="007E2A00">
        <w:fldChar w:fldCharType="begin"/>
      </w:r>
      <w:r w:rsidR="00690874" w:rsidRPr="007E2A00">
        <w:instrText xml:space="preserve"> QUOTE </w:instrText>
      </w:r>
      <m:oMath>
        <m:r>
          <m:rPr>
            <m:nor/>
          </m:rPr>
          <m:t>tMcur</m:t>
        </m:r>
        <m:r>
          <m:rPr>
            <m:sty m:val="p"/>
          </m:rPr>
          <w:rPr>
            <w:rFonts w:ascii="Cambria Math" w:hAnsi="Cambria Math"/>
          </w:rPr>
          <m:t>=</m:t>
        </m:r>
        <m:sSub>
          <m:sSubPr>
            <m:ctrlPr>
              <w:rPr>
                <w:rFonts w:ascii="Cambria Math" w:hAnsi="Cambria Math"/>
                <w:i/>
              </w:rPr>
            </m:ctrlPr>
          </m:sSubPr>
          <m:e>
            <m:r>
              <m:rPr>
                <m:sty m:val="p"/>
              </m:rPr>
              <w:rPr>
                <w:rFonts w:ascii="Cambria Math" w:hAnsi="Cambria Math"/>
              </w:rPr>
              <m:t>t</m:t>
            </m:r>
          </m:e>
          <m:sub>
            <m:r>
              <m:rPr>
                <m:nor/>
              </m:rPr>
              <w:rPr>
                <w:rFonts w:ascii="Cambria Math" w:hAnsi="Cambria Math"/>
              </w:rPr>
              <m:t>stop</m:t>
            </m:r>
            <m:ctrlPr>
              <w:rPr>
                <w:rFonts w:ascii="Cambria Math" w:hAnsi="Cambria Math"/>
              </w:rPr>
            </m:ctrlPr>
          </m:sub>
        </m:sSub>
      </m:oMath>
      <w:r w:rsidR="00690874" w:rsidRPr="007E2A00">
        <w:instrText xml:space="preserve"> </w:instrText>
      </w:r>
      <w:r w:rsidR="00690874" w:rsidRPr="007E2A00">
        <w:fldChar w:fldCharType="end"/>
      </w:r>
      <w:r w:rsidR="00690874" w:rsidRPr="007E2A00">
        <w:t>and</w:t>
      </w:r>
      <w:r w:rsidR="00725A6A" w:rsidRPr="007E2A00">
        <w:t xml:space="preserve"> </w:t>
      </w:r>
      <w:r w:rsidRPr="007050AF">
        <w:rPr>
          <w:position w:val="-12"/>
        </w:rPr>
        <w:object w:dxaOrig="760" w:dyaOrig="360">
          <v:shape id="_x0000_i1278" type="#_x0000_t75" style="width:35.7pt;height:15.65pt" o:ole="">
            <v:imagedata r:id="rId502" o:title=""/>
          </v:shape>
          <o:OLEObject Type="Embed" ProgID="Equation.3" ShapeID="_x0000_i1278" DrawAspect="Content" ObjectID="_1561366222" r:id="rId503"/>
        </w:object>
      </w:r>
      <w:r w:rsidR="00690874" w:rsidRPr="007E2A00">
        <w:t xml:space="preserve"> </w:t>
      </w:r>
      <w:r>
        <w:t xml:space="preserve">and </w:t>
      </w:r>
      <w:r w:rsidRPr="007050AF">
        <w:rPr>
          <w:rStyle w:val="CODE"/>
        </w:rPr>
        <w:t>newStep</w:t>
      </w:r>
      <w:r>
        <w:t> = </w:t>
      </w:r>
      <w:r w:rsidRPr="007050AF">
        <w:rPr>
          <w:rStyle w:val="CODE"/>
        </w:rPr>
        <w:t>fmiTrue</w:t>
      </w:r>
      <w:r w:rsidRPr="007E2A00">
        <w:t xml:space="preserve"> </w:t>
      </w:r>
      <w:r w:rsidR="00690874" w:rsidRPr="007E2A00">
        <w:fldChar w:fldCharType="begin"/>
      </w:r>
      <w:r w:rsidR="00690874" w:rsidRPr="007E2A00">
        <w:instrText xml:space="preserve"> QUOTE </w:instrText>
      </w:r>
      <m:oMath>
        <m:r>
          <m:rPr>
            <m:nor/>
          </m:rPr>
          <m:t>hcur</m:t>
        </m:r>
        <m:r>
          <m:rPr>
            <m:sty m:val="p"/>
          </m:rPr>
          <w:rPr>
            <w:rFonts w:ascii="Cambria Math" w:hAnsi="Cambria Math"/>
          </w:rPr>
          <m:t>=0</m:t>
        </m:r>
      </m:oMath>
      <w:r w:rsidR="00690874" w:rsidRPr="007E2A00">
        <w:instrText xml:space="preserve"> </w:instrText>
      </w:r>
      <w:r w:rsidR="00690874" w:rsidRPr="007E2A00">
        <w:fldChar w:fldCharType="end"/>
      </w:r>
      <w:r w:rsidR="00690874" w:rsidRPr="007E2A00">
        <w:t>before terminating the co-simulation.</w:t>
      </w:r>
    </w:p>
    <w:p w:rsidR="00690874" w:rsidRPr="007E2A00" w:rsidRDefault="003C52D0" w:rsidP="00587CEF">
      <w:pPr>
        <w:pStyle w:val="Textkrper"/>
        <w:rPr>
          <w:rStyle w:val="CODE"/>
          <w:rFonts w:ascii="Arial" w:hAnsi="Arial"/>
          <w:sz w:val="20"/>
        </w:rPr>
      </w:pPr>
      <w:r>
        <w:rPr>
          <w:rStyle w:val="CODE"/>
          <w:rFonts w:ascii="Arial" w:hAnsi="Arial"/>
          <w:sz w:val="20"/>
        </w:rPr>
        <w:lastRenderedPageBreak/>
        <w:t>The specific problem in</w:t>
      </w:r>
      <w:r w:rsidR="00690874" w:rsidRPr="007E2A00">
        <w:rPr>
          <w:rStyle w:val="CODE"/>
          <w:rFonts w:ascii="Arial" w:hAnsi="Arial"/>
          <w:sz w:val="20"/>
        </w:rPr>
        <w:t xml:space="preserve"> nested co-simulation environments </w:t>
      </w:r>
      <w:r>
        <w:rPr>
          <w:rStyle w:val="CODE"/>
          <w:rFonts w:ascii="Arial" w:hAnsi="Arial"/>
          <w:sz w:val="20"/>
        </w:rPr>
        <w:t>is the fact that</w:t>
      </w:r>
      <w:r w:rsidR="00690874" w:rsidRPr="007E2A00">
        <w:rPr>
          <w:rStyle w:val="CODE"/>
          <w:rFonts w:ascii="Arial" w:hAnsi="Arial"/>
          <w:sz w:val="20"/>
        </w:rPr>
        <w:t xml:space="preserve"> an </w:t>
      </w:r>
      <w:r w:rsidR="00690874" w:rsidRPr="007E2A00">
        <w:rPr>
          <w:rStyle w:val="CODE"/>
          <w:rFonts w:ascii="Arial" w:hAnsi="Arial"/>
          <w:i/>
          <w:sz w:val="20"/>
        </w:rPr>
        <w:t>accepted</w:t>
      </w:r>
      <w:r w:rsidR="00690874" w:rsidRPr="007E2A00">
        <w:rPr>
          <w:rStyle w:val="CODE"/>
          <w:rFonts w:ascii="Arial" w:hAnsi="Arial"/>
          <w:sz w:val="20"/>
        </w:rPr>
        <w:t xml:space="preserve"> communication step of the </w:t>
      </w:r>
      <w:r w:rsidR="00690874" w:rsidRPr="007E2A00">
        <w:rPr>
          <w:rStyle w:val="CODE"/>
          <w:rFonts w:ascii="Arial" w:hAnsi="Arial"/>
          <w:i/>
          <w:sz w:val="20"/>
        </w:rPr>
        <w:t xml:space="preserve">inner </w:t>
      </w:r>
      <w:r w:rsidR="00690874" w:rsidRPr="007E2A00">
        <w:rPr>
          <w:rStyle w:val="CODE"/>
          <w:rFonts w:ascii="Arial" w:hAnsi="Arial"/>
          <w:sz w:val="20"/>
        </w:rPr>
        <w:t xml:space="preserve">co-simulation environment may belong to a (larger) </w:t>
      </w:r>
      <w:r w:rsidR="00690874" w:rsidRPr="007E2A00">
        <w:rPr>
          <w:rStyle w:val="CODE"/>
          <w:rFonts w:ascii="Arial" w:hAnsi="Arial"/>
          <w:i/>
          <w:sz w:val="20"/>
        </w:rPr>
        <w:t>rejected</w:t>
      </w:r>
      <w:r w:rsidR="00690874" w:rsidRPr="007E2A00">
        <w:rPr>
          <w:rStyle w:val="CODE"/>
          <w:rFonts w:ascii="Arial" w:hAnsi="Arial"/>
          <w:sz w:val="20"/>
        </w:rPr>
        <w:t xml:space="preserve"> communication step of the </w:t>
      </w:r>
      <w:r w:rsidR="00690874" w:rsidRPr="007E2A00">
        <w:rPr>
          <w:rStyle w:val="CODE"/>
          <w:rFonts w:ascii="Arial" w:hAnsi="Arial"/>
          <w:i/>
          <w:sz w:val="20"/>
        </w:rPr>
        <w:t>outer</w:t>
      </w:r>
      <w:r w:rsidR="00690874" w:rsidRPr="007E2A00">
        <w:rPr>
          <w:rStyle w:val="CODE"/>
          <w:rFonts w:ascii="Arial" w:hAnsi="Arial"/>
          <w:sz w:val="20"/>
        </w:rPr>
        <w:t xml:space="preserve"> co-simulation environment. </w:t>
      </w:r>
      <w:r>
        <w:rPr>
          <w:rStyle w:val="CODE"/>
          <w:rFonts w:ascii="Arial" w:hAnsi="Arial"/>
          <w:sz w:val="20"/>
        </w:rPr>
        <w:t>Currently, all practical experience with communication step</w:t>
      </w:r>
      <w:r w:rsidR="00547DE7">
        <w:rPr>
          <w:rStyle w:val="CODE"/>
          <w:rFonts w:ascii="Arial" w:hAnsi="Arial"/>
          <w:sz w:val="20"/>
        </w:rPr>
        <w:t xml:space="preserve"> </w:t>
      </w:r>
      <w:r>
        <w:rPr>
          <w:rStyle w:val="CODE"/>
          <w:rFonts w:ascii="Arial" w:hAnsi="Arial"/>
          <w:sz w:val="20"/>
        </w:rPr>
        <w:t xml:space="preserve">size control in co-simulation </w:t>
      </w:r>
      <w:r w:rsidR="00690874" w:rsidRPr="007E2A00">
        <w:rPr>
          <w:rStyle w:val="CODE"/>
          <w:rFonts w:ascii="Arial" w:hAnsi="Arial"/>
          <w:sz w:val="20"/>
        </w:rPr>
        <w:t xml:space="preserve">is restricted to master algorithms generating </w:t>
      </w:r>
      <w:r w:rsidR="00690874" w:rsidRPr="007E2A00">
        <w:rPr>
          <w:rStyle w:val="CODE"/>
          <w:rFonts w:ascii="Arial" w:hAnsi="Arial"/>
          <w:i/>
          <w:sz w:val="20"/>
        </w:rPr>
        <w:t>non-decreasing</w:t>
      </w:r>
      <w:r w:rsidR="00690874" w:rsidRPr="007E2A00">
        <w:rPr>
          <w:rStyle w:val="CODE"/>
          <w:rFonts w:ascii="Arial" w:hAnsi="Arial"/>
          <w:sz w:val="20"/>
        </w:rPr>
        <w:t xml:space="preserve"> sequences</w:t>
      </w:r>
      <w:r w:rsidR="00587CEF" w:rsidRPr="007E2A00">
        <w:rPr>
          <w:rStyle w:val="CODE"/>
          <w:rFonts w:ascii="Arial" w:hAnsi="Arial"/>
          <w:sz w:val="20"/>
        </w:rPr>
        <w:t xml:space="preserve"> </w:t>
      </w:r>
      <w:r w:rsidRPr="007050AF">
        <w:rPr>
          <w:position w:val="-12"/>
        </w:rPr>
        <w:object w:dxaOrig="340" w:dyaOrig="380">
          <v:shape id="_x0000_i1279" type="#_x0000_t75" style="width:15.65pt;height:20.65pt" o:ole="">
            <v:imagedata r:id="rId487" o:title=""/>
          </v:shape>
          <o:OLEObject Type="Embed" ProgID="Equation.3" ShapeID="_x0000_i1279" DrawAspect="Content" ObjectID="_1561366223" r:id="rId504"/>
        </w:object>
      </w:r>
      <w:r>
        <w:t>.</w:t>
      </w:r>
      <w:r w:rsidR="00D66A56">
        <w:t xml:space="preserve"> </w:t>
      </w:r>
      <w:r w:rsidR="00690874" w:rsidRPr="007E2A00">
        <w:rPr>
          <w:rStyle w:val="CODE"/>
          <w:rFonts w:ascii="Arial" w:hAnsi="Arial"/>
          <w:sz w:val="20"/>
        </w:rPr>
        <w:t>More sophisticated algorithms for nested master algorithms are still under development.</w:t>
      </w:r>
    </w:p>
    <w:p w:rsidR="00A4131A" w:rsidRPr="007E2A00" w:rsidRDefault="00A4131A" w:rsidP="00A4131A">
      <w:pPr>
        <w:pStyle w:val="Textkrper"/>
      </w:pPr>
    </w:p>
    <w:p w:rsidR="00C12C1B" w:rsidRPr="007E2A00" w:rsidRDefault="00C12C1B" w:rsidP="00C1282E">
      <w:pPr>
        <w:pStyle w:val="Appendix1"/>
        <w:numPr>
          <w:ilvl w:val="0"/>
          <w:numId w:val="0"/>
        </w:numPr>
        <w:spacing w:after="0"/>
        <w:rPr>
          <w:lang w:val="en-US"/>
        </w:rPr>
      </w:pPr>
      <w:bookmarkStart w:id="418" w:name="_Toc274647173"/>
      <w:r w:rsidRPr="007E2A00">
        <w:rPr>
          <w:lang w:val="en-US"/>
        </w:rPr>
        <w:lastRenderedPageBreak/>
        <w:t>Glossary</w:t>
      </w:r>
      <w:bookmarkEnd w:id="412"/>
      <w:bookmarkEnd w:id="418"/>
    </w:p>
    <w:p w:rsidR="000A2F9A" w:rsidRPr="007E2A00" w:rsidRDefault="007C2C30" w:rsidP="00A20F6C">
      <w:pPr>
        <w:pStyle w:val="Textkrper"/>
        <w:spacing w:after="120"/>
        <w:rPr>
          <w:lang w:eastAsia="sv-SE"/>
        </w:rPr>
      </w:pPr>
      <w:r w:rsidRPr="007E2A00">
        <w:rPr>
          <w:lang w:eastAsia="sv-SE"/>
        </w:rPr>
        <w:t>This glossary is a subset of (</w:t>
      </w:r>
      <w:r w:rsidRPr="007E2A00">
        <w:rPr>
          <w:i/>
          <w:lang w:eastAsia="sv-SE"/>
        </w:rPr>
        <w:t>MODELISAR Glossary, 2009</w:t>
      </w:r>
      <w:r w:rsidRPr="007E2A00">
        <w:rPr>
          <w:lang w:eastAsia="sv-SE"/>
        </w:rPr>
        <w:t>) with some extensions specific to this document.</w:t>
      </w:r>
    </w:p>
    <w:tbl>
      <w:tblPr>
        <w:tblW w:w="5000" w:type="pct"/>
        <w:jc w:val="center"/>
        <w:tblCellMar>
          <w:left w:w="57" w:type="dxa"/>
          <w:right w:w="57" w:type="dxa"/>
        </w:tblCellMar>
        <w:tblLook w:val="0000" w:firstRow="0" w:lastRow="0" w:firstColumn="0" w:lastColumn="0" w:noHBand="0" w:noVBand="0"/>
      </w:tblPr>
      <w:tblGrid>
        <w:gridCol w:w="2085"/>
        <w:gridCol w:w="7723"/>
      </w:tblGrid>
      <w:tr w:rsidR="000A2F9A" w:rsidRPr="007E2A00" w:rsidTr="00CF0E36">
        <w:trPr>
          <w:cantSplit/>
          <w:jc w:val="center"/>
        </w:trPr>
        <w:tc>
          <w:tcPr>
            <w:tcW w:w="1063" w:type="pct"/>
            <w:tcBorders>
              <w:top w:val="single" w:sz="4" w:space="0" w:color="000000"/>
              <w:left w:val="single" w:sz="4" w:space="0" w:color="000000"/>
              <w:bottom w:val="single" w:sz="4" w:space="0" w:color="000000"/>
            </w:tcBorders>
            <w:shd w:val="clear" w:color="auto" w:fill="F3F3F3"/>
          </w:tcPr>
          <w:p w:rsidR="000A2F9A" w:rsidRPr="007E2A00" w:rsidRDefault="000A2F9A" w:rsidP="007551C7">
            <w:pPr>
              <w:pStyle w:val="Textkrper-Tabelle"/>
              <w:rPr>
                <w:b/>
                <w:lang w:val="en-US"/>
              </w:rPr>
            </w:pPr>
            <w:r w:rsidRPr="007E2A00">
              <w:rPr>
                <w:b/>
                <w:lang w:val="en-US"/>
              </w:rPr>
              <w:t>Term</w:t>
            </w:r>
          </w:p>
        </w:tc>
        <w:tc>
          <w:tcPr>
            <w:tcW w:w="3937" w:type="pct"/>
            <w:tcBorders>
              <w:top w:val="single" w:sz="4" w:space="0" w:color="000000"/>
              <w:left w:val="single" w:sz="4" w:space="0" w:color="000000"/>
              <w:bottom w:val="single" w:sz="4" w:space="0" w:color="000000"/>
              <w:right w:val="single" w:sz="4" w:space="0" w:color="auto"/>
            </w:tcBorders>
            <w:shd w:val="clear" w:color="auto" w:fill="F3F3F3"/>
          </w:tcPr>
          <w:p w:rsidR="000A2F9A" w:rsidRPr="007E2A00" w:rsidRDefault="000A2F9A" w:rsidP="007551C7">
            <w:pPr>
              <w:pStyle w:val="Textkrper-Tabelle"/>
              <w:rPr>
                <w:rFonts w:cs="NimbusRomNo9L-Medi"/>
                <w:b/>
                <w:lang w:val="en-US"/>
              </w:rPr>
            </w:pPr>
            <w:r w:rsidRPr="007E2A00">
              <w:rPr>
                <w:rFonts w:cs="NimbusRomNo9L-Medi"/>
                <w:b/>
                <w:lang w:val="en-US"/>
              </w:rPr>
              <w:t>Description</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algorithm</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A formal recipe for solving a specific type of problem. </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application programming interface (</w:t>
            </w:r>
            <w:smartTag w:uri="urn:schemas-microsoft-com:office:smarttags" w:element="stockticker">
              <w:r w:rsidRPr="007E2A00">
                <w:rPr>
                  <w:i/>
                  <w:lang w:val="en-US"/>
                </w:rPr>
                <w:t>API</w:t>
              </w:r>
            </w:smartTag>
            <w:r w:rsidRPr="007E2A00">
              <w:rPr>
                <w:i/>
                <w:lang w:val="en-US"/>
              </w:rPr>
              <w:t>)</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A set of functions, procedures, methods or </w:t>
            </w:r>
            <w:r w:rsidR="00B10452" w:rsidRPr="007E2A00">
              <w:rPr>
                <w:lang w:val="en-US"/>
              </w:rPr>
              <w:t>classes</w:t>
            </w:r>
            <w:r w:rsidR="00B10452">
              <w:rPr>
                <w:lang w:val="en-US"/>
              </w:rPr>
              <w:t xml:space="preserve"> together with type conventions/declarations (e.g., C-header files)</w:t>
            </w:r>
            <w:r w:rsidR="00B10452" w:rsidRPr="007E2A00">
              <w:rPr>
                <w:lang w:val="en-US"/>
              </w:rPr>
              <w:t xml:space="preserve"> </w:t>
            </w:r>
            <w:r w:rsidRPr="007E2A00">
              <w:rPr>
                <w:lang w:val="en-US"/>
              </w:rPr>
              <w:t xml:space="preserve">that an operating system, library or service provides to support requests made by computer programs. </w:t>
            </w:r>
          </w:p>
        </w:tc>
      </w:tr>
      <w:tr w:rsidR="00A231F4" w:rsidRPr="007E2A00" w:rsidTr="00CF0E36">
        <w:trPr>
          <w:cantSplit/>
          <w:jc w:val="center"/>
        </w:trPr>
        <w:tc>
          <w:tcPr>
            <w:tcW w:w="1063" w:type="pct"/>
            <w:tcBorders>
              <w:top w:val="single" w:sz="4" w:space="0" w:color="000000"/>
              <w:left w:val="single" w:sz="4" w:space="0" w:color="000000"/>
              <w:bottom w:val="single" w:sz="4" w:space="0" w:color="000000"/>
            </w:tcBorders>
          </w:tcPr>
          <w:p w:rsidR="00A231F4" w:rsidRPr="007E2A00" w:rsidRDefault="00A517CB" w:rsidP="007551C7">
            <w:pPr>
              <w:pStyle w:val="Textkrper-Tabelle"/>
              <w:rPr>
                <w:i/>
                <w:lang w:val="en-US"/>
              </w:rPr>
            </w:pPr>
            <w:r>
              <w:rPr>
                <w:i/>
                <w:lang w:val="en-US"/>
              </w:rPr>
              <w:t>communication points</w:t>
            </w:r>
          </w:p>
        </w:tc>
        <w:tc>
          <w:tcPr>
            <w:tcW w:w="3937" w:type="pct"/>
            <w:tcBorders>
              <w:top w:val="single" w:sz="4" w:space="0" w:color="000000"/>
              <w:left w:val="single" w:sz="4" w:space="0" w:color="000000"/>
              <w:bottom w:val="single" w:sz="4" w:space="0" w:color="000000"/>
              <w:right w:val="single" w:sz="4" w:space="0" w:color="auto"/>
            </w:tcBorders>
          </w:tcPr>
          <w:p w:rsidR="00A231F4" w:rsidRPr="007E2A00" w:rsidRDefault="00A517CB" w:rsidP="007551C7">
            <w:pPr>
              <w:pStyle w:val="Textkrper-Tabelle"/>
              <w:rPr>
                <w:lang w:val="en-US"/>
              </w:rPr>
            </w:pPr>
            <w:r>
              <w:rPr>
                <w:lang w:val="en-US"/>
              </w:rPr>
              <w:t>Time grid for data exchange between master and slave</w:t>
            </w:r>
            <w:r w:rsidR="00D66A56">
              <w:rPr>
                <w:lang w:val="en-US"/>
              </w:rPr>
              <w:t>s</w:t>
            </w:r>
            <w:r>
              <w:rPr>
                <w:lang w:val="en-US"/>
              </w:rPr>
              <w:t xml:space="preserve"> in a co-simulation environment (also known as “sampling points” or “synchronization points”).</w:t>
            </w:r>
          </w:p>
        </w:tc>
      </w:tr>
      <w:tr w:rsidR="00A231F4" w:rsidRPr="007E2A00" w:rsidTr="00CF0E36">
        <w:trPr>
          <w:cantSplit/>
          <w:jc w:val="center"/>
        </w:trPr>
        <w:tc>
          <w:tcPr>
            <w:tcW w:w="1063" w:type="pct"/>
            <w:tcBorders>
              <w:top w:val="single" w:sz="4" w:space="0" w:color="000000"/>
              <w:left w:val="single" w:sz="4" w:space="0" w:color="000000"/>
              <w:bottom w:val="single" w:sz="4" w:space="0" w:color="000000"/>
            </w:tcBorders>
          </w:tcPr>
          <w:p w:rsidR="00A231F4" w:rsidRPr="007E2A00" w:rsidRDefault="00A517CB" w:rsidP="007551C7">
            <w:pPr>
              <w:pStyle w:val="Textkrper-Tabelle"/>
              <w:rPr>
                <w:i/>
                <w:lang w:val="en-US"/>
              </w:rPr>
            </w:pPr>
            <w:r>
              <w:rPr>
                <w:i/>
                <w:lang w:val="en-US"/>
              </w:rPr>
              <w:t>communication step size</w:t>
            </w:r>
          </w:p>
        </w:tc>
        <w:tc>
          <w:tcPr>
            <w:tcW w:w="3937" w:type="pct"/>
            <w:tcBorders>
              <w:top w:val="single" w:sz="4" w:space="0" w:color="000000"/>
              <w:left w:val="single" w:sz="4" w:space="0" w:color="000000"/>
              <w:bottom w:val="single" w:sz="4" w:space="0" w:color="000000"/>
              <w:right w:val="single" w:sz="4" w:space="0" w:color="auto"/>
            </w:tcBorders>
          </w:tcPr>
          <w:p w:rsidR="00A231F4" w:rsidRPr="007E2A00" w:rsidRDefault="00A517CB" w:rsidP="007551C7">
            <w:pPr>
              <w:pStyle w:val="Textkrper-Tabelle"/>
              <w:rPr>
                <w:lang w:val="en-US"/>
              </w:rPr>
            </w:pPr>
            <w:r>
              <w:rPr>
                <w:lang w:val="en-US"/>
              </w:rPr>
              <w:t xml:space="preserve">Distance between two subsequent </w:t>
            </w:r>
            <w:r w:rsidRPr="00A517CB">
              <w:rPr>
                <w:i/>
                <w:lang w:val="en-US"/>
              </w:rPr>
              <w:t>communication points</w:t>
            </w:r>
            <w:r>
              <w:rPr>
                <w:lang w:val="en-US"/>
              </w:rPr>
              <w:t xml:space="preserve"> (also known as “sampling rate” or “macro step size”)</w:t>
            </w:r>
            <w:r w:rsidR="001E30CB">
              <w:rPr>
                <w:lang w:val="en-US"/>
              </w:rPr>
              <w:t>.</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co-simulation</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B10452" w:rsidP="007551C7">
            <w:pPr>
              <w:pStyle w:val="Textkrper-Tabelle"/>
              <w:rPr>
                <w:rFonts w:cs="NimbusRomNo9L-Medi"/>
                <w:lang w:val="en-US"/>
              </w:rPr>
            </w:pPr>
            <w:r w:rsidRPr="007E2A00">
              <w:rPr>
                <w:lang w:val="en-US"/>
              </w:rPr>
              <w:t xml:space="preserve">Coupling </w:t>
            </w:r>
            <w:r>
              <w:rPr>
                <w:lang w:val="en-US"/>
              </w:rPr>
              <w:t xml:space="preserve">(i.e., dynamic mutually exchange and utilization of intermediate results) </w:t>
            </w:r>
            <w:r w:rsidR="000A2F9A" w:rsidRPr="007E2A00">
              <w:rPr>
                <w:lang w:val="en-US"/>
              </w:rPr>
              <w:t xml:space="preserve">of several </w:t>
            </w:r>
            <w:r w:rsidR="000A2F9A" w:rsidRPr="007E2A00">
              <w:rPr>
                <w:i/>
                <w:lang w:val="en-US"/>
              </w:rPr>
              <w:t>simulation programs</w:t>
            </w:r>
            <w:r w:rsidR="000A2F9A" w:rsidRPr="007E2A00">
              <w:rPr>
                <w:lang w:val="en-US"/>
              </w:rPr>
              <w:t xml:space="preserve"> including their numerical solvers in order to simulate a system consisting of several subsystems</w:t>
            </w:r>
            <w:r w:rsidR="00597456" w:rsidRPr="007E2A00">
              <w:rPr>
                <w:lang w:val="en-US"/>
              </w:rPr>
              <w:t>.</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co-simulation interface</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The set of interfaces within the MODELISAR framework to perform a </w:t>
            </w:r>
            <w:r w:rsidRPr="007E2A00">
              <w:rPr>
                <w:i/>
                <w:lang w:val="en-US"/>
              </w:rPr>
              <w:t>co-simulation.</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co-simulation platform</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Software, which obtains means for coupling several </w:t>
            </w:r>
            <w:r w:rsidRPr="007E2A00">
              <w:rPr>
                <w:i/>
                <w:lang w:val="en-US"/>
              </w:rPr>
              <w:t>simulation programs</w:t>
            </w:r>
            <w:r w:rsidRPr="007E2A00">
              <w:rPr>
                <w:lang w:val="en-US"/>
              </w:rPr>
              <w:t xml:space="preserve"> for </w:t>
            </w:r>
            <w:r w:rsidRPr="007E2A00">
              <w:rPr>
                <w:i/>
                <w:lang w:val="en-US"/>
              </w:rPr>
              <w:t>co-simulation.</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functional mock-up environment (FMUE)</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In the general scheme of a </w:t>
            </w:r>
            <w:r w:rsidRPr="007E2A00">
              <w:rPr>
                <w:i/>
                <w:lang w:val="en-US"/>
              </w:rPr>
              <w:t>simulation program</w:t>
            </w:r>
            <w:r w:rsidRPr="007E2A00">
              <w:rPr>
                <w:lang w:val="en-US"/>
              </w:rPr>
              <w:t xml:space="preserve"> FMUE is the part, which is responsible for all control activities and computations of the simulation, including data exchange between coupled simulation programs. It does include neither a user interface nor a logic for a user interaction.</w:t>
            </w:r>
          </w:p>
        </w:tc>
      </w:tr>
      <w:tr w:rsidR="00435C15" w:rsidRPr="007E2A00" w:rsidTr="00CF0E36">
        <w:trPr>
          <w:cantSplit/>
          <w:jc w:val="center"/>
        </w:trPr>
        <w:tc>
          <w:tcPr>
            <w:tcW w:w="1063" w:type="pct"/>
            <w:tcBorders>
              <w:top w:val="single" w:sz="4" w:space="0" w:color="000000"/>
              <w:left w:val="single" w:sz="4" w:space="0" w:color="000000"/>
              <w:bottom w:val="single" w:sz="4" w:space="0" w:color="000000"/>
            </w:tcBorders>
          </w:tcPr>
          <w:p w:rsidR="00435C15" w:rsidRPr="007E2A00" w:rsidRDefault="00435C15" w:rsidP="007551C7">
            <w:pPr>
              <w:pStyle w:val="Textkrper-Tabelle"/>
              <w:rPr>
                <w:i/>
                <w:lang w:val="en-US"/>
              </w:rPr>
            </w:pPr>
            <w:r>
              <w:rPr>
                <w:i/>
                <w:lang w:val="en-US"/>
              </w:rPr>
              <w:t>functional mock-up interface for co-simulation</w:t>
            </w:r>
          </w:p>
        </w:tc>
        <w:tc>
          <w:tcPr>
            <w:tcW w:w="3937" w:type="pct"/>
            <w:tcBorders>
              <w:top w:val="single" w:sz="4" w:space="0" w:color="000000"/>
              <w:left w:val="single" w:sz="4" w:space="0" w:color="000000"/>
              <w:bottom w:val="single" w:sz="4" w:space="0" w:color="000000"/>
              <w:right w:val="single" w:sz="4" w:space="0" w:color="auto"/>
            </w:tcBorders>
          </w:tcPr>
          <w:p w:rsidR="00435C15" w:rsidRDefault="00435C15" w:rsidP="007551C7">
            <w:pPr>
              <w:pStyle w:val="Textkrper-Tabelle"/>
              <w:rPr>
                <w:lang w:val="en-US"/>
              </w:rPr>
            </w:pPr>
            <w:r w:rsidRPr="007E2A00">
              <w:rPr>
                <w:lang w:val="en-US"/>
              </w:rPr>
              <w:t xml:space="preserve">One of the MODELISAR </w:t>
            </w:r>
            <w:r w:rsidRPr="007E2A00">
              <w:rPr>
                <w:i/>
                <w:lang w:val="en-US"/>
              </w:rPr>
              <w:t>functional mock-up interfaces.</w:t>
            </w:r>
            <w:r w:rsidRPr="007E2A00">
              <w:rPr>
                <w:lang w:val="en-US"/>
              </w:rPr>
              <w:t xml:space="preserve"> </w:t>
            </w:r>
          </w:p>
          <w:p w:rsidR="00435C15" w:rsidRPr="007E2A00" w:rsidRDefault="00435C15" w:rsidP="007551C7">
            <w:pPr>
              <w:pStyle w:val="Textkrper-Tabelle"/>
              <w:rPr>
                <w:lang w:val="en-US"/>
              </w:rPr>
            </w:pPr>
            <w:r>
              <w:rPr>
                <w:lang w:val="en-US"/>
              </w:rPr>
              <w:t xml:space="preserve">It connects </w:t>
            </w:r>
            <w:r w:rsidR="00340D41">
              <w:rPr>
                <w:lang w:val="en-US"/>
              </w:rPr>
              <w:t xml:space="preserve">the </w:t>
            </w:r>
            <w:r w:rsidR="00340D41">
              <w:rPr>
                <w:i/>
                <w:lang w:val="en-US"/>
              </w:rPr>
              <w:t>master s</w:t>
            </w:r>
            <w:r w:rsidR="00340D41" w:rsidRPr="00340D41">
              <w:rPr>
                <w:i/>
                <w:lang w:val="en-US"/>
              </w:rPr>
              <w:t>olver</w:t>
            </w:r>
            <w:r w:rsidR="00340D41">
              <w:rPr>
                <w:lang w:val="en-US"/>
              </w:rPr>
              <w:t xml:space="preserve"> component with one or more </w:t>
            </w:r>
            <w:r w:rsidR="00340D41" w:rsidRPr="00340D41">
              <w:rPr>
                <w:i/>
                <w:lang w:val="en-US"/>
              </w:rPr>
              <w:t>slave</w:t>
            </w:r>
            <w:r w:rsidR="00340D41">
              <w:rPr>
                <w:i/>
                <w:lang w:val="en-US"/>
              </w:rPr>
              <w:t xml:space="preserve"> </w:t>
            </w:r>
            <w:r w:rsidR="00340D41" w:rsidRPr="00340D41">
              <w:rPr>
                <w:i/>
                <w:lang w:val="en-US"/>
              </w:rPr>
              <w:t>s</w:t>
            </w:r>
            <w:r w:rsidR="00340D41">
              <w:rPr>
                <w:i/>
                <w:lang w:val="en-US"/>
              </w:rPr>
              <w:t>olvers</w:t>
            </w:r>
            <w:r w:rsidR="00340D41">
              <w:rPr>
                <w:lang w:val="en-US"/>
              </w:rPr>
              <w:t>.</w:t>
            </w:r>
          </w:p>
        </w:tc>
      </w:tr>
      <w:tr w:rsidR="00435C15" w:rsidRPr="007E2A00" w:rsidTr="00CF0E36">
        <w:trPr>
          <w:cantSplit/>
          <w:jc w:val="center"/>
        </w:trPr>
        <w:tc>
          <w:tcPr>
            <w:tcW w:w="1063" w:type="pct"/>
            <w:tcBorders>
              <w:top w:val="single" w:sz="4" w:space="0" w:color="000000"/>
              <w:left w:val="single" w:sz="4" w:space="0" w:color="000000"/>
              <w:bottom w:val="single" w:sz="4" w:space="0" w:color="000000"/>
            </w:tcBorders>
          </w:tcPr>
          <w:p w:rsidR="00435C15" w:rsidRPr="007E2A00" w:rsidRDefault="00106717" w:rsidP="00340D41">
            <w:pPr>
              <w:pStyle w:val="Textkrper-Tabelle"/>
              <w:rPr>
                <w:i/>
                <w:lang w:val="en-US"/>
              </w:rPr>
            </w:pPr>
            <w:r>
              <w:rPr>
                <w:i/>
                <w:lang w:val="en-US"/>
              </w:rPr>
              <w:t>f</w:t>
            </w:r>
            <w:r w:rsidR="00435C15">
              <w:rPr>
                <w:i/>
                <w:lang w:val="en-US"/>
              </w:rPr>
              <w:t xml:space="preserve">unctional mock-up interface for model exchange </w:t>
            </w:r>
          </w:p>
        </w:tc>
        <w:tc>
          <w:tcPr>
            <w:tcW w:w="3937" w:type="pct"/>
            <w:tcBorders>
              <w:top w:val="single" w:sz="4" w:space="0" w:color="000000"/>
              <w:left w:val="single" w:sz="4" w:space="0" w:color="000000"/>
              <w:bottom w:val="single" w:sz="4" w:space="0" w:color="000000"/>
              <w:right w:val="single" w:sz="4" w:space="0" w:color="auto"/>
            </w:tcBorders>
          </w:tcPr>
          <w:p w:rsidR="00435C15" w:rsidRPr="007E2A00" w:rsidRDefault="00435C15" w:rsidP="00340D41">
            <w:pPr>
              <w:pStyle w:val="Textkrper-Tabelle"/>
              <w:rPr>
                <w:rFonts w:cs="NimbusRomNo9L-Medi"/>
                <w:lang w:val="en-US"/>
              </w:rPr>
            </w:pPr>
            <w:r w:rsidRPr="007E2A00">
              <w:rPr>
                <w:lang w:val="en-US"/>
              </w:rPr>
              <w:t xml:space="preserve">One of the MODELISAR </w:t>
            </w:r>
            <w:r w:rsidRPr="007E2A00">
              <w:rPr>
                <w:i/>
                <w:lang w:val="en-US"/>
              </w:rPr>
              <w:t>functional mock-up interfaces.</w:t>
            </w:r>
            <w:r w:rsidRPr="007E2A00">
              <w:rPr>
                <w:lang w:val="en-US"/>
              </w:rPr>
              <w:t xml:space="preserve"> It consists of the </w:t>
            </w:r>
            <w:r w:rsidRPr="007E2A00">
              <w:rPr>
                <w:i/>
                <w:lang w:val="en-US"/>
              </w:rPr>
              <w:t>model description interface</w:t>
            </w:r>
            <w:r w:rsidRPr="007E2A00">
              <w:rPr>
                <w:lang w:val="en-US"/>
              </w:rPr>
              <w:t xml:space="preserve"> and the </w:t>
            </w:r>
            <w:r w:rsidRPr="007E2A00">
              <w:rPr>
                <w:i/>
                <w:lang w:val="en-US"/>
              </w:rPr>
              <w:t>model execution interface</w:t>
            </w:r>
            <w:r w:rsidRPr="007E2A00">
              <w:rPr>
                <w:lang w:val="en-US"/>
              </w:rPr>
              <w:t>.</w:t>
            </w:r>
            <w:r w:rsidRPr="007E2A00">
              <w:rPr>
                <w:lang w:val="en-US"/>
              </w:rPr>
              <w:br/>
              <w:t xml:space="preserve">It connects the </w:t>
            </w:r>
            <w:r w:rsidRPr="007E2A00">
              <w:rPr>
                <w:i/>
                <w:lang w:val="en-US"/>
              </w:rPr>
              <w:t>external model</w:t>
            </w:r>
            <w:r w:rsidRPr="007E2A00">
              <w:rPr>
                <w:lang w:val="en-US"/>
              </w:rPr>
              <w:t xml:space="preserve"> component with the </w:t>
            </w:r>
            <w:r w:rsidRPr="007E2A00">
              <w:rPr>
                <w:i/>
                <w:lang w:val="en-US"/>
              </w:rPr>
              <w:t>solver</w:t>
            </w:r>
            <w:r w:rsidRPr="007E2A00">
              <w:rPr>
                <w:lang w:val="en-US"/>
              </w:rPr>
              <w:t xml:space="preserve"> component.</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functional mock-up trust center (FMTC)</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As defined in the MODELISAR framework, FMTC describes a closed system providing </w:t>
            </w:r>
            <w:r w:rsidRPr="007E2A00">
              <w:rPr>
                <w:i/>
                <w:lang w:val="en-US"/>
              </w:rPr>
              <w:t xml:space="preserve">model </w:t>
            </w:r>
            <w:r w:rsidRPr="007E2A00">
              <w:rPr>
                <w:lang w:val="en-US"/>
              </w:rPr>
              <w:t xml:space="preserve">and </w:t>
            </w:r>
            <w:r w:rsidRPr="007E2A00">
              <w:rPr>
                <w:i/>
                <w:lang w:val="en-US"/>
              </w:rPr>
              <w:t>simulation</w:t>
            </w:r>
            <w:r w:rsidRPr="007E2A00">
              <w:rPr>
                <w:lang w:val="en-US"/>
              </w:rPr>
              <w:t xml:space="preserve"> access to authenticated users and functional mock-up authorities through dedicated cryptographic interfaces.</w:t>
            </w:r>
          </w:p>
        </w:tc>
      </w:tr>
      <w:tr w:rsidR="008A0172" w:rsidRPr="007E2A00" w:rsidTr="00CF0E36">
        <w:trPr>
          <w:cantSplit/>
          <w:jc w:val="center"/>
        </w:trPr>
        <w:tc>
          <w:tcPr>
            <w:tcW w:w="1063" w:type="pct"/>
            <w:tcBorders>
              <w:top w:val="single" w:sz="4" w:space="0" w:color="000000"/>
              <w:left w:val="single" w:sz="4" w:space="0" w:color="000000"/>
              <w:bottom w:val="single" w:sz="4" w:space="0" w:color="000000"/>
            </w:tcBorders>
          </w:tcPr>
          <w:p w:rsidR="008A0172" w:rsidRPr="007E2A00" w:rsidRDefault="008A0172" w:rsidP="007551C7">
            <w:pPr>
              <w:pStyle w:val="Textkrper-Tabelle"/>
              <w:rPr>
                <w:i/>
                <w:lang w:val="en-US"/>
              </w:rPr>
            </w:pPr>
            <w:r>
              <w:rPr>
                <w:i/>
                <w:lang w:val="en-US"/>
              </w:rPr>
              <w:t>functional mock-up unit (FMU)</w:t>
            </w:r>
          </w:p>
        </w:tc>
        <w:tc>
          <w:tcPr>
            <w:tcW w:w="3937" w:type="pct"/>
            <w:tcBorders>
              <w:top w:val="single" w:sz="4" w:space="0" w:color="000000"/>
              <w:left w:val="single" w:sz="4" w:space="0" w:color="000000"/>
              <w:bottom w:val="single" w:sz="4" w:space="0" w:color="000000"/>
              <w:right w:val="single" w:sz="4" w:space="0" w:color="auto"/>
            </w:tcBorders>
          </w:tcPr>
          <w:p w:rsidR="008A0172" w:rsidRPr="007E2A00" w:rsidRDefault="008A0172" w:rsidP="007551C7">
            <w:pPr>
              <w:pStyle w:val="Textkrper-Tabelle"/>
              <w:rPr>
                <w:lang w:val="en-US"/>
              </w:rPr>
            </w:pPr>
            <w:r w:rsidRPr="008A0172">
              <w:rPr>
                <w:rFonts w:eastAsia="MS Mincho" w:cs="Arial"/>
                <w:color w:val="000000"/>
                <w:szCs w:val="20"/>
                <w:lang w:val="en-US" w:eastAsia="ja-JP"/>
              </w:rPr>
              <w:t>A “model class” from which one or more “model instances” can be build for simulation. A FMU is stored in one zip-file as defined in section 4 consisting basically of one xml file (see section 3) that defines the model variables and a set of C-functions (see section 2), in source or binary form, to execute the model equations</w:t>
            </w:r>
            <w:r>
              <w:rPr>
                <w:rFonts w:eastAsia="MS Mincho" w:cs="Arial"/>
                <w:color w:val="000000"/>
                <w:szCs w:val="20"/>
                <w:lang w:val="en-US" w:eastAsia="ja-JP"/>
              </w:rPr>
              <w:t xml:space="preserve"> or the simulator slave.</w:t>
            </w:r>
            <w:r>
              <w:t xml:space="preserve"> In case of tool exection, additionally, the original simulator is required to perform the co-simulation (compare section </w:t>
            </w:r>
            <w:r>
              <w:fldChar w:fldCharType="begin"/>
            </w:r>
            <w:r>
              <w:instrText xml:space="preserve"> REF _Ref272930063 \r \h </w:instrText>
            </w:r>
            <w:r>
              <w:fldChar w:fldCharType="separate"/>
            </w:r>
            <w:r w:rsidR="0010528C">
              <w:t>3.5.2</w:t>
            </w:r>
            <w:r>
              <w:fldChar w:fldCharType="end"/>
            </w:r>
            <w:r>
              <w:t>).</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gateway</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A link between two computer programs allowing them to share information and bypass certain protocols on a host computer. </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integration algorithm</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rFonts w:cs="NimbusRomNo9L-Medi"/>
                <w:lang w:val="en-US"/>
              </w:rPr>
              <w:t>The n</w:t>
            </w:r>
            <w:r w:rsidRPr="007E2A00">
              <w:rPr>
                <w:lang w:val="en-US"/>
              </w:rPr>
              <w:t>umerical algorithm to solve differential equations.</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integrator</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rFonts w:cs="NimbusRomNo9L-Medi"/>
                <w:lang w:val="en-US"/>
              </w:rPr>
              <w:t xml:space="preserve">A </w:t>
            </w:r>
            <w:r w:rsidRPr="007E2A00">
              <w:rPr>
                <w:rFonts w:cs="NimbusRomNo9L-Medi"/>
                <w:i/>
                <w:lang w:val="en-US"/>
              </w:rPr>
              <w:t>software component</w:t>
            </w:r>
            <w:r w:rsidRPr="007E2A00">
              <w:rPr>
                <w:rFonts w:cs="NimbusRomNo9L-Medi"/>
                <w:lang w:val="en-US"/>
              </w:rPr>
              <w:t xml:space="preserve">, which implements an </w:t>
            </w:r>
            <w:r w:rsidRPr="007E2A00">
              <w:rPr>
                <w:rFonts w:cs="NimbusRomNo9L-Medi"/>
                <w:i/>
                <w:lang w:val="en-US"/>
              </w:rPr>
              <w:t>integration algorithm</w:t>
            </w:r>
            <w:r w:rsidRPr="007E2A00">
              <w:rPr>
                <w:rFonts w:cs="NimbusRomNo9L-Medi"/>
                <w:lang w:val="en-US"/>
              </w:rPr>
              <w:t>.</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interface</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 xml:space="preserve">An abstraction of a </w:t>
            </w:r>
            <w:r w:rsidRPr="007E2A00">
              <w:rPr>
                <w:i/>
                <w:lang w:val="en-US"/>
              </w:rPr>
              <w:t>software component</w:t>
            </w:r>
            <w:r w:rsidRPr="007E2A00">
              <w:rPr>
                <w:lang w:val="en-US"/>
              </w:rPr>
              <w:t xml:space="preserve"> that describes its behavior without dealing with the internal implementation. </w:t>
            </w:r>
            <w:r w:rsidRPr="007E2A00">
              <w:rPr>
                <w:i/>
                <w:lang w:val="en-US"/>
              </w:rPr>
              <w:t>Software components</w:t>
            </w:r>
            <w:r w:rsidRPr="007E2A00">
              <w:rPr>
                <w:lang w:val="en-US"/>
              </w:rPr>
              <w:t xml:space="preserve"> communicate with each other via interfaces. </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lastRenderedPageBreak/>
              <w:t>master/slave</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A method of communication, where one device or process has unidirectional control over one or more other devices. Once a master/slave relationship between devices or processes is established, the direction of control is always from the master to the slaves. In some systems a master is elected from a group of eligible devices, with the other devices acting in the role of slaves.</w:t>
            </w:r>
            <w:r w:rsidR="00597456" w:rsidRPr="007E2A00">
              <w:rPr>
                <w:rFonts w:cs="NimbusRomNo9L-Medi"/>
                <w:lang w:val="en-US"/>
              </w:rPr>
              <w:t xml:space="preserve"> </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model</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BC52E5">
            <w:pPr>
              <w:pStyle w:val="Textkrper-Tabelle"/>
              <w:rPr>
                <w:lang w:val="en-US"/>
              </w:rPr>
            </w:pPr>
            <w:r w:rsidRPr="007E2A00">
              <w:rPr>
                <w:lang w:val="en-US"/>
              </w:rPr>
              <w:t>A model is a mathematical or logical representation of a system of entities, phenomena, or processes. Basically a model is a simplified abstract view of the complex reality.</w:t>
            </w:r>
            <w:r w:rsidR="00597456" w:rsidRPr="007E2A00">
              <w:rPr>
                <w:lang w:val="en-US"/>
              </w:rPr>
              <w:t xml:space="preserve"> </w:t>
            </w:r>
          </w:p>
          <w:p w:rsidR="000A2F9A" w:rsidRPr="007E2A00" w:rsidRDefault="000A2F9A" w:rsidP="00BC52E5">
            <w:pPr>
              <w:pStyle w:val="Textkrper-Tabelle"/>
              <w:rPr>
                <w:rFonts w:cs="NimbusRomNo9L-Medi"/>
                <w:lang w:val="en-US"/>
              </w:rPr>
            </w:pPr>
            <w:r w:rsidRPr="007E2A00">
              <w:rPr>
                <w:lang w:val="en-US"/>
              </w:rPr>
              <w:t xml:space="preserve">It can be used to compute its expected behavior under specified conditions. </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model description file</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lang w:val="en-US"/>
              </w:rPr>
              <w:t>The model description file is an XML</w:t>
            </w:r>
            <w:r w:rsidR="000A215B" w:rsidRPr="007E2A00">
              <w:rPr>
                <w:lang w:val="en-US"/>
              </w:rPr>
              <w:t>-</w:t>
            </w:r>
            <w:r w:rsidRPr="007E2A00">
              <w:rPr>
                <w:lang w:val="en-US"/>
              </w:rPr>
              <w:t xml:space="preserve">file, which supplies a description of all properties of a </w:t>
            </w:r>
            <w:r w:rsidRPr="007E2A00">
              <w:rPr>
                <w:i/>
                <w:lang w:val="en-US"/>
              </w:rPr>
              <w:t>model</w:t>
            </w:r>
            <w:r w:rsidRPr="007E2A00">
              <w:rPr>
                <w:lang w:val="en-US"/>
              </w:rPr>
              <w:t xml:space="preserve"> (e.g. input/output variables).</w:t>
            </w:r>
          </w:p>
        </w:tc>
      </w:tr>
      <w:tr w:rsidR="000A2F9A" w:rsidRPr="007E2A00" w:rsidTr="00CF0E36">
        <w:trPr>
          <w:cantSplit/>
          <w:jc w:val="center"/>
        </w:trPr>
        <w:tc>
          <w:tcPr>
            <w:tcW w:w="1063" w:type="pct"/>
            <w:tcBorders>
              <w:top w:val="single" w:sz="4" w:space="0" w:color="000000"/>
              <w:left w:val="single" w:sz="4" w:space="0" w:color="000000"/>
              <w:bottom w:val="single" w:sz="4" w:space="0" w:color="000000"/>
            </w:tcBorders>
          </w:tcPr>
          <w:p w:rsidR="000A2F9A" w:rsidRPr="007E2A00" w:rsidRDefault="000A2F9A" w:rsidP="007551C7">
            <w:pPr>
              <w:pStyle w:val="Textkrper-Tabelle"/>
              <w:rPr>
                <w:i/>
                <w:lang w:val="en-US"/>
              </w:rPr>
            </w:pPr>
            <w:r w:rsidRPr="007E2A00">
              <w:rPr>
                <w:i/>
                <w:lang w:val="en-US"/>
              </w:rPr>
              <w:t>model description interface</w:t>
            </w:r>
          </w:p>
        </w:tc>
        <w:tc>
          <w:tcPr>
            <w:tcW w:w="3937" w:type="pct"/>
            <w:tcBorders>
              <w:top w:val="single" w:sz="4" w:space="0" w:color="000000"/>
              <w:left w:val="single" w:sz="4" w:space="0" w:color="000000"/>
              <w:bottom w:val="single" w:sz="4" w:space="0" w:color="000000"/>
              <w:right w:val="single" w:sz="4" w:space="0" w:color="auto"/>
            </w:tcBorders>
          </w:tcPr>
          <w:p w:rsidR="000A2F9A" w:rsidRPr="007E2A00" w:rsidRDefault="000A2F9A" w:rsidP="007551C7">
            <w:pPr>
              <w:pStyle w:val="Textkrper-Tabelle"/>
              <w:rPr>
                <w:rFonts w:cs="NimbusRomNo9L-Medi"/>
                <w:lang w:val="en-US"/>
              </w:rPr>
            </w:pPr>
            <w:r w:rsidRPr="007E2A00">
              <w:rPr>
                <w:rFonts w:cs="NimbusRomNo9L-Medi"/>
                <w:lang w:val="en-US"/>
              </w:rPr>
              <w:t xml:space="preserve">An interface description to write or retrieve information from the </w:t>
            </w:r>
            <w:r w:rsidRPr="007E2A00">
              <w:rPr>
                <w:rFonts w:cs="NimbusRomNo9L-Medi"/>
                <w:i/>
                <w:lang w:val="en-US"/>
              </w:rPr>
              <w:t>model description file</w:t>
            </w:r>
            <w:r w:rsidRPr="007E2A00">
              <w:rPr>
                <w:rFonts w:cs="NimbusRomNo9L-Medi"/>
                <w:lang w:val="en-US"/>
              </w:rPr>
              <w:t>.</w:t>
            </w:r>
          </w:p>
        </w:tc>
      </w:tr>
      <w:tr w:rsidR="0084025F" w:rsidRPr="007E2A00" w:rsidTr="00CF0E36">
        <w:trPr>
          <w:cantSplit/>
          <w:jc w:val="center"/>
        </w:trPr>
        <w:tc>
          <w:tcPr>
            <w:tcW w:w="1063" w:type="pct"/>
            <w:tcBorders>
              <w:top w:val="single" w:sz="4" w:space="0" w:color="000000"/>
              <w:left w:val="single" w:sz="4" w:space="0" w:color="000000"/>
              <w:bottom w:val="single" w:sz="4" w:space="0" w:color="000000"/>
            </w:tcBorders>
          </w:tcPr>
          <w:p w:rsidR="0084025F" w:rsidRPr="007E2A00" w:rsidRDefault="0084025F" w:rsidP="0084025F">
            <w:pPr>
              <w:pStyle w:val="Textkrper-Tabelle"/>
              <w:rPr>
                <w:lang w:val="en-US"/>
              </w:rPr>
            </w:pPr>
            <w:r w:rsidRPr="007E2A00">
              <w:rPr>
                <w:i/>
                <w:lang w:val="en-US"/>
              </w:rPr>
              <w:t>model execution interface</w:t>
            </w:r>
            <w:r w:rsidRPr="007E2A00">
              <w:rPr>
                <w:lang w:val="en-US"/>
              </w:rPr>
              <w:t xml:space="preserve"> [from model interface working group]</w:t>
            </w:r>
          </w:p>
        </w:tc>
        <w:tc>
          <w:tcPr>
            <w:tcW w:w="3937" w:type="pct"/>
            <w:tcBorders>
              <w:top w:val="single" w:sz="4" w:space="0" w:color="000000"/>
              <w:left w:val="single" w:sz="4" w:space="0" w:color="000000"/>
              <w:bottom w:val="single" w:sz="4" w:space="0" w:color="000000"/>
              <w:right w:val="single" w:sz="4" w:space="0" w:color="auto"/>
            </w:tcBorders>
          </w:tcPr>
          <w:p w:rsidR="0084025F" w:rsidRPr="007E2A00" w:rsidRDefault="0084025F" w:rsidP="006E5A29">
            <w:pPr>
              <w:pStyle w:val="Textkrper-Tabelle"/>
              <w:rPr>
                <w:lang w:val="en-US"/>
              </w:rPr>
            </w:pPr>
            <w:r w:rsidRPr="007E2A00">
              <w:rPr>
                <w:lang w:val="en-US"/>
              </w:rPr>
              <w:t>An interface description to access the equations of a dynamic system from an external program.</w:t>
            </w:r>
          </w:p>
        </w:tc>
      </w:tr>
      <w:tr w:rsidR="0084025F" w:rsidRPr="007E2A00" w:rsidTr="00CF0E36">
        <w:trPr>
          <w:cantSplit/>
          <w:jc w:val="center"/>
        </w:trPr>
        <w:tc>
          <w:tcPr>
            <w:tcW w:w="1063" w:type="pct"/>
            <w:tcBorders>
              <w:top w:val="single" w:sz="4" w:space="0" w:color="000000"/>
              <w:left w:val="single" w:sz="4" w:space="0" w:color="000000"/>
              <w:bottom w:val="single" w:sz="4" w:space="0" w:color="000000"/>
            </w:tcBorders>
          </w:tcPr>
          <w:p w:rsidR="0084025F" w:rsidRPr="007E2A00" w:rsidRDefault="0084025F" w:rsidP="007551C7">
            <w:pPr>
              <w:pStyle w:val="Textkrper-Tabelle"/>
              <w:rPr>
                <w:i/>
                <w:lang w:val="en-US"/>
              </w:rPr>
            </w:pPr>
            <w:r w:rsidRPr="007E2A00">
              <w:rPr>
                <w:i/>
                <w:lang w:val="en-US"/>
              </w:rPr>
              <w:t>numerical solver</w:t>
            </w:r>
          </w:p>
        </w:tc>
        <w:tc>
          <w:tcPr>
            <w:tcW w:w="3937" w:type="pct"/>
            <w:tcBorders>
              <w:top w:val="single" w:sz="4" w:space="0" w:color="000000"/>
              <w:left w:val="single" w:sz="4" w:space="0" w:color="000000"/>
              <w:bottom w:val="single" w:sz="4" w:space="0" w:color="000000"/>
              <w:right w:val="single" w:sz="4" w:space="0" w:color="auto"/>
            </w:tcBorders>
          </w:tcPr>
          <w:p w:rsidR="0084025F" w:rsidRPr="007E2A00" w:rsidRDefault="0084025F" w:rsidP="006E5A29">
            <w:pPr>
              <w:pStyle w:val="Textkrper-Tabelle"/>
              <w:rPr>
                <w:i/>
                <w:lang w:val="en-US"/>
              </w:rPr>
            </w:pPr>
            <w:r w:rsidRPr="007E2A00">
              <w:rPr>
                <w:lang w:val="en-US"/>
              </w:rPr>
              <w:t xml:space="preserve">see </w:t>
            </w:r>
            <w:r w:rsidRPr="007E2A00">
              <w:rPr>
                <w:i/>
                <w:lang w:val="en-US"/>
              </w:rPr>
              <w:t>solver</w:t>
            </w:r>
          </w:p>
        </w:tc>
      </w:tr>
      <w:tr w:rsidR="00A231F4" w:rsidRPr="007E2A00" w:rsidTr="00CF0E36">
        <w:trPr>
          <w:cantSplit/>
          <w:jc w:val="center"/>
        </w:trPr>
        <w:tc>
          <w:tcPr>
            <w:tcW w:w="1063" w:type="pct"/>
            <w:tcBorders>
              <w:top w:val="single" w:sz="4" w:space="0" w:color="000000"/>
              <w:left w:val="single" w:sz="4" w:space="0" w:color="000000"/>
              <w:bottom w:val="single" w:sz="4" w:space="0" w:color="000000"/>
            </w:tcBorders>
          </w:tcPr>
          <w:p w:rsidR="00A231F4" w:rsidRPr="007E2A00" w:rsidRDefault="00A231F4" w:rsidP="007551C7">
            <w:pPr>
              <w:pStyle w:val="Textkrper-Tabelle"/>
              <w:rPr>
                <w:i/>
                <w:lang w:val="en-US"/>
              </w:rPr>
            </w:pPr>
            <w:r>
              <w:rPr>
                <w:i/>
                <w:lang w:val="en-US"/>
              </w:rPr>
              <w:t>output points</w:t>
            </w:r>
          </w:p>
        </w:tc>
        <w:tc>
          <w:tcPr>
            <w:tcW w:w="3937" w:type="pct"/>
            <w:tcBorders>
              <w:top w:val="single" w:sz="4" w:space="0" w:color="000000"/>
              <w:left w:val="single" w:sz="4" w:space="0" w:color="000000"/>
              <w:bottom w:val="single" w:sz="4" w:space="0" w:color="000000"/>
              <w:right w:val="single" w:sz="4" w:space="0" w:color="auto"/>
            </w:tcBorders>
          </w:tcPr>
          <w:p w:rsidR="00A231F4" w:rsidRPr="007E2A00" w:rsidRDefault="00A231F4" w:rsidP="006E5A29">
            <w:pPr>
              <w:pStyle w:val="Textkrper-Tabelle"/>
              <w:rPr>
                <w:rFonts w:cs="Arial"/>
                <w:lang w:val="en-US"/>
              </w:rPr>
            </w:pPr>
            <w:r>
              <w:rPr>
                <w:rFonts w:cs="Arial"/>
                <w:lang w:val="en-US"/>
              </w:rPr>
              <w:t>Tool internal time grid for saving output data to file (</w:t>
            </w:r>
            <w:r w:rsidR="00D66A56">
              <w:rPr>
                <w:rFonts w:cs="Arial"/>
                <w:lang w:val="en-US"/>
              </w:rPr>
              <w:t xml:space="preserve">in some tools </w:t>
            </w:r>
            <w:r>
              <w:rPr>
                <w:rFonts w:cs="Arial"/>
                <w:lang w:val="en-US"/>
              </w:rPr>
              <w:t>also known as “</w:t>
            </w:r>
            <w:r w:rsidRPr="00A231F4">
              <w:rPr>
                <w:rFonts w:cs="Arial"/>
                <w:i/>
                <w:lang w:val="en-US"/>
              </w:rPr>
              <w:t>communication points</w:t>
            </w:r>
            <w:r>
              <w:rPr>
                <w:rFonts w:cs="Arial"/>
                <w:lang w:val="en-US"/>
              </w:rPr>
              <w:t>” – but this term is used in a different way in FMI for Co-Simulation, see above).</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Pr>
                <w:i/>
                <w:lang w:val="en-US"/>
              </w:rPr>
              <w:t>output step size</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lang w:val="en-US"/>
              </w:rPr>
            </w:pPr>
            <w:r>
              <w:rPr>
                <w:rFonts w:cs="Arial"/>
                <w:lang w:val="en-US"/>
              </w:rPr>
              <w:t xml:space="preserve">Distance between two subsequent </w:t>
            </w:r>
            <w:r w:rsidRPr="00A231F4">
              <w:rPr>
                <w:rFonts w:cs="Arial"/>
                <w:i/>
                <w:lang w:val="en-US"/>
              </w:rPr>
              <w:t>output points</w:t>
            </w:r>
            <w:r>
              <w:rPr>
                <w:rFonts w:cs="Arial"/>
                <w:lang w:val="en-US"/>
              </w:rPr>
              <w:t>.</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parameter</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lang w:val="en-US"/>
              </w:rPr>
            </w:pPr>
            <w:r w:rsidRPr="007E2A00">
              <w:rPr>
                <w:rFonts w:cs="Arial"/>
                <w:lang w:val="en-US"/>
              </w:rPr>
              <w:t xml:space="preserve">A quantity within a </w:t>
            </w:r>
            <w:r w:rsidRPr="007E2A00">
              <w:rPr>
                <w:rFonts w:cs="Arial"/>
                <w:i/>
                <w:lang w:val="en-US"/>
              </w:rPr>
              <w:t>model</w:t>
            </w:r>
            <w:r w:rsidRPr="007E2A00">
              <w:rPr>
                <w:rFonts w:cs="Arial"/>
                <w:lang w:val="en-US"/>
              </w:rPr>
              <w:t xml:space="preserve">, which remains constant during </w:t>
            </w:r>
            <w:r w:rsidRPr="007E2A00">
              <w:rPr>
                <w:rFonts w:cs="Arial"/>
                <w:i/>
                <w:lang w:val="en-US"/>
              </w:rPr>
              <w:t>simulation</w:t>
            </w:r>
            <w:r w:rsidRPr="007E2A00">
              <w:rPr>
                <w:rFonts w:cs="Arial"/>
                <w:lang w:val="en-US"/>
              </w:rPr>
              <w:t xml:space="preserve">, but may be changed between simulations. </w:t>
            </w:r>
          </w:p>
          <w:p w:rsidR="00A517CB" w:rsidRPr="007E2A00" w:rsidRDefault="00A517CB" w:rsidP="006E5A29">
            <w:pPr>
              <w:pStyle w:val="Textkrper-Tabelle"/>
              <w:rPr>
                <w:rFonts w:cs="Arial"/>
                <w:lang w:val="en-US"/>
              </w:rPr>
            </w:pPr>
            <w:r w:rsidRPr="007E2A00">
              <w:rPr>
                <w:rFonts w:cs="Arial"/>
                <w:lang w:val="en-US"/>
              </w:rPr>
              <w:t>Examples are a mass, stiffness, etc.</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slave</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i/>
                <w:lang w:val="en-US"/>
              </w:rPr>
            </w:pPr>
            <w:r w:rsidRPr="007E2A00">
              <w:rPr>
                <w:rFonts w:cs="Arial"/>
                <w:lang w:val="en-US"/>
              </w:rPr>
              <w:t xml:space="preserve">see </w:t>
            </w:r>
            <w:r w:rsidRPr="007E2A00">
              <w:rPr>
                <w:rFonts w:cs="Arial"/>
                <w:i/>
                <w:lang w:val="en-US"/>
              </w:rPr>
              <w:t>master/slave</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simulation</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lang w:val="en-US"/>
              </w:rPr>
            </w:pPr>
            <w:r w:rsidRPr="007E2A00">
              <w:rPr>
                <w:rFonts w:cs="Arial"/>
                <w:lang w:val="en-US"/>
              </w:rPr>
              <w:t xml:space="preserve">Compute the behavior of one or several </w:t>
            </w:r>
            <w:r w:rsidRPr="007E2A00">
              <w:rPr>
                <w:rFonts w:cs="Arial"/>
                <w:i/>
                <w:lang w:val="en-US"/>
              </w:rPr>
              <w:t>models</w:t>
            </w:r>
            <w:r w:rsidRPr="007E2A00">
              <w:rPr>
                <w:rFonts w:cs="Arial"/>
                <w:lang w:val="en-US"/>
              </w:rPr>
              <w:t xml:space="preserve"> under specified conditions. </w:t>
            </w:r>
            <w:r w:rsidRPr="007E2A00">
              <w:rPr>
                <w:rFonts w:cs="Arial"/>
                <w:lang w:val="en-US"/>
              </w:rPr>
              <w:br/>
              <w:t xml:space="preserve">(see also </w:t>
            </w:r>
            <w:r w:rsidRPr="007E2A00">
              <w:rPr>
                <w:rFonts w:cs="Arial"/>
                <w:i/>
                <w:lang w:val="en-US"/>
              </w:rPr>
              <w:t>co-simulation</w:t>
            </w:r>
            <w:r w:rsidRPr="007E2A00">
              <w:rPr>
                <w:rFonts w:cs="Arial"/>
                <w:lang w:val="en-US"/>
              </w:rPr>
              <w:t>)</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simulation model</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i/>
                <w:lang w:val="en-US"/>
              </w:rPr>
            </w:pPr>
            <w:r w:rsidRPr="007E2A00">
              <w:rPr>
                <w:rFonts w:cs="Arial"/>
                <w:lang w:val="en-US"/>
              </w:rPr>
              <w:t xml:space="preserve">see </w:t>
            </w:r>
            <w:r w:rsidRPr="007E2A00">
              <w:rPr>
                <w:rFonts w:cs="Arial"/>
                <w:i/>
                <w:lang w:val="en-US"/>
              </w:rPr>
              <w:t>model</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simulation program</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lang w:val="en-US"/>
              </w:rPr>
            </w:pPr>
            <w:r w:rsidRPr="007E2A00">
              <w:rPr>
                <w:rFonts w:cs="Arial"/>
                <w:lang w:val="en-US"/>
              </w:rPr>
              <w:t xml:space="preserve">Software to develop and/or solve simulation </w:t>
            </w:r>
            <w:r w:rsidRPr="007E2A00">
              <w:rPr>
                <w:rFonts w:cs="Arial"/>
                <w:i/>
                <w:lang w:val="en-US"/>
              </w:rPr>
              <w:t>models</w:t>
            </w:r>
            <w:r w:rsidRPr="007E2A00">
              <w:rPr>
                <w:rFonts w:cs="Arial"/>
                <w:lang w:val="en-US"/>
              </w:rPr>
              <w:t xml:space="preserve">. The software includes a </w:t>
            </w:r>
            <w:r w:rsidRPr="007E2A00">
              <w:rPr>
                <w:rFonts w:cs="Arial"/>
                <w:i/>
                <w:lang w:val="en-US"/>
              </w:rPr>
              <w:t>solver</w:t>
            </w:r>
            <w:r w:rsidRPr="007E2A00">
              <w:rPr>
                <w:rFonts w:cs="Arial"/>
                <w:lang w:val="en-US"/>
              </w:rPr>
              <w:t xml:space="preserve">, may include a user interface and methods for post processing (see also: </w:t>
            </w:r>
            <w:r w:rsidRPr="007E2A00">
              <w:rPr>
                <w:rFonts w:cs="Arial"/>
                <w:i/>
                <w:lang w:val="en-US"/>
              </w:rPr>
              <w:t>simulation tool</w:t>
            </w:r>
            <w:r w:rsidRPr="007E2A00">
              <w:rPr>
                <w:rFonts w:cs="Arial"/>
                <w:lang w:val="en-US"/>
              </w:rPr>
              <w:t xml:space="preserve">, </w:t>
            </w:r>
            <w:r w:rsidRPr="007E2A00">
              <w:rPr>
                <w:rFonts w:cs="Arial"/>
                <w:i/>
                <w:lang w:val="en-US"/>
              </w:rPr>
              <w:t>simulation environment</w:t>
            </w:r>
            <w:r w:rsidRPr="007E2A00">
              <w:rPr>
                <w:rFonts w:cs="Arial"/>
                <w:lang w:val="en-US"/>
              </w:rPr>
              <w:t>).</w:t>
            </w:r>
          </w:p>
          <w:p w:rsidR="00A517CB" w:rsidRPr="007E2A00" w:rsidRDefault="00A517CB" w:rsidP="006E5A29">
            <w:pPr>
              <w:pStyle w:val="Textkrper-Tabelle"/>
              <w:rPr>
                <w:rFonts w:cs="Arial"/>
                <w:lang w:val="en-US"/>
              </w:rPr>
            </w:pPr>
            <w:r w:rsidRPr="007E2A00">
              <w:rPr>
                <w:rFonts w:cs="Arial"/>
                <w:lang w:val="en-US"/>
              </w:rPr>
              <w:t>Examples of simulation programs are: Amesim, Dymola, Simpack, SimulationX, Simulink.</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simulation tool</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lang w:val="en-US"/>
              </w:rPr>
            </w:pPr>
            <w:r w:rsidRPr="007E2A00">
              <w:rPr>
                <w:rFonts w:cs="Arial"/>
                <w:lang w:val="en-US"/>
              </w:rPr>
              <w:t xml:space="preserve">see </w:t>
            </w:r>
            <w:r w:rsidRPr="007E2A00">
              <w:rPr>
                <w:rFonts w:cs="Arial"/>
                <w:i/>
                <w:lang w:val="en-US"/>
              </w:rPr>
              <w:t>simulation program</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simulator</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lang w:val="en-US"/>
              </w:rPr>
            </w:pPr>
            <w:r w:rsidRPr="007E2A00">
              <w:rPr>
                <w:rFonts w:cs="Arial"/>
                <w:lang w:val="en-US"/>
              </w:rPr>
              <w:t xml:space="preserve">A simulator can include one or more </w:t>
            </w:r>
            <w:r w:rsidRPr="007E2A00">
              <w:rPr>
                <w:rFonts w:cs="Arial"/>
                <w:i/>
                <w:lang w:val="en-US"/>
              </w:rPr>
              <w:t>simulation programs</w:t>
            </w:r>
            <w:r w:rsidRPr="007E2A00">
              <w:rPr>
                <w:rFonts w:cs="Arial"/>
                <w:lang w:val="en-US"/>
              </w:rPr>
              <w:t>, which solve a common simulation task.</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solver</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lang w:val="en-US"/>
              </w:rPr>
            </w:pPr>
            <w:r w:rsidRPr="007E2A00">
              <w:rPr>
                <w:rFonts w:cs="Arial"/>
                <w:i/>
                <w:lang w:val="en-US"/>
              </w:rPr>
              <w:t>Software component,</w:t>
            </w:r>
            <w:r w:rsidRPr="007E2A00">
              <w:rPr>
                <w:rFonts w:cs="Arial"/>
                <w:lang w:val="en-US"/>
              </w:rPr>
              <w:t xml:space="preserve"> which includes algorithms to solve </w:t>
            </w:r>
            <w:r w:rsidRPr="007E2A00">
              <w:rPr>
                <w:rFonts w:cs="Arial"/>
                <w:i/>
                <w:lang w:val="en-US"/>
              </w:rPr>
              <w:t>model</w:t>
            </w:r>
            <w:r w:rsidRPr="007E2A00">
              <w:rPr>
                <w:rFonts w:cs="Arial"/>
                <w:lang w:val="en-US"/>
              </w:rPr>
              <w:t xml:space="preserve">s, e.g. </w:t>
            </w:r>
            <w:r w:rsidRPr="007E2A00">
              <w:rPr>
                <w:rFonts w:cs="Arial"/>
                <w:i/>
                <w:lang w:val="en-US"/>
              </w:rPr>
              <w:t xml:space="preserve">integration algorithms </w:t>
            </w:r>
            <w:r w:rsidRPr="007E2A00">
              <w:rPr>
                <w:rFonts w:cs="Arial"/>
                <w:lang w:val="en-US"/>
              </w:rPr>
              <w:t>and</w:t>
            </w:r>
            <w:r w:rsidRPr="007E2A00">
              <w:rPr>
                <w:rFonts w:cs="Arial"/>
                <w:i/>
                <w:lang w:val="en-US"/>
              </w:rPr>
              <w:t xml:space="preserve"> event handling </w:t>
            </w:r>
            <w:r w:rsidRPr="007E2A00">
              <w:rPr>
                <w:rFonts w:cs="Arial"/>
                <w:lang w:val="en-US"/>
              </w:rPr>
              <w:t>methods.</w:t>
            </w:r>
          </w:p>
        </w:tc>
      </w:tr>
      <w:tr w:rsidR="00A517CB" w:rsidRPr="007E2A00" w:rsidTr="00CF0E36">
        <w:trPr>
          <w:cantSplit/>
          <w:jc w:val="center"/>
        </w:trPr>
        <w:tc>
          <w:tcPr>
            <w:tcW w:w="1063" w:type="pct"/>
            <w:tcBorders>
              <w:top w:val="single" w:sz="4" w:space="0" w:color="000000"/>
              <w:left w:val="single" w:sz="4" w:space="0" w:color="000000"/>
              <w:bottom w:val="single" w:sz="4" w:space="0" w:color="000000"/>
            </w:tcBorders>
          </w:tcPr>
          <w:p w:rsidR="00A517CB" w:rsidRPr="007E2A00" w:rsidRDefault="00A517CB" w:rsidP="007551C7">
            <w:pPr>
              <w:pStyle w:val="Textkrper-Tabelle"/>
              <w:rPr>
                <w:i/>
                <w:lang w:val="en-US"/>
              </w:rPr>
            </w:pPr>
            <w:r w:rsidRPr="007E2A00">
              <w:rPr>
                <w:i/>
                <w:lang w:val="en-US"/>
              </w:rPr>
              <w:t>user interface</w:t>
            </w:r>
          </w:p>
        </w:tc>
        <w:tc>
          <w:tcPr>
            <w:tcW w:w="3937" w:type="pct"/>
            <w:tcBorders>
              <w:top w:val="single" w:sz="4" w:space="0" w:color="000000"/>
              <w:left w:val="single" w:sz="4" w:space="0" w:color="000000"/>
              <w:bottom w:val="single" w:sz="4" w:space="0" w:color="000000"/>
              <w:right w:val="single" w:sz="4" w:space="0" w:color="auto"/>
            </w:tcBorders>
          </w:tcPr>
          <w:p w:rsidR="00A517CB" w:rsidRPr="007E2A00" w:rsidRDefault="00A517CB" w:rsidP="006E5A29">
            <w:pPr>
              <w:pStyle w:val="Textkrper-Tabelle"/>
              <w:rPr>
                <w:rFonts w:cs="Arial"/>
                <w:i/>
                <w:lang w:val="en-US"/>
              </w:rPr>
            </w:pPr>
            <w:r w:rsidRPr="007E2A00">
              <w:rPr>
                <w:rFonts w:cs="Arial"/>
                <w:lang w:val="en-US"/>
              </w:rPr>
              <w:t>The part of the simulation program that gives the user control over the simulation and allows watching results.</w:t>
            </w:r>
          </w:p>
        </w:tc>
      </w:tr>
    </w:tbl>
    <w:p w:rsidR="00415817" w:rsidRPr="007E2A00" w:rsidRDefault="00415817" w:rsidP="006836EA">
      <w:pPr>
        <w:pStyle w:val="Textkrper"/>
        <w:outlineLvl w:val="0"/>
      </w:pPr>
    </w:p>
    <w:p w:rsidR="00415817" w:rsidRPr="007E2A00" w:rsidRDefault="00415817" w:rsidP="00336B36">
      <w:pPr>
        <w:pStyle w:val="Textkrper"/>
        <w:jc w:val="left"/>
      </w:pPr>
    </w:p>
    <w:sectPr w:rsidR="00415817" w:rsidRPr="007E2A00" w:rsidSect="00990EFE">
      <w:headerReference w:type="even" r:id="rId505"/>
      <w:footnotePr>
        <w:numRestart w:val="eachPage"/>
      </w:footnotePr>
      <w:type w:val="continuous"/>
      <w:pgSz w:w="11906" w:h="16838" w:code="9"/>
      <w:pgMar w:top="2082" w:right="851" w:bottom="851" w:left="1361" w:header="851" w:footer="0" w:gutter="0"/>
      <w:pgNumType w:start="1"/>
      <w:cols w:space="720"/>
      <w:formProt w:val="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40F4F" w:rsidRDefault="00A40F4F">
      <w:r>
        <w:separator/>
      </w:r>
    </w:p>
  </w:endnote>
  <w:endnote w:type="continuationSeparator" w:id="0">
    <w:p w:rsidR="00A40F4F" w:rsidRDefault="00A40F4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tarSymbol">
    <w:altName w:val="Arial Unicode MS"/>
    <w:charset w:val="02"/>
    <w:family w:val="auto"/>
    <w:pitch w:val="default"/>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NimbusRomNo9L-Medi">
    <w:altName w:val="Times New Roman"/>
    <w:charset w:val="00"/>
    <w:family w:val="auto"/>
    <w:pitch w:val="default"/>
  </w:font>
  <w:font w:name="CorpoADem">
    <w:charset w:val="00"/>
    <w:family w:val="auto"/>
    <w:pitch w:val="variable"/>
    <w:sig w:usb0="800000AF" w:usb1="1000204A" w:usb2="00000000" w:usb3="00000000" w:csb0="00000001" w:csb1="00000000"/>
  </w:font>
  <w:font w:name="Arial">
    <w:panose1 w:val="020B0604020202020204"/>
    <w:charset w:val="00"/>
    <w:family w:val="swiss"/>
    <w:pitch w:val="variable"/>
    <w:sig w:usb0="E0002EFF" w:usb1="C0007843" w:usb2="00000009" w:usb3="00000000" w:csb0="000001FF" w:csb1="00000000"/>
  </w:font>
  <w:font w:name="Helv">
    <w:panose1 w:val="020B0604020202030204"/>
    <w:charset w:val="00"/>
    <w:family w:val="swiss"/>
    <w:notTrueType/>
    <w:pitch w:val="variable"/>
    <w:sig w:usb0="00000003" w:usb1="00000000" w:usb2="00000000" w:usb3="00000000" w:csb0="00000001" w:csb1="00000000"/>
  </w:font>
  <w:font w:name="MS Mincho">
    <w:altName w:val="MS Gothic"/>
    <w:panose1 w:val="02020609040205080304"/>
    <w:charset w:val="80"/>
    <w:family w:val="roman"/>
    <w:notTrueType/>
    <w:pitch w:val="fixed"/>
    <w:sig w:usb0="00000000" w:usb1="08070000" w:usb2="00000010" w:usb3="00000000" w:csb0="00020000"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 w:name="Hevetica">
    <w:altName w:val="Times New Roman"/>
    <w:charset w:val="00"/>
    <w:family w:val="roman"/>
    <w:pitch w:val="default"/>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NimbusRomNo9L-Regu">
    <w:altName w:val="Times New Roman"/>
    <w:charset w:val="00"/>
    <w:family w:val="auto"/>
    <w:pitch w:val="default"/>
  </w:font>
  <w:font w:name="Frutiger 45 Light">
    <w:altName w:val="Microsoft JhengHei Light"/>
    <w:charset w:val="00"/>
    <w:family w:val="swiss"/>
    <w:pitch w:val="variable"/>
    <w:sig w:usb0="00000003" w:usb1="00000000" w:usb2="00000000" w:usb3="00000000" w:csb0="00000001" w:csb1="00000000"/>
  </w:font>
  <w:font w:name="Wingdings 2">
    <w:panose1 w:val="05020102010507070707"/>
    <w:charset w:val="02"/>
    <w:family w:val="roman"/>
    <w:pitch w:val="variable"/>
    <w:sig w:usb0="00000000" w:usb1="10000000" w:usb2="00000000" w:usb3="00000000" w:csb0="80000000" w:csb1="00000000"/>
  </w:font>
  <w:font w:name="Liberation Sans">
    <w:altName w:val="Arial"/>
    <w:charset w:val="00"/>
    <w:family w:val="swiss"/>
    <w:pitch w:val="variable"/>
  </w:font>
  <w:font w:name="DejaVu Sans">
    <w:panose1 w:val="020B0603030804020204"/>
    <w:charset w:val="00"/>
    <w:family w:val="swiss"/>
    <w:pitch w:val="variable"/>
    <w:sig w:usb0="E7002EFF" w:usb1="D200FDFF" w:usb2="0A246029" w:usb3="00000000" w:csb0="000001FF" w:csb1="00000000"/>
  </w:font>
  <w:font w:name="DejaVu LGC Sans">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Cambria Math">
    <w:panose1 w:val="02040503050406030204"/>
    <w:charset w:val="00"/>
    <w:family w:val="roman"/>
    <w:pitch w:val="variable"/>
    <w:sig w:usb0="E00002FF" w:usb1="420024FF" w:usb2="00000000" w:usb3="00000000" w:csb0="0000019F" w:csb1="00000000"/>
  </w:font>
  <w:font w:name="Tms Rmn">
    <w:panose1 w:val="020206030405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183C" w:rsidRDefault="00AC183C">
    <w:pPr>
      <w:pStyle w:val="Fuzeile"/>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C45" w:rsidRDefault="00D34C45">
    <w:pPr>
      <w:pStyle w:val="Fuzeile"/>
    </w:pPr>
    <w:ins w:id="3" w:author="Viel, Antoine" w:date="2017-02-13T16:06:00Z">
      <w:r>
        <w:t>Unrestricted</w:t>
      </w:r>
    </w:ins>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C45" w:rsidRDefault="00D34C45">
    <w:pPr>
      <w:pStyle w:val="Fuzeile"/>
    </w:pPr>
    <w:ins w:id="4" w:author="Viel, Antoine" w:date="2017-02-13T16:06:00Z">
      <w:r>
        <w:t>Unrestricted</w:t>
      </w:r>
    </w:ins>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40F4F" w:rsidRDefault="00A40F4F">
      <w:r>
        <w:separator/>
      </w:r>
    </w:p>
  </w:footnote>
  <w:footnote w:type="continuationSeparator" w:id="0">
    <w:p w:rsidR="00A40F4F" w:rsidRDefault="00A40F4F">
      <w:r>
        <w:continuationSeparator/>
      </w:r>
    </w:p>
  </w:footnote>
  <w:footnote w:id="1">
    <w:p w:rsidR="00D34C45" w:rsidRPr="00CB0AE5" w:rsidRDefault="00D34C45">
      <w:pPr>
        <w:pStyle w:val="Funotentext"/>
      </w:pPr>
      <w:r>
        <w:rPr>
          <w:rStyle w:val="Funotenzeichen"/>
        </w:rPr>
        <w:footnoteRef/>
      </w:r>
      <w:r>
        <w:t xml:space="preserve"> This definition differs slightly from the one used in the FMI for Model Exchange in that, in the case of tool coupling the original tool is additionally required to perform the co-simulation.</w:t>
      </w:r>
    </w:p>
  </w:footnote>
  <w:footnote w:id="2">
    <w:p w:rsidR="00D34C45" w:rsidRPr="00DF3F77" w:rsidRDefault="00D34C45">
      <w:pPr>
        <w:pStyle w:val="Funotentext"/>
      </w:pPr>
      <w:r w:rsidRPr="00DF3F77">
        <w:rPr>
          <w:rStyle w:val="Funotenzeichen"/>
        </w:rPr>
        <w:footnoteRef/>
      </w:r>
      <w:r w:rsidRPr="00DF3F77">
        <w:t xml:space="preserve"> This file is identical to fmiModelTypes.h from Model Exchange 1.0. In the follow up version Model-Exchange will also use this file.</w:t>
      </w:r>
    </w:p>
  </w:footnote>
  <w:footnote w:id="3">
    <w:p w:rsidR="00D34C45" w:rsidRPr="005C58EF" w:rsidRDefault="00D34C45">
      <w:pPr>
        <w:pStyle w:val="Funotentext"/>
      </w:pPr>
      <w:r>
        <w:rPr>
          <w:rStyle w:val="Funotenzeichen"/>
        </w:rPr>
        <w:footnoteRef/>
      </w:r>
      <w:r>
        <w:t xml:space="preserve"> </w:t>
      </w:r>
      <w:r w:rsidRPr="005C58EF">
        <w:t xml:space="preserve">Note that the implementation can be either </w:t>
      </w:r>
      <w:r>
        <w:t>according to</w:t>
      </w:r>
      <w:r w:rsidRPr="005C58EF">
        <w:t xml:space="preserve"> FMI for Model Exchange or FMI for Co-Simulation. </w:t>
      </w:r>
      <w:r>
        <w:t xml:space="preserve">For the second, see section </w:t>
      </w:r>
      <w:r>
        <w:fldChar w:fldCharType="begin"/>
      </w:r>
      <w:r>
        <w:instrText xml:space="preserve"> REF _Ref272930063 \r \h </w:instrText>
      </w:r>
      <w:r>
        <w:fldChar w:fldCharType="separate"/>
      </w:r>
      <w:r>
        <w:t>3.5.2</w:t>
      </w:r>
      <w:r>
        <w:fldChar w:fldCharType="end"/>
      </w:r>
      <w:r>
        <w:t xml:space="preserve"> for details. </w:t>
      </w:r>
      <w:del w:id="394" w:author="andreas" w:date="2017-02-17T14:06:00Z">
        <w:r w:rsidDel="00ED1570">
          <w:fldChar w:fldCharType="begin"/>
        </w:r>
        <w:r w:rsidDel="00ED1570">
          <w:delInstrText xml:space="preserve"> REF _Ref272930079 \r \h </w:delInstrText>
        </w:r>
        <w:r w:rsidDel="00ED1570">
          <w:fldChar w:fldCharType="separate"/>
        </w:r>
        <w:r w:rsidDel="00ED1570">
          <w:delText>Appendix B</w:delText>
        </w:r>
        <w:r w:rsidDel="00ED1570">
          <w:fldChar w:fldCharType="end"/>
        </w:r>
        <w:r w:rsidDel="00ED1570">
          <w:delText xml:space="preserve"> gives an outlook of a possible future generalization.</w:delText>
        </w:r>
      </w:del>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C183C" w:rsidRDefault="00AC183C">
    <w:pPr>
      <w:pStyle w:val="Kopfzeile"/>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C45" w:rsidRPr="008C289F" w:rsidRDefault="00D34C45" w:rsidP="00CE7940">
    <w:pPr>
      <w:pStyle w:val="Headertext"/>
      <w:tabs>
        <w:tab w:val="left" w:pos="5400"/>
      </w:tabs>
      <w:spacing w:before="0"/>
    </w:pPr>
    <w:r>
      <w:rPr>
        <w:noProof/>
        <w:lang w:val="de-DE" w:eastAsia="de-DE"/>
      </w:rPr>
      <w:drawing>
        <wp:anchor distT="0" distB="0" distL="114300" distR="114300" simplePos="0" relativeHeight="251660288" behindDoc="0" locked="0" layoutInCell="1" allowOverlap="1">
          <wp:simplePos x="0" y="0"/>
          <wp:positionH relativeFrom="margin">
            <wp:align>left</wp:align>
          </wp:positionH>
          <wp:positionV relativeFrom="paragraph">
            <wp:posOffset>6985</wp:posOffset>
          </wp:positionV>
          <wp:extent cx="1828800" cy="612183"/>
          <wp:effectExtent l="0" t="0" r="0" b="0"/>
          <wp:wrapNone/>
          <wp:docPr id="5" name="Bild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odelisar-B_logoCadre"/>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1828800" cy="612183"/>
                  </a:xfrm>
                  <a:prstGeom prst="rect">
                    <a:avLst/>
                  </a:prstGeom>
                  <a:noFill/>
                  <a:ln>
                    <a:noFill/>
                  </a:ln>
                </pic:spPr>
              </pic:pic>
            </a:graphicData>
          </a:graphic>
          <wp14:sizeRelH relativeFrom="page">
            <wp14:pctWidth>0</wp14:pctWidth>
          </wp14:sizeRelH>
          <wp14:sizeRelV relativeFrom="page">
            <wp14:pctHeight>0</wp14:pctHeight>
          </wp14:sizeRelV>
        </wp:anchor>
      </w:drawing>
    </w:r>
    <w:r>
      <w:tab/>
      <w:t>Functional Mock-up Interface for Co-Simulation</w:t>
    </w:r>
  </w:p>
  <w:p w:rsidR="00D34C45" w:rsidRDefault="00D34C45" w:rsidP="00CE7940">
    <w:pPr>
      <w:pStyle w:val="Headertext"/>
      <w:tabs>
        <w:tab w:val="left" w:pos="5400"/>
      </w:tabs>
      <w:spacing w:before="0"/>
    </w:pPr>
    <w:r>
      <w:rPr>
        <w:b/>
        <w:color w:val="009F47"/>
      </w:rPr>
      <w:tab/>
      <w:t>FMI Project, MODELICA Association</w:t>
    </w:r>
  </w:p>
  <w:p w:rsidR="00D34C45" w:rsidRPr="004A3571" w:rsidRDefault="00D34C45" w:rsidP="00CE7940">
    <w:pPr>
      <w:pStyle w:val="Headertext"/>
      <w:tabs>
        <w:tab w:val="left" w:pos="5400"/>
      </w:tabs>
      <w:spacing w:before="0"/>
      <w:rPr>
        <w:szCs w:val="18"/>
      </w:rPr>
    </w:pPr>
    <w:r>
      <w:tab/>
    </w:r>
    <w:r w:rsidR="00AC183C">
      <w:t>Ju</w:t>
    </w:r>
    <w:bookmarkStart w:id="1" w:name="_GoBack"/>
    <w:bookmarkEnd w:id="1"/>
    <w:r w:rsidR="00AC183C">
      <w:t>ly</w:t>
    </w:r>
    <w:r w:rsidR="00AC183C">
      <w:t xml:space="preserve"> </w:t>
    </w:r>
    <w:r>
      <w:t>2017</w:t>
    </w:r>
  </w:p>
  <w:p w:rsidR="00D34C45" w:rsidRPr="00253F18" w:rsidRDefault="00D34C45" w:rsidP="00CE7940">
    <w:pPr>
      <w:pStyle w:val="Headertext"/>
      <w:tabs>
        <w:tab w:val="left" w:pos="5400"/>
      </w:tabs>
      <w:spacing w:before="0"/>
      <w:rPr>
        <w:snapToGrid w:val="0"/>
        <w:szCs w:val="18"/>
      </w:rPr>
    </w:pPr>
    <w:r w:rsidRPr="004A3571">
      <w:tab/>
      <w:t xml:space="preserve">Page </w:t>
    </w:r>
    <w:r w:rsidRPr="004A3571">
      <w:fldChar w:fldCharType="begin"/>
    </w:r>
    <w:r w:rsidRPr="004A3571">
      <w:instrText xml:space="preserve"> PAGE </w:instrText>
    </w:r>
    <w:r w:rsidRPr="004A3571">
      <w:fldChar w:fldCharType="separate"/>
    </w:r>
    <w:r w:rsidR="00AC183C">
      <w:rPr>
        <w:noProof/>
      </w:rPr>
      <w:t>2</w:t>
    </w:r>
    <w:r w:rsidRPr="004A3571">
      <w:fldChar w:fldCharType="end"/>
    </w:r>
    <w:r w:rsidRPr="004A3571">
      <w:t xml:space="preserve"> of </w:t>
    </w:r>
    <w:r w:rsidRPr="004A3571">
      <w:rPr>
        <w:rStyle w:val="Seitenzahl"/>
        <w:rFonts w:cs="Times New Roman"/>
        <w:spacing w:val="0"/>
        <w:szCs w:val="18"/>
      </w:rPr>
      <w:fldChar w:fldCharType="begin"/>
    </w:r>
    <w:r w:rsidRPr="004A3571">
      <w:rPr>
        <w:rStyle w:val="Seitenzahl"/>
        <w:rFonts w:cs="Times New Roman"/>
        <w:spacing w:val="0"/>
        <w:szCs w:val="18"/>
      </w:rPr>
      <w:instrText xml:space="preserve"> NUMPAGES </w:instrText>
    </w:r>
    <w:r w:rsidRPr="004A3571">
      <w:rPr>
        <w:rStyle w:val="Seitenzahl"/>
        <w:rFonts w:cs="Times New Roman"/>
        <w:spacing w:val="0"/>
        <w:szCs w:val="18"/>
      </w:rPr>
      <w:fldChar w:fldCharType="separate"/>
    </w:r>
    <w:r w:rsidR="00AC183C">
      <w:rPr>
        <w:rStyle w:val="Seitenzahl"/>
        <w:rFonts w:cs="Times New Roman"/>
        <w:noProof/>
        <w:spacing w:val="0"/>
        <w:szCs w:val="18"/>
      </w:rPr>
      <w:t>55</w:t>
    </w:r>
    <w:r w:rsidRPr="004A3571">
      <w:rPr>
        <w:rStyle w:val="Seitenzahl"/>
        <w:rFonts w:cs="Times New Roman"/>
        <w:spacing w:val="0"/>
        <w:szCs w:val="18"/>
      </w:rPr>
      <w:fldChar w:fldCharType="end"/>
    </w:r>
    <w:bookmarkStart w:id="2" w:name="_Toc240646361"/>
    <w:bookmarkEnd w:id="2"/>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C45" w:rsidRDefault="00D34C45">
    <w:pPr>
      <w:tabs>
        <w:tab w:val="left" w:pos="1440"/>
        <w:tab w:val="left" w:pos="3420"/>
        <w:tab w:val="left" w:pos="4984"/>
        <w:tab w:val="left" w:pos="6300"/>
        <w:tab w:val="left" w:pos="7251"/>
      </w:tabs>
    </w:pPr>
    <w:r>
      <w:tab/>
    </w:r>
    <w:r>
      <w:tab/>
    </w:r>
    <w:r>
      <w:tab/>
    </w:r>
    <w:r>
      <w:rPr>
        <w:noProof/>
        <w:lang w:val="de-DE" w:eastAsia="de-DE"/>
      </w:rPr>
      <w:drawing>
        <wp:inline distT="0" distB="0" distL="0" distR="0">
          <wp:extent cx="2562943" cy="857928"/>
          <wp:effectExtent l="0" t="0" r="8890" b="0"/>
          <wp:docPr id="27" name="Grafik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logotype_FMI_horizontal_RVB.png"/>
                  <pic:cNvPicPr/>
                </pic:nvPicPr>
                <pic:blipFill>
                  <a:blip r:embed="rId1">
                    <a:extLst>
                      <a:ext uri="{28A0092B-C50C-407E-A947-70E740481C1C}">
                        <a14:useLocalDpi xmlns:a14="http://schemas.microsoft.com/office/drawing/2010/main" val="0"/>
                      </a:ext>
                    </a:extLst>
                  </a:blip>
                  <a:stretch>
                    <a:fillRect/>
                  </a:stretch>
                </pic:blipFill>
                <pic:spPr>
                  <a:xfrm>
                    <a:off x="0" y="0"/>
                    <a:ext cx="2834236" cy="948742"/>
                  </a:xfrm>
                  <a:prstGeom prst="rect">
                    <a:avLst/>
                  </a:prstGeom>
                </pic:spPr>
              </pic:pic>
            </a:graphicData>
          </a:graphic>
        </wp:inline>
      </w:drawing>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34C45" w:rsidRDefault="00D34C45"/>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C2C8680A"/>
    <w:multiLevelType w:val="hybridMultilevel"/>
    <w:tmpl w:val="B476614E"/>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7FBCC94C"/>
    <w:lvl w:ilvl="0">
      <w:start w:val="1"/>
      <w:numFmt w:val="decimal"/>
      <w:pStyle w:val="Listennummer5"/>
      <w:lvlText w:val="%1."/>
      <w:lvlJc w:val="left"/>
      <w:pPr>
        <w:tabs>
          <w:tab w:val="num" w:pos="1492"/>
        </w:tabs>
        <w:ind w:left="1492" w:hanging="360"/>
      </w:pPr>
    </w:lvl>
  </w:abstractNum>
  <w:abstractNum w:abstractNumId="2" w15:restartNumberingAfterBreak="0">
    <w:nsid w:val="FFFFFF7D"/>
    <w:multiLevelType w:val="singleLevel"/>
    <w:tmpl w:val="F55A2CF0"/>
    <w:lvl w:ilvl="0">
      <w:start w:val="1"/>
      <w:numFmt w:val="decimal"/>
      <w:pStyle w:val="Listennummer4"/>
      <w:lvlText w:val="%1."/>
      <w:lvlJc w:val="left"/>
      <w:pPr>
        <w:tabs>
          <w:tab w:val="num" w:pos="1209"/>
        </w:tabs>
        <w:ind w:left="1209" w:hanging="360"/>
      </w:pPr>
    </w:lvl>
  </w:abstractNum>
  <w:abstractNum w:abstractNumId="3" w15:restartNumberingAfterBreak="0">
    <w:nsid w:val="FFFFFF7E"/>
    <w:multiLevelType w:val="singleLevel"/>
    <w:tmpl w:val="A446B9F2"/>
    <w:lvl w:ilvl="0">
      <w:start w:val="1"/>
      <w:numFmt w:val="decimal"/>
      <w:pStyle w:val="Listennummer3"/>
      <w:lvlText w:val="%1."/>
      <w:lvlJc w:val="left"/>
      <w:pPr>
        <w:tabs>
          <w:tab w:val="num" w:pos="926"/>
        </w:tabs>
        <w:ind w:left="926" w:hanging="360"/>
      </w:pPr>
    </w:lvl>
  </w:abstractNum>
  <w:abstractNum w:abstractNumId="4" w15:restartNumberingAfterBreak="0">
    <w:nsid w:val="FFFFFF7F"/>
    <w:multiLevelType w:val="singleLevel"/>
    <w:tmpl w:val="A8FE846C"/>
    <w:lvl w:ilvl="0">
      <w:start w:val="1"/>
      <w:numFmt w:val="decimal"/>
      <w:pStyle w:val="Listennummer2"/>
      <w:lvlText w:val="%1."/>
      <w:lvlJc w:val="left"/>
      <w:pPr>
        <w:tabs>
          <w:tab w:val="num" w:pos="643"/>
        </w:tabs>
        <w:ind w:left="643" w:hanging="360"/>
      </w:pPr>
    </w:lvl>
  </w:abstractNum>
  <w:abstractNum w:abstractNumId="5" w15:restartNumberingAfterBreak="0">
    <w:nsid w:val="FFFFFF80"/>
    <w:multiLevelType w:val="singleLevel"/>
    <w:tmpl w:val="C3EE29D4"/>
    <w:lvl w:ilvl="0">
      <w:start w:val="1"/>
      <w:numFmt w:val="bullet"/>
      <w:pStyle w:val="Aufzhlungszeichen5"/>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2996ACEE"/>
    <w:lvl w:ilvl="0">
      <w:start w:val="1"/>
      <w:numFmt w:val="bullet"/>
      <w:pStyle w:val="Aufzhlungszeichen4"/>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81CCD490"/>
    <w:lvl w:ilvl="0">
      <w:start w:val="1"/>
      <w:numFmt w:val="bullet"/>
      <w:pStyle w:val="Aufzhlungszeichen3"/>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88BC126E"/>
    <w:lvl w:ilvl="0">
      <w:start w:val="1"/>
      <w:numFmt w:val="bullet"/>
      <w:pStyle w:val="Aufzhlungszeichen2"/>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1B7236F4"/>
    <w:lvl w:ilvl="0">
      <w:start w:val="1"/>
      <w:numFmt w:val="decimal"/>
      <w:pStyle w:val="Listennummer"/>
      <w:lvlText w:val="%1."/>
      <w:lvlJc w:val="left"/>
      <w:pPr>
        <w:tabs>
          <w:tab w:val="num" w:pos="360"/>
        </w:tabs>
        <w:ind w:left="360" w:hanging="360"/>
      </w:pPr>
    </w:lvl>
  </w:abstractNum>
  <w:abstractNum w:abstractNumId="10" w15:restartNumberingAfterBreak="0">
    <w:nsid w:val="FFFFFFFE"/>
    <w:multiLevelType w:val="singleLevel"/>
    <w:tmpl w:val="14F0A3CE"/>
    <w:lvl w:ilvl="0">
      <w:numFmt w:val="bullet"/>
      <w:lvlText w:val="*"/>
      <w:lvlJc w:val="left"/>
    </w:lvl>
  </w:abstractNum>
  <w:abstractNum w:abstractNumId="11" w15:restartNumberingAfterBreak="0">
    <w:nsid w:val="00000003"/>
    <w:multiLevelType w:val="multilevel"/>
    <w:tmpl w:val="00000003"/>
    <w:name w:val="WW8Num2"/>
    <w:lvl w:ilvl="0">
      <w:start w:val="1"/>
      <w:numFmt w:val="bullet"/>
      <w:lvlText w:val=""/>
      <w:lvlJc w:val="left"/>
      <w:pPr>
        <w:tabs>
          <w:tab w:val="num" w:pos="720"/>
        </w:tabs>
        <w:ind w:left="720" w:hanging="360"/>
      </w:pPr>
      <w:rPr>
        <w:rFonts w:ascii="Symbol" w:hAnsi="Symbol"/>
      </w:rPr>
    </w:lvl>
    <w:lvl w:ilvl="1">
      <w:start w:val="1"/>
      <w:numFmt w:val="bullet"/>
      <w:lvlText w:val="o"/>
      <w:lvlJc w:val="left"/>
      <w:pPr>
        <w:tabs>
          <w:tab w:val="num" w:pos="1440"/>
        </w:tabs>
        <w:ind w:left="1440" w:hanging="360"/>
      </w:pPr>
      <w:rPr>
        <w:rFonts w:ascii="Courier New" w:hAnsi="Courier New" w:cs="StarSymbol"/>
        <w:sz w:val="18"/>
        <w:szCs w:val="18"/>
      </w:rPr>
    </w:lvl>
    <w:lvl w:ilvl="2">
      <w:start w:val="1"/>
      <w:numFmt w:val="bullet"/>
      <w:lvlText w:val=""/>
      <w:lvlJc w:val="left"/>
      <w:pPr>
        <w:tabs>
          <w:tab w:val="num" w:pos="2160"/>
        </w:tabs>
        <w:ind w:left="2160" w:hanging="360"/>
      </w:pPr>
      <w:rPr>
        <w:rFonts w:ascii="Wingdings" w:hAnsi="Wingdings" w:cs="StarSymbol"/>
        <w:sz w:val="18"/>
        <w:szCs w:val="18"/>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cs="StarSymbol"/>
        <w:sz w:val="18"/>
        <w:szCs w:val="18"/>
      </w:rPr>
    </w:lvl>
    <w:lvl w:ilvl="5">
      <w:start w:val="1"/>
      <w:numFmt w:val="bullet"/>
      <w:lvlText w:val=""/>
      <w:lvlJc w:val="left"/>
      <w:pPr>
        <w:tabs>
          <w:tab w:val="num" w:pos="4320"/>
        </w:tabs>
        <w:ind w:left="4320" w:hanging="360"/>
      </w:pPr>
      <w:rPr>
        <w:rFonts w:ascii="Wingdings" w:hAnsi="Wingdings" w:cs="StarSymbol"/>
        <w:sz w:val="18"/>
        <w:szCs w:val="18"/>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cs="StarSymbol"/>
        <w:sz w:val="18"/>
        <w:szCs w:val="18"/>
      </w:rPr>
    </w:lvl>
    <w:lvl w:ilvl="8">
      <w:start w:val="1"/>
      <w:numFmt w:val="bullet"/>
      <w:lvlText w:val=""/>
      <w:lvlJc w:val="left"/>
      <w:pPr>
        <w:tabs>
          <w:tab w:val="num" w:pos="6480"/>
        </w:tabs>
        <w:ind w:left="6480" w:hanging="360"/>
      </w:pPr>
      <w:rPr>
        <w:rFonts w:ascii="Wingdings" w:hAnsi="Wingdings" w:cs="StarSymbol"/>
        <w:sz w:val="18"/>
        <w:szCs w:val="18"/>
      </w:rPr>
    </w:lvl>
  </w:abstractNum>
  <w:abstractNum w:abstractNumId="12" w15:restartNumberingAfterBreak="0">
    <w:nsid w:val="00000004"/>
    <w:multiLevelType w:val="singleLevel"/>
    <w:tmpl w:val="00000004"/>
    <w:name w:val="WW8Num3"/>
    <w:lvl w:ilvl="0">
      <w:start w:val="1"/>
      <w:numFmt w:val="decimal"/>
      <w:lvlText w:val="(%1)"/>
      <w:lvlJc w:val="left"/>
      <w:pPr>
        <w:tabs>
          <w:tab w:val="num" w:pos="403"/>
        </w:tabs>
        <w:ind w:left="400" w:hanging="400"/>
      </w:pPr>
      <w:rPr>
        <w:rFonts w:ascii="Symbol" w:eastAsia="Arial Unicode MS" w:hAnsi="Symbol" w:cs="Symbol"/>
        <w:sz w:val="24"/>
        <w:szCs w:val="24"/>
        <w:lang w:val="de-DE"/>
      </w:rPr>
    </w:lvl>
  </w:abstractNum>
  <w:abstractNum w:abstractNumId="13" w15:restartNumberingAfterBreak="0">
    <w:nsid w:val="00000008"/>
    <w:multiLevelType w:val="multilevel"/>
    <w:tmpl w:val="1C9C0842"/>
    <w:name w:val="WW8Num7"/>
    <w:lvl w:ilvl="0">
      <w:start w:val="1"/>
      <w:numFmt w:val="decimal"/>
      <w:pStyle w:val="GlossaryDescriptionNo"/>
      <w:lvlText w:val="(%1)"/>
      <w:lvlJc w:val="left"/>
      <w:pPr>
        <w:tabs>
          <w:tab w:val="num" w:pos="200"/>
        </w:tabs>
        <w:ind w:left="400" w:hanging="400"/>
      </w:pPr>
      <w:rPr>
        <w:rFonts w:cs="NimbusRomNo9L-Medi" w:hint="default"/>
        <w:i/>
        <w:sz w:val="24"/>
        <w:szCs w:val="24"/>
        <w:lang w:val="de-DE"/>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0083448C"/>
    <w:multiLevelType w:val="hybridMultilevel"/>
    <w:tmpl w:val="B0DEA89E"/>
    <w:lvl w:ilvl="0" w:tplc="BAB4010A">
      <w:start w:val="1"/>
      <w:numFmt w:val="decimal"/>
      <w:pStyle w:val="NummerierteListe"/>
      <w:lvlText w:val="%1."/>
      <w:lvlJc w:val="left"/>
      <w:pPr>
        <w:tabs>
          <w:tab w:val="num" w:pos="357"/>
        </w:tabs>
        <w:ind w:left="357" w:hanging="357"/>
      </w:pPr>
      <w:rPr>
        <w:rFonts w:cs="CorpoADem" w:hint="default"/>
        <w:b w:val="0"/>
        <w:bCs w:val="0"/>
        <w:i w:val="0"/>
        <w:iCs w:val="0"/>
        <w:caps w:val="0"/>
        <w:smallCaps w:val="0"/>
        <w:strike w:val="0"/>
        <w:dstrike w:val="0"/>
        <w:outline w:val="0"/>
        <w:shadow w:val="0"/>
        <w:emboss w:val="0"/>
        <w:imprint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40BCEA2C">
      <w:numFmt w:val="none"/>
      <w:lvlText w:val=""/>
      <w:lvlJc w:val="left"/>
      <w:pPr>
        <w:tabs>
          <w:tab w:val="num" w:pos="360"/>
        </w:tabs>
      </w:pPr>
    </w:lvl>
    <w:lvl w:ilvl="2" w:tplc="214A9242">
      <w:numFmt w:val="none"/>
      <w:lvlText w:val=""/>
      <w:lvlJc w:val="left"/>
      <w:pPr>
        <w:tabs>
          <w:tab w:val="num" w:pos="360"/>
        </w:tabs>
      </w:pPr>
    </w:lvl>
    <w:lvl w:ilvl="3" w:tplc="702CDB8C">
      <w:numFmt w:val="none"/>
      <w:lvlText w:val=""/>
      <w:lvlJc w:val="left"/>
      <w:pPr>
        <w:tabs>
          <w:tab w:val="num" w:pos="360"/>
        </w:tabs>
      </w:pPr>
    </w:lvl>
    <w:lvl w:ilvl="4" w:tplc="2E827DE2">
      <w:numFmt w:val="none"/>
      <w:lvlText w:val=""/>
      <w:lvlJc w:val="left"/>
      <w:pPr>
        <w:tabs>
          <w:tab w:val="num" w:pos="360"/>
        </w:tabs>
      </w:pPr>
    </w:lvl>
    <w:lvl w:ilvl="5" w:tplc="D52A63AA">
      <w:numFmt w:val="none"/>
      <w:lvlText w:val=""/>
      <w:lvlJc w:val="left"/>
      <w:pPr>
        <w:tabs>
          <w:tab w:val="num" w:pos="360"/>
        </w:tabs>
      </w:pPr>
    </w:lvl>
    <w:lvl w:ilvl="6" w:tplc="0E4236DC">
      <w:numFmt w:val="none"/>
      <w:lvlText w:val=""/>
      <w:lvlJc w:val="left"/>
      <w:pPr>
        <w:tabs>
          <w:tab w:val="num" w:pos="360"/>
        </w:tabs>
      </w:pPr>
    </w:lvl>
    <w:lvl w:ilvl="7" w:tplc="E20ED8AC">
      <w:numFmt w:val="none"/>
      <w:lvlText w:val=""/>
      <w:lvlJc w:val="left"/>
      <w:pPr>
        <w:tabs>
          <w:tab w:val="num" w:pos="360"/>
        </w:tabs>
      </w:pPr>
    </w:lvl>
    <w:lvl w:ilvl="8" w:tplc="BB66D32E">
      <w:numFmt w:val="none"/>
      <w:lvlText w:val=""/>
      <w:lvlJc w:val="left"/>
      <w:pPr>
        <w:tabs>
          <w:tab w:val="num" w:pos="360"/>
        </w:tabs>
      </w:pPr>
    </w:lvl>
  </w:abstractNum>
  <w:abstractNum w:abstractNumId="15" w15:restartNumberingAfterBreak="0">
    <w:nsid w:val="096E0193"/>
    <w:multiLevelType w:val="hybridMultilevel"/>
    <w:tmpl w:val="E5AEE84A"/>
    <w:name w:val="WW8Num8"/>
    <w:lvl w:ilvl="0" w:tplc="84C27DE4">
      <w:start w:val="1"/>
      <w:numFmt w:val="bullet"/>
      <w:lvlText w:val=""/>
      <w:lvlJc w:val="left"/>
      <w:pPr>
        <w:tabs>
          <w:tab w:val="num" w:pos="720"/>
        </w:tabs>
        <w:ind w:left="720" w:hanging="360"/>
      </w:pPr>
      <w:rPr>
        <w:rFonts w:ascii="Symbol" w:hAnsi="Symbol" w:hint="default"/>
      </w:rPr>
    </w:lvl>
    <w:lvl w:ilvl="1" w:tplc="147AF198" w:tentative="1">
      <w:start w:val="1"/>
      <w:numFmt w:val="bullet"/>
      <w:lvlText w:val="o"/>
      <w:lvlJc w:val="left"/>
      <w:pPr>
        <w:tabs>
          <w:tab w:val="num" w:pos="1440"/>
        </w:tabs>
        <w:ind w:left="1440" w:hanging="360"/>
      </w:pPr>
      <w:rPr>
        <w:rFonts w:ascii="Courier New" w:hAnsi="Courier New" w:cs="Courier New" w:hint="default"/>
      </w:rPr>
    </w:lvl>
    <w:lvl w:ilvl="2" w:tplc="0EFC4E76" w:tentative="1">
      <w:start w:val="1"/>
      <w:numFmt w:val="bullet"/>
      <w:lvlText w:val=""/>
      <w:lvlJc w:val="left"/>
      <w:pPr>
        <w:tabs>
          <w:tab w:val="num" w:pos="2160"/>
        </w:tabs>
        <w:ind w:left="2160" w:hanging="360"/>
      </w:pPr>
      <w:rPr>
        <w:rFonts w:ascii="Wingdings" w:hAnsi="Wingdings" w:hint="default"/>
      </w:rPr>
    </w:lvl>
    <w:lvl w:ilvl="3" w:tplc="5D5C2F14" w:tentative="1">
      <w:start w:val="1"/>
      <w:numFmt w:val="bullet"/>
      <w:lvlText w:val=""/>
      <w:lvlJc w:val="left"/>
      <w:pPr>
        <w:tabs>
          <w:tab w:val="num" w:pos="2880"/>
        </w:tabs>
        <w:ind w:left="2880" w:hanging="360"/>
      </w:pPr>
      <w:rPr>
        <w:rFonts w:ascii="Symbol" w:hAnsi="Symbol" w:hint="default"/>
      </w:rPr>
    </w:lvl>
    <w:lvl w:ilvl="4" w:tplc="765AC590" w:tentative="1">
      <w:start w:val="1"/>
      <w:numFmt w:val="bullet"/>
      <w:lvlText w:val="o"/>
      <w:lvlJc w:val="left"/>
      <w:pPr>
        <w:tabs>
          <w:tab w:val="num" w:pos="3600"/>
        </w:tabs>
        <w:ind w:left="3600" w:hanging="360"/>
      </w:pPr>
      <w:rPr>
        <w:rFonts w:ascii="Courier New" w:hAnsi="Courier New" w:cs="Courier New" w:hint="default"/>
      </w:rPr>
    </w:lvl>
    <w:lvl w:ilvl="5" w:tplc="AF3648B2" w:tentative="1">
      <w:start w:val="1"/>
      <w:numFmt w:val="bullet"/>
      <w:lvlText w:val=""/>
      <w:lvlJc w:val="left"/>
      <w:pPr>
        <w:tabs>
          <w:tab w:val="num" w:pos="4320"/>
        </w:tabs>
        <w:ind w:left="4320" w:hanging="360"/>
      </w:pPr>
      <w:rPr>
        <w:rFonts w:ascii="Wingdings" w:hAnsi="Wingdings" w:hint="default"/>
      </w:rPr>
    </w:lvl>
    <w:lvl w:ilvl="6" w:tplc="4DBED4F6" w:tentative="1">
      <w:start w:val="1"/>
      <w:numFmt w:val="bullet"/>
      <w:lvlText w:val=""/>
      <w:lvlJc w:val="left"/>
      <w:pPr>
        <w:tabs>
          <w:tab w:val="num" w:pos="5040"/>
        </w:tabs>
        <w:ind w:left="5040" w:hanging="360"/>
      </w:pPr>
      <w:rPr>
        <w:rFonts w:ascii="Symbol" w:hAnsi="Symbol" w:hint="default"/>
      </w:rPr>
    </w:lvl>
    <w:lvl w:ilvl="7" w:tplc="65D2A19A" w:tentative="1">
      <w:start w:val="1"/>
      <w:numFmt w:val="bullet"/>
      <w:lvlText w:val="o"/>
      <w:lvlJc w:val="left"/>
      <w:pPr>
        <w:tabs>
          <w:tab w:val="num" w:pos="5760"/>
        </w:tabs>
        <w:ind w:left="5760" w:hanging="360"/>
      </w:pPr>
      <w:rPr>
        <w:rFonts w:ascii="Courier New" w:hAnsi="Courier New" w:cs="Courier New" w:hint="default"/>
      </w:rPr>
    </w:lvl>
    <w:lvl w:ilvl="8" w:tplc="2646C75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BAE4D0C"/>
    <w:multiLevelType w:val="hybridMultilevel"/>
    <w:tmpl w:val="0B36577E"/>
    <w:lvl w:ilvl="0" w:tplc="9D52C3B6">
      <w:start w:val="1"/>
      <w:numFmt w:val="bullet"/>
      <w:lvlText w:val=""/>
      <w:lvlJc w:val="left"/>
      <w:pPr>
        <w:tabs>
          <w:tab w:val="num" w:pos="250"/>
        </w:tabs>
        <w:ind w:left="250" w:hanging="250"/>
      </w:pPr>
      <w:rPr>
        <w:rFonts w:ascii="Symbol" w:hAnsi="Symbol" w:hint="default"/>
      </w:rPr>
    </w:lvl>
    <w:lvl w:ilvl="1" w:tplc="04070003">
      <w:start w:val="1"/>
      <w:numFmt w:val="bullet"/>
      <w:lvlText w:val="o"/>
      <w:lvlJc w:val="left"/>
      <w:pPr>
        <w:tabs>
          <w:tab w:val="num" w:pos="1100"/>
        </w:tabs>
        <w:ind w:left="1100" w:hanging="360"/>
      </w:pPr>
      <w:rPr>
        <w:rFonts w:ascii="Courier New" w:hAnsi="Courier New" w:cs="Courier New" w:hint="default"/>
      </w:rPr>
    </w:lvl>
    <w:lvl w:ilvl="2" w:tplc="04070005" w:tentative="1">
      <w:start w:val="1"/>
      <w:numFmt w:val="bullet"/>
      <w:lvlText w:val=""/>
      <w:lvlJc w:val="left"/>
      <w:pPr>
        <w:tabs>
          <w:tab w:val="num" w:pos="1820"/>
        </w:tabs>
        <w:ind w:left="1820" w:hanging="360"/>
      </w:pPr>
      <w:rPr>
        <w:rFonts w:ascii="Wingdings" w:hAnsi="Wingdings" w:hint="default"/>
      </w:rPr>
    </w:lvl>
    <w:lvl w:ilvl="3" w:tplc="04070001" w:tentative="1">
      <w:start w:val="1"/>
      <w:numFmt w:val="bullet"/>
      <w:lvlText w:val=""/>
      <w:lvlJc w:val="left"/>
      <w:pPr>
        <w:tabs>
          <w:tab w:val="num" w:pos="2540"/>
        </w:tabs>
        <w:ind w:left="2540" w:hanging="360"/>
      </w:pPr>
      <w:rPr>
        <w:rFonts w:ascii="Symbol" w:hAnsi="Symbol" w:hint="default"/>
      </w:rPr>
    </w:lvl>
    <w:lvl w:ilvl="4" w:tplc="04070003" w:tentative="1">
      <w:start w:val="1"/>
      <w:numFmt w:val="bullet"/>
      <w:lvlText w:val="o"/>
      <w:lvlJc w:val="left"/>
      <w:pPr>
        <w:tabs>
          <w:tab w:val="num" w:pos="3260"/>
        </w:tabs>
        <w:ind w:left="3260" w:hanging="360"/>
      </w:pPr>
      <w:rPr>
        <w:rFonts w:ascii="Courier New" w:hAnsi="Courier New" w:cs="Courier New" w:hint="default"/>
      </w:rPr>
    </w:lvl>
    <w:lvl w:ilvl="5" w:tplc="04070005" w:tentative="1">
      <w:start w:val="1"/>
      <w:numFmt w:val="bullet"/>
      <w:lvlText w:val=""/>
      <w:lvlJc w:val="left"/>
      <w:pPr>
        <w:tabs>
          <w:tab w:val="num" w:pos="3980"/>
        </w:tabs>
        <w:ind w:left="3980" w:hanging="360"/>
      </w:pPr>
      <w:rPr>
        <w:rFonts w:ascii="Wingdings" w:hAnsi="Wingdings" w:hint="default"/>
      </w:rPr>
    </w:lvl>
    <w:lvl w:ilvl="6" w:tplc="04070001" w:tentative="1">
      <w:start w:val="1"/>
      <w:numFmt w:val="bullet"/>
      <w:lvlText w:val=""/>
      <w:lvlJc w:val="left"/>
      <w:pPr>
        <w:tabs>
          <w:tab w:val="num" w:pos="4700"/>
        </w:tabs>
        <w:ind w:left="4700" w:hanging="360"/>
      </w:pPr>
      <w:rPr>
        <w:rFonts w:ascii="Symbol" w:hAnsi="Symbol" w:hint="default"/>
      </w:rPr>
    </w:lvl>
    <w:lvl w:ilvl="7" w:tplc="04070003" w:tentative="1">
      <w:start w:val="1"/>
      <w:numFmt w:val="bullet"/>
      <w:lvlText w:val="o"/>
      <w:lvlJc w:val="left"/>
      <w:pPr>
        <w:tabs>
          <w:tab w:val="num" w:pos="5420"/>
        </w:tabs>
        <w:ind w:left="5420" w:hanging="360"/>
      </w:pPr>
      <w:rPr>
        <w:rFonts w:ascii="Courier New" w:hAnsi="Courier New" w:cs="Courier New" w:hint="default"/>
      </w:rPr>
    </w:lvl>
    <w:lvl w:ilvl="8" w:tplc="04070005" w:tentative="1">
      <w:start w:val="1"/>
      <w:numFmt w:val="bullet"/>
      <w:lvlText w:val=""/>
      <w:lvlJc w:val="left"/>
      <w:pPr>
        <w:tabs>
          <w:tab w:val="num" w:pos="6140"/>
        </w:tabs>
        <w:ind w:left="6140" w:hanging="360"/>
      </w:pPr>
      <w:rPr>
        <w:rFonts w:ascii="Wingdings" w:hAnsi="Wingdings" w:hint="default"/>
      </w:rPr>
    </w:lvl>
  </w:abstractNum>
  <w:abstractNum w:abstractNumId="17" w15:restartNumberingAfterBreak="0">
    <w:nsid w:val="13112B90"/>
    <w:multiLevelType w:val="hybridMultilevel"/>
    <w:tmpl w:val="D0F4B3CE"/>
    <w:name w:val="WW8Num52222222"/>
    <w:lvl w:ilvl="0" w:tplc="7EB466C2">
      <w:start w:val="1"/>
      <w:numFmt w:val="bullet"/>
      <w:lvlText w:val=""/>
      <w:lvlJc w:val="left"/>
      <w:pPr>
        <w:tabs>
          <w:tab w:val="num" w:pos="720"/>
        </w:tabs>
        <w:ind w:left="720" w:hanging="360"/>
      </w:pPr>
      <w:rPr>
        <w:rFonts w:ascii="Symbol" w:hAnsi="Symbol" w:hint="default"/>
      </w:rPr>
    </w:lvl>
    <w:lvl w:ilvl="1" w:tplc="04070019" w:tentative="1">
      <w:start w:val="1"/>
      <w:numFmt w:val="bullet"/>
      <w:lvlText w:val="o"/>
      <w:lvlJc w:val="left"/>
      <w:pPr>
        <w:tabs>
          <w:tab w:val="num" w:pos="1440"/>
        </w:tabs>
        <w:ind w:left="1440" w:hanging="360"/>
      </w:pPr>
      <w:rPr>
        <w:rFonts w:ascii="Courier New" w:hAnsi="Courier New" w:cs="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cs="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cs="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29FA0A39"/>
    <w:multiLevelType w:val="hybridMultilevel"/>
    <w:tmpl w:val="D7346286"/>
    <w:lvl w:ilvl="0" w:tplc="08090001">
      <w:start w:val="1"/>
      <w:numFmt w:val="bullet"/>
      <w:lvlText w:val=""/>
      <w:lvlJc w:val="left"/>
      <w:pPr>
        <w:tabs>
          <w:tab w:val="num" w:pos="1080"/>
        </w:tabs>
        <w:ind w:left="1080" w:hanging="360"/>
      </w:pPr>
      <w:rPr>
        <w:rFonts w:ascii="Symbol" w:hAnsi="Symbol" w:hint="default"/>
      </w:rPr>
    </w:lvl>
    <w:lvl w:ilvl="1" w:tplc="40BCEA2C">
      <w:numFmt w:val="none"/>
      <w:lvlText w:val=""/>
      <w:lvlJc w:val="left"/>
      <w:pPr>
        <w:tabs>
          <w:tab w:val="num" w:pos="720"/>
        </w:tabs>
      </w:pPr>
    </w:lvl>
    <w:lvl w:ilvl="2" w:tplc="214A9242">
      <w:numFmt w:val="none"/>
      <w:lvlText w:val=""/>
      <w:lvlJc w:val="left"/>
      <w:pPr>
        <w:tabs>
          <w:tab w:val="num" w:pos="720"/>
        </w:tabs>
      </w:pPr>
    </w:lvl>
    <w:lvl w:ilvl="3" w:tplc="702CDB8C">
      <w:numFmt w:val="none"/>
      <w:lvlText w:val=""/>
      <w:lvlJc w:val="left"/>
      <w:pPr>
        <w:tabs>
          <w:tab w:val="num" w:pos="720"/>
        </w:tabs>
      </w:pPr>
    </w:lvl>
    <w:lvl w:ilvl="4" w:tplc="2E827DE2">
      <w:numFmt w:val="none"/>
      <w:lvlText w:val=""/>
      <w:lvlJc w:val="left"/>
      <w:pPr>
        <w:tabs>
          <w:tab w:val="num" w:pos="720"/>
        </w:tabs>
      </w:pPr>
    </w:lvl>
    <w:lvl w:ilvl="5" w:tplc="D52A63AA">
      <w:numFmt w:val="none"/>
      <w:lvlText w:val=""/>
      <w:lvlJc w:val="left"/>
      <w:pPr>
        <w:tabs>
          <w:tab w:val="num" w:pos="720"/>
        </w:tabs>
      </w:pPr>
    </w:lvl>
    <w:lvl w:ilvl="6" w:tplc="0E4236DC">
      <w:numFmt w:val="none"/>
      <w:lvlText w:val=""/>
      <w:lvlJc w:val="left"/>
      <w:pPr>
        <w:tabs>
          <w:tab w:val="num" w:pos="720"/>
        </w:tabs>
      </w:pPr>
    </w:lvl>
    <w:lvl w:ilvl="7" w:tplc="E20ED8AC">
      <w:numFmt w:val="none"/>
      <w:lvlText w:val=""/>
      <w:lvlJc w:val="left"/>
      <w:pPr>
        <w:tabs>
          <w:tab w:val="num" w:pos="720"/>
        </w:tabs>
      </w:pPr>
    </w:lvl>
    <w:lvl w:ilvl="8" w:tplc="BB66D32E">
      <w:numFmt w:val="none"/>
      <w:lvlText w:val=""/>
      <w:lvlJc w:val="left"/>
      <w:pPr>
        <w:tabs>
          <w:tab w:val="num" w:pos="720"/>
        </w:tabs>
      </w:pPr>
    </w:lvl>
  </w:abstractNum>
  <w:abstractNum w:abstractNumId="19" w15:restartNumberingAfterBreak="0">
    <w:nsid w:val="2C976351"/>
    <w:multiLevelType w:val="hybridMultilevel"/>
    <w:tmpl w:val="C6D6A3EC"/>
    <w:lvl w:ilvl="0" w:tplc="08090001">
      <w:start w:val="1"/>
      <w:numFmt w:val="bullet"/>
      <w:lvlText w:val=""/>
      <w:lvlJc w:val="left"/>
      <w:pPr>
        <w:tabs>
          <w:tab w:val="num" w:pos="740"/>
        </w:tabs>
        <w:ind w:left="740" w:hanging="360"/>
      </w:pPr>
      <w:rPr>
        <w:rFonts w:ascii="Symbol" w:hAnsi="Symbol" w:hint="default"/>
      </w:rPr>
    </w:lvl>
    <w:lvl w:ilvl="1" w:tplc="08090003" w:tentative="1">
      <w:start w:val="1"/>
      <w:numFmt w:val="bullet"/>
      <w:lvlText w:val="o"/>
      <w:lvlJc w:val="left"/>
      <w:pPr>
        <w:tabs>
          <w:tab w:val="num" w:pos="1460"/>
        </w:tabs>
        <w:ind w:left="1460" w:hanging="360"/>
      </w:pPr>
      <w:rPr>
        <w:rFonts w:ascii="Courier New" w:hAnsi="Courier New" w:cs="Courier New" w:hint="default"/>
      </w:rPr>
    </w:lvl>
    <w:lvl w:ilvl="2" w:tplc="08090005" w:tentative="1">
      <w:start w:val="1"/>
      <w:numFmt w:val="bullet"/>
      <w:lvlText w:val=""/>
      <w:lvlJc w:val="left"/>
      <w:pPr>
        <w:tabs>
          <w:tab w:val="num" w:pos="2180"/>
        </w:tabs>
        <w:ind w:left="2180" w:hanging="360"/>
      </w:pPr>
      <w:rPr>
        <w:rFonts w:ascii="Wingdings" w:hAnsi="Wingdings" w:hint="default"/>
      </w:rPr>
    </w:lvl>
    <w:lvl w:ilvl="3" w:tplc="08090001" w:tentative="1">
      <w:start w:val="1"/>
      <w:numFmt w:val="bullet"/>
      <w:lvlText w:val=""/>
      <w:lvlJc w:val="left"/>
      <w:pPr>
        <w:tabs>
          <w:tab w:val="num" w:pos="2900"/>
        </w:tabs>
        <w:ind w:left="2900" w:hanging="360"/>
      </w:pPr>
      <w:rPr>
        <w:rFonts w:ascii="Symbol" w:hAnsi="Symbol" w:hint="default"/>
      </w:rPr>
    </w:lvl>
    <w:lvl w:ilvl="4" w:tplc="08090003" w:tentative="1">
      <w:start w:val="1"/>
      <w:numFmt w:val="bullet"/>
      <w:lvlText w:val="o"/>
      <w:lvlJc w:val="left"/>
      <w:pPr>
        <w:tabs>
          <w:tab w:val="num" w:pos="3620"/>
        </w:tabs>
        <w:ind w:left="3620" w:hanging="360"/>
      </w:pPr>
      <w:rPr>
        <w:rFonts w:ascii="Courier New" w:hAnsi="Courier New" w:cs="Courier New" w:hint="default"/>
      </w:rPr>
    </w:lvl>
    <w:lvl w:ilvl="5" w:tplc="08090005" w:tentative="1">
      <w:start w:val="1"/>
      <w:numFmt w:val="bullet"/>
      <w:lvlText w:val=""/>
      <w:lvlJc w:val="left"/>
      <w:pPr>
        <w:tabs>
          <w:tab w:val="num" w:pos="4340"/>
        </w:tabs>
        <w:ind w:left="4340" w:hanging="360"/>
      </w:pPr>
      <w:rPr>
        <w:rFonts w:ascii="Wingdings" w:hAnsi="Wingdings" w:hint="default"/>
      </w:rPr>
    </w:lvl>
    <w:lvl w:ilvl="6" w:tplc="08090001" w:tentative="1">
      <w:start w:val="1"/>
      <w:numFmt w:val="bullet"/>
      <w:lvlText w:val=""/>
      <w:lvlJc w:val="left"/>
      <w:pPr>
        <w:tabs>
          <w:tab w:val="num" w:pos="5060"/>
        </w:tabs>
        <w:ind w:left="5060" w:hanging="360"/>
      </w:pPr>
      <w:rPr>
        <w:rFonts w:ascii="Symbol" w:hAnsi="Symbol" w:hint="default"/>
      </w:rPr>
    </w:lvl>
    <w:lvl w:ilvl="7" w:tplc="08090003" w:tentative="1">
      <w:start w:val="1"/>
      <w:numFmt w:val="bullet"/>
      <w:lvlText w:val="o"/>
      <w:lvlJc w:val="left"/>
      <w:pPr>
        <w:tabs>
          <w:tab w:val="num" w:pos="5780"/>
        </w:tabs>
        <w:ind w:left="5780" w:hanging="360"/>
      </w:pPr>
      <w:rPr>
        <w:rFonts w:ascii="Courier New" w:hAnsi="Courier New" w:cs="Courier New" w:hint="default"/>
      </w:rPr>
    </w:lvl>
    <w:lvl w:ilvl="8" w:tplc="08090005" w:tentative="1">
      <w:start w:val="1"/>
      <w:numFmt w:val="bullet"/>
      <w:lvlText w:val=""/>
      <w:lvlJc w:val="left"/>
      <w:pPr>
        <w:tabs>
          <w:tab w:val="num" w:pos="6500"/>
        </w:tabs>
        <w:ind w:left="6500" w:hanging="360"/>
      </w:pPr>
      <w:rPr>
        <w:rFonts w:ascii="Wingdings" w:hAnsi="Wingdings" w:hint="default"/>
      </w:rPr>
    </w:lvl>
  </w:abstractNum>
  <w:abstractNum w:abstractNumId="20" w15:restartNumberingAfterBreak="0">
    <w:nsid w:val="30EF0E17"/>
    <w:multiLevelType w:val="hybridMultilevel"/>
    <w:tmpl w:val="8F38F97C"/>
    <w:lvl w:ilvl="0" w:tplc="04070001">
      <w:start w:val="1"/>
      <w:numFmt w:val="decimal"/>
      <w:lvlText w:val="%1."/>
      <w:lvlJc w:val="left"/>
      <w:pPr>
        <w:tabs>
          <w:tab w:val="num" w:pos="652"/>
        </w:tabs>
        <w:ind w:left="652" w:hanging="368"/>
      </w:pPr>
      <w:rPr>
        <w:rFonts w:hint="default"/>
      </w:rPr>
    </w:lvl>
    <w:lvl w:ilvl="1" w:tplc="04070003" w:tentative="1">
      <w:start w:val="1"/>
      <w:numFmt w:val="lowerLetter"/>
      <w:lvlText w:val="%2."/>
      <w:lvlJc w:val="left"/>
      <w:pPr>
        <w:tabs>
          <w:tab w:val="num" w:pos="1440"/>
        </w:tabs>
        <w:ind w:left="1440" w:hanging="360"/>
      </w:pPr>
    </w:lvl>
    <w:lvl w:ilvl="2" w:tplc="04070005">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21" w15:restartNumberingAfterBreak="0">
    <w:nsid w:val="328F5EFD"/>
    <w:multiLevelType w:val="hybridMultilevel"/>
    <w:tmpl w:val="7ABE2B54"/>
    <w:lvl w:ilvl="0" w:tplc="C102FB10">
      <w:start w:val="1"/>
      <w:numFmt w:val="bullet"/>
      <w:pStyle w:val="BulletItemFirst"/>
      <w:lvlText w:val=""/>
      <w:lvlJc w:val="left"/>
      <w:pPr>
        <w:tabs>
          <w:tab w:val="num" w:pos="240"/>
        </w:tabs>
        <w:ind w:left="240" w:hanging="240"/>
      </w:pPr>
      <w:rPr>
        <w:rFonts w:ascii="Symbol" w:hAnsi="Symbol" w:hint="default"/>
      </w:rPr>
    </w:lvl>
    <w:lvl w:ilvl="1" w:tplc="04070003" w:tentative="1">
      <w:start w:val="1"/>
      <w:numFmt w:val="bullet"/>
      <w:lvlText w:val="o"/>
      <w:lvlJc w:val="left"/>
      <w:pPr>
        <w:tabs>
          <w:tab w:val="num" w:pos="360"/>
        </w:tabs>
        <w:ind w:left="360" w:hanging="360"/>
      </w:pPr>
      <w:rPr>
        <w:rFonts w:ascii="Courier New" w:hAnsi="Courier New" w:cs="Courier New" w:hint="default"/>
      </w:rPr>
    </w:lvl>
    <w:lvl w:ilvl="2" w:tplc="04070005" w:tentative="1">
      <w:start w:val="1"/>
      <w:numFmt w:val="bullet"/>
      <w:lvlText w:val=""/>
      <w:lvlJc w:val="left"/>
      <w:pPr>
        <w:tabs>
          <w:tab w:val="num" w:pos="1080"/>
        </w:tabs>
        <w:ind w:left="1080" w:hanging="360"/>
      </w:pPr>
      <w:rPr>
        <w:rFonts w:ascii="Wingdings" w:hAnsi="Wingdings" w:hint="default"/>
      </w:rPr>
    </w:lvl>
    <w:lvl w:ilvl="3" w:tplc="04070001" w:tentative="1">
      <w:start w:val="1"/>
      <w:numFmt w:val="bullet"/>
      <w:lvlText w:val=""/>
      <w:lvlJc w:val="left"/>
      <w:pPr>
        <w:tabs>
          <w:tab w:val="num" w:pos="1800"/>
        </w:tabs>
        <w:ind w:left="1800" w:hanging="360"/>
      </w:pPr>
      <w:rPr>
        <w:rFonts w:ascii="Symbol" w:hAnsi="Symbol" w:hint="default"/>
      </w:rPr>
    </w:lvl>
    <w:lvl w:ilvl="4" w:tplc="04070003" w:tentative="1">
      <w:start w:val="1"/>
      <w:numFmt w:val="bullet"/>
      <w:lvlText w:val="o"/>
      <w:lvlJc w:val="left"/>
      <w:pPr>
        <w:tabs>
          <w:tab w:val="num" w:pos="2520"/>
        </w:tabs>
        <w:ind w:left="2520" w:hanging="360"/>
      </w:pPr>
      <w:rPr>
        <w:rFonts w:ascii="Courier New" w:hAnsi="Courier New" w:cs="Courier New" w:hint="default"/>
      </w:rPr>
    </w:lvl>
    <w:lvl w:ilvl="5" w:tplc="04070005" w:tentative="1">
      <w:start w:val="1"/>
      <w:numFmt w:val="bullet"/>
      <w:lvlText w:val=""/>
      <w:lvlJc w:val="left"/>
      <w:pPr>
        <w:tabs>
          <w:tab w:val="num" w:pos="3240"/>
        </w:tabs>
        <w:ind w:left="3240" w:hanging="360"/>
      </w:pPr>
      <w:rPr>
        <w:rFonts w:ascii="Wingdings" w:hAnsi="Wingdings" w:hint="default"/>
      </w:rPr>
    </w:lvl>
    <w:lvl w:ilvl="6" w:tplc="04070001" w:tentative="1">
      <w:start w:val="1"/>
      <w:numFmt w:val="bullet"/>
      <w:lvlText w:val=""/>
      <w:lvlJc w:val="left"/>
      <w:pPr>
        <w:tabs>
          <w:tab w:val="num" w:pos="3960"/>
        </w:tabs>
        <w:ind w:left="3960" w:hanging="360"/>
      </w:pPr>
      <w:rPr>
        <w:rFonts w:ascii="Symbol" w:hAnsi="Symbol" w:hint="default"/>
      </w:rPr>
    </w:lvl>
    <w:lvl w:ilvl="7" w:tplc="04070003" w:tentative="1">
      <w:start w:val="1"/>
      <w:numFmt w:val="bullet"/>
      <w:lvlText w:val="o"/>
      <w:lvlJc w:val="left"/>
      <w:pPr>
        <w:tabs>
          <w:tab w:val="num" w:pos="4680"/>
        </w:tabs>
        <w:ind w:left="4680" w:hanging="360"/>
      </w:pPr>
      <w:rPr>
        <w:rFonts w:ascii="Courier New" w:hAnsi="Courier New" w:cs="Courier New" w:hint="default"/>
      </w:rPr>
    </w:lvl>
    <w:lvl w:ilvl="8" w:tplc="04070005" w:tentative="1">
      <w:start w:val="1"/>
      <w:numFmt w:val="bullet"/>
      <w:lvlText w:val=""/>
      <w:lvlJc w:val="left"/>
      <w:pPr>
        <w:tabs>
          <w:tab w:val="num" w:pos="5400"/>
        </w:tabs>
        <w:ind w:left="5400" w:hanging="360"/>
      </w:pPr>
      <w:rPr>
        <w:rFonts w:ascii="Wingdings" w:hAnsi="Wingdings" w:hint="default"/>
      </w:rPr>
    </w:lvl>
  </w:abstractNum>
  <w:abstractNum w:abstractNumId="22" w15:restartNumberingAfterBreak="0">
    <w:nsid w:val="44150C46"/>
    <w:multiLevelType w:val="hybridMultilevel"/>
    <w:tmpl w:val="CA222C86"/>
    <w:lvl w:ilvl="0" w:tplc="A2762322">
      <w:start w:val="1"/>
      <w:numFmt w:val="bullet"/>
      <w:pStyle w:val="BulletItem"/>
      <w:lvlText w:val=""/>
      <w:lvlJc w:val="left"/>
      <w:pPr>
        <w:tabs>
          <w:tab w:val="num" w:pos="524"/>
        </w:tabs>
        <w:ind w:left="524" w:hanging="240"/>
      </w:pPr>
      <w:rPr>
        <w:rFonts w:ascii="Symbol" w:hAnsi="Symbol" w:hint="default"/>
      </w:rPr>
    </w:lvl>
    <w:lvl w:ilvl="1" w:tplc="04070019">
      <w:start w:val="1"/>
      <w:numFmt w:val="bullet"/>
      <w:lvlText w:val=""/>
      <w:lvlJc w:val="left"/>
      <w:pPr>
        <w:tabs>
          <w:tab w:val="num" w:pos="1724"/>
        </w:tabs>
        <w:ind w:left="1724" w:hanging="360"/>
      </w:pPr>
      <w:rPr>
        <w:rFonts w:ascii="Symbol" w:hAnsi="Symbol" w:hint="default"/>
      </w:rPr>
    </w:lvl>
    <w:lvl w:ilvl="2" w:tplc="0407001B">
      <w:start w:val="1"/>
      <w:numFmt w:val="bullet"/>
      <w:lvlText w:val=""/>
      <w:lvlJc w:val="left"/>
      <w:pPr>
        <w:tabs>
          <w:tab w:val="num" w:pos="2444"/>
        </w:tabs>
        <w:ind w:left="2444" w:hanging="360"/>
      </w:pPr>
      <w:rPr>
        <w:rFonts w:ascii="Wingdings" w:hAnsi="Wingdings" w:hint="default"/>
      </w:rPr>
    </w:lvl>
    <w:lvl w:ilvl="3" w:tplc="0407000F" w:tentative="1">
      <w:start w:val="1"/>
      <w:numFmt w:val="bullet"/>
      <w:lvlText w:val=""/>
      <w:lvlJc w:val="left"/>
      <w:pPr>
        <w:tabs>
          <w:tab w:val="num" w:pos="3164"/>
        </w:tabs>
        <w:ind w:left="3164" w:hanging="360"/>
      </w:pPr>
      <w:rPr>
        <w:rFonts w:ascii="Symbol" w:hAnsi="Symbol" w:hint="default"/>
      </w:rPr>
    </w:lvl>
    <w:lvl w:ilvl="4" w:tplc="04070019" w:tentative="1">
      <w:start w:val="1"/>
      <w:numFmt w:val="bullet"/>
      <w:lvlText w:val="o"/>
      <w:lvlJc w:val="left"/>
      <w:pPr>
        <w:tabs>
          <w:tab w:val="num" w:pos="3884"/>
        </w:tabs>
        <w:ind w:left="3884" w:hanging="360"/>
      </w:pPr>
      <w:rPr>
        <w:rFonts w:ascii="Courier New" w:hAnsi="Courier New" w:cs="Courier New" w:hint="default"/>
      </w:rPr>
    </w:lvl>
    <w:lvl w:ilvl="5" w:tplc="0407001B" w:tentative="1">
      <w:start w:val="1"/>
      <w:numFmt w:val="bullet"/>
      <w:lvlText w:val=""/>
      <w:lvlJc w:val="left"/>
      <w:pPr>
        <w:tabs>
          <w:tab w:val="num" w:pos="4604"/>
        </w:tabs>
        <w:ind w:left="4604" w:hanging="360"/>
      </w:pPr>
      <w:rPr>
        <w:rFonts w:ascii="Wingdings" w:hAnsi="Wingdings" w:hint="default"/>
      </w:rPr>
    </w:lvl>
    <w:lvl w:ilvl="6" w:tplc="0407000F" w:tentative="1">
      <w:start w:val="1"/>
      <w:numFmt w:val="bullet"/>
      <w:lvlText w:val=""/>
      <w:lvlJc w:val="left"/>
      <w:pPr>
        <w:tabs>
          <w:tab w:val="num" w:pos="5324"/>
        </w:tabs>
        <w:ind w:left="5324" w:hanging="360"/>
      </w:pPr>
      <w:rPr>
        <w:rFonts w:ascii="Symbol" w:hAnsi="Symbol" w:hint="default"/>
      </w:rPr>
    </w:lvl>
    <w:lvl w:ilvl="7" w:tplc="04070019" w:tentative="1">
      <w:start w:val="1"/>
      <w:numFmt w:val="bullet"/>
      <w:lvlText w:val="o"/>
      <w:lvlJc w:val="left"/>
      <w:pPr>
        <w:tabs>
          <w:tab w:val="num" w:pos="6044"/>
        </w:tabs>
        <w:ind w:left="6044" w:hanging="360"/>
      </w:pPr>
      <w:rPr>
        <w:rFonts w:ascii="Courier New" w:hAnsi="Courier New" w:cs="Courier New" w:hint="default"/>
      </w:rPr>
    </w:lvl>
    <w:lvl w:ilvl="8" w:tplc="0407001B" w:tentative="1">
      <w:start w:val="1"/>
      <w:numFmt w:val="bullet"/>
      <w:lvlText w:val=""/>
      <w:lvlJc w:val="left"/>
      <w:pPr>
        <w:tabs>
          <w:tab w:val="num" w:pos="6764"/>
        </w:tabs>
        <w:ind w:left="6764" w:hanging="360"/>
      </w:pPr>
      <w:rPr>
        <w:rFonts w:ascii="Wingdings" w:hAnsi="Wingdings" w:hint="default"/>
      </w:rPr>
    </w:lvl>
  </w:abstractNum>
  <w:abstractNum w:abstractNumId="23" w15:restartNumberingAfterBreak="0">
    <w:nsid w:val="44A95782"/>
    <w:multiLevelType w:val="multilevel"/>
    <w:tmpl w:val="89A64E0C"/>
    <w:lvl w:ilvl="0">
      <w:start w:val="1"/>
      <w:numFmt w:val="upperLetter"/>
      <w:pStyle w:val="Appendix1"/>
      <w:lvlText w:val="Appendix %1"/>
      <w:lvlJc w:val="left"/>
      <w:pPr>
        <w:tabs>
          <w:tab w:val="num" w:pos="820"/>
        </w:tabs>
        <w:ind w:left="480" w:firstLine="0"/>
      </w:pPr>
      <w:rPr>
        <w:rFonts w:hint="default"/>
      </w:rPr>
    </w:lvl>
    <w:lvl w:ilvl="1">
      <w:start w:val="1"/>
      <w:numFmt w:val="decimal"/>
      <w:pStyle w:val="Appendix2"/>
      <w:lvlText w:val="%1.%2"/>
      <w:lvlJc w:val="left"/>
      <w:pPr>
        <w:tabs>
          <w:tab w:val="num" w:pos="805"/>
        </w:tabs>
        <w:ind w:left="805" w:hanging="692"/>
      </w:pPr>
      <w:rPr>
        <w:rFonts w:hint="default"/>
      </w:rPr>
    </w:lvl>
    <w:lvl w:ilvl="2">
      <w:start w:val="1"/>
      <w:numFmt w:val="decimal"/>
      <w:pStyle w:val="Appendix3"/>
      <w:lvlText w:val="%1.%2.%3"/>
      <w:lvlJc w:val="left"/>
      <w:pPr>
        <w:tabs>
          <w:tab w:val="num" w:pos="947"/>
        </w:tabs>
        <w:ind w:left="947" w:hanging="834"/>
      </w:pPr>
      <w:rPr>
        <w:rFonts w:hint="default"/>
      </w:rPr>
    </w:lvl>
    <w:lvl w:ilvl="3">
      <w:start w:val="1"/>
      <w:numFmt w:val="decimal"/>
      <w:lvlText w:val="%1.%2.%3.%4"/>
      <w:lvlJc w:val="left"/>
      <w:pPr>
        <w:tabs>
          <w:tab w:val="num" w:pos="977"/>
        </w:tabs>
        <w:ind w:left="977" w:hanging="864"/>
      </w:pPr>
      <w:rPr>
        <w:rFonts w:hint="default"/>
      </w:rPr>
    </w:lvl>
    <w:lvl w:ilvl="4">
      <w:start w:val="1"/>
      <w:numFmt w:val="decimal"/>
      <w:lvlText w:val="%1.%2.%3.%4.%5"/>
      <w:lvlJc w:val="left"/>
      <w:pPr>
        <w:tabs>
          <w:tab w:val="num" w:pos="1121"/>
        </w:tabs>
        <w:ind w:left="1121" w:hanging="1008"/>
      </w:pPr>
      <w:rPr>
        <w:rFonts w:hint="default"/>
      </w:rPr>
    </w:lvl>
    <w:lvl w:ilvl="5">
      <w:start w:val="1"/>
      <w:numFmt w:val="decimal"/>
      <w:lvlText w:val="%1.%2.%3.%4.%5.%6"/>
      <w:lvlJc w:val="left"/>
      <w:pPr>
        <w:tabs>
          <w:tab w:val="num" w:pos="1265"/>
        </w:tabs>
        <w:ind w:left="1265" w:hanging="1152"/>
      </w:pPr>
      <w:rPr>
        <w:rFonts w:hint="default"/>
      </w:rPr>
    </w:lvl>
    <w:lvl w:ilvl="6">
      <w:start w:val="1"/>
      <w:numFmt w:val="decimal"/>
      <w:lvlText w:val="%1.%2.%3.%4.%5.%6.%7"/>
      <w:lvlJc w:val="left"/>
      <w:pPr>
        <w:tabs>
          <w:tab w:val="num" w:pos="1409"/>
        </w:tabs>
        <w:ind w:left="1409" w:hanging="1296"/>
      </w:pPr>
      <w:rPr>
        <w:rFonts w:hint="default"/>
      </w:rPr>
    </w:lvl>
    <w:lvl w:ilvl="7">
      <w:start w:val="1"/>
      <w:numFmt w:val="decimal"/>
      <w:lvlText w:val="%1.%2.%3.%4.%5.%6.%7.%8"/>
      <w:lvlJc w:val="left"/>
      <w:pPr>
        <w:tabs>
          <w:tab w:val="num" w:pos="1553"/>
        </w:tabs>
        <w:ind w:left="1553" w:hanging="1440"/>
      </w:pPr>
      <w:rPr>
        <w:rFonts w:hint="default"/>
      </w:rPr>
    </w:lvl>
    <w:lvl w:ilvl="8">
      <w:start w:val="1"/>
      <w:numFmt w:val="decimal"/>
      <w:lvlRestart w:val="1"/>
      <w:pStyle w:val="CaptionAppendix"/>
      <w:suff w:val="nothing"/>
      <w:lvlText w:val="Figure %1-%9"/>
      <w:lvlJc w:val="left"/>
      <w:pPr>
        <w:ind w:left="284" w:firstLine="0"/>
      </w:pPr>
      <w:rPr>
        <w:rFonts w:hint="default"/>
      </w:rPr>
    </w:lvl>
  </w:abstractNum>
  <w:abstractNum w:abstractNumId="24" w15:restartNumberingAfterBreak="0">
    <w:nsid w:val="51097CCF"/>
    <w:multiLevelType w:val="hybridMultilevel"/>
    <w:tmpl w:val="13307DF4"/>
    <w:lvl w:ilvl="0" w:tplc="0407000F">
      <w:start w:val="1"/>
      <w:numFmt w:val="bullet"/>
      <w:pStyle w:val="bullets"/>
      <w:lvlText w:val="▪"/>
      <w:lvlJc w:val="left"/>
      <w:pPr>
        <w:tabs>
          <w:tab w:val="num" w:pos="624"/>
        </w:tabs>
        <w:ind w:left="624" w:hanging="267"/>
      </w:pPr>
      <w:rPr>
        <w:rFonts w:ascii="Arial" w:hAnsi="Arial" w:hint="default"/>
        <w:b w:val="0"/>
        <w:i w:val="0"/>
        <w:sz w:val="20"/>
        <w:szCs w:val="20"/>
      </w:rPr>
    </w:lvl>
    <w:lvl w:ilvl="1" w:tplc="04070019" w:tentative="1">
      <w:start w:val="1"/>
      <w:numFmt w:val="bullet"/>
      <w:lvlText w:val="o"/>
      <w:lvlJc w:val="left"/>
      <w:pPr>
        <w:tabs>
          <w:tab w:val="num" w:pos="1440"/>
        </w:tabs>
        <w:ind w:left="1440" w:hanging="360"/>
      </w:pPr>
      <w:rPr>
        <w:rFonts w:ascii="Courier New" w:hAnsi="Courier New" w:cs="Courier New" w:hint="default"/>
      </w:rPr>
    </w:lvl>
    <w:lvl w:ilvl="2" w:tplc="0407001B" w:tentative="1">
      <w:start w:val="1"/>
      <w:numFmt w:val="bullet"/>
      <w:lvlText w:val=""/>
      <w:lvlJc w:val="left"/>
      <w:pPr>
        <w:tabs>
          <w:tab w:val="num" w:pos="2160"/>
        </w:tabs>
        <w:ind w:left="2160" w:hanging="360"/>
      </w:pPr>
      <w:rPr>
        <w:rFonts w:ascii="Wingdings" w:hAnsi="Wingdings" w:hint="default"/>
      </w:rPr>
    </w:lvl>
    <w:lvl w:ilvl="3" w:tplc="0407000F" w:tentative="1">
      <w:start w:val="1"/>
      <w:numFmt w:val="bullet"/>
      <w:lvlText w:val=""/>
      <w:lvlJc w:val="left"/>
      <w:pPr>
        <w:tabs>
          <w:tab w:val="num" w:pos="2880"/>
        </w:tabs>
        <w:ind w:left="2880" w:hanging="360"/>
      </w:pPr>
      <w:rPr>
        <w:rFonts w:ascii="Symbol" w:hAnsi="Symbol" w:hint="default"/>
      </w:rPr>
    </w:lvl>
    <w:lvl w:ilvl="4" w:tplc="04070019" w:tentative="1">
      <w:start w:val="1"/>
      <w:numFmt w:val="bullet"/>
      <w:lvlText w:val="o"/>
      <w:lvlJc w:val="left"/>
      <w:pPr>
        <w:tabs>
          <w:tab w:val="num" w:pos="3600"/>
        </w:tabs>
        <w:ind w:left="3600" w:hanging="360"/>
      </w:pPr>
      <w:rPr>
        <w:rFonts w:ascii="Courier New" w:hAnsi="Courier New" w:cs="Courier New" w:hint="default"/>
      </w:rPr>
    </w:lvl>
    <w:lvl w:ilvl="5" w:tplc="0407001B" w:tentative="1">
      <w:start w:val="1"/>
      <w:numFmt w:val="bullet"/>
      <w:lvlText w:val=""/>
      <w:lvlJc w:val="left"/>
      <w:pPr>
        <w:tabs>
          <w:tab w:val="num" w:pos="4320"/>
        </w:tabs>
        <w:ind w:left="4320" w:hanging="360"/>
      </w:pPr>
      <w:rPr>
        <w:rFonts w:ascii="Wingdings" w:hAnsi="Wingdings" w:hint="default"/>
      </w:rPr>
    </w:lvl>
    <w:lvl w:ilvl="6" w:tplc="0407000F" w:tentative="1">
      <w:start w:val="1"/>
      <w:numFmt w:val="bullet"/>
      <w:lvlText w:val=""/>
      <w:lvlJc w:val="left"/>
      <w:pPr>
        <w:tabs>
          <w:tab w:val="num" w:pos="5040"/>
        </w:tabs>
        <w:ind w:left="5040" w:hanging="360"/>
      </w:pPr>
      <w:rPr>
        <w:rFonts w:ascii="Symbol" w:hAnsi="Symbol" w:hint="default"/>
      </w:rPr>
    </w:lvl>
    <w:lvl w:ilvl="7" w:tplc="04070019" w:tentative="1">
      <w:start w:val="1"/>
      <w:numFmt w:val="bullet"/>
      <w:lvlText w:val="o"/>
      <w:lvlJc w:val="left"/>
      <w:pPr>
        <w:tabs>
          <w:tab w:val="num" w:pos="5760"/>
        </w:tabs>
        <w:ind w:left="5760" w:hanging="360"/>
      </w:pPr>
      <w:rPr>
        <w:rFonts w:ascii="Courier New" w:hAnsi="Courier New" w:cs="Courier New" w:hint="default"/>
      </w:rPr>
    </w:lvl>
    <w:lvl w:ilvl="8" w:tplc="0407001B"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54E05672"/>
    <w:multiLevelType w:val="multilevel"/>
    <w:tmpl w:val="7A8A76A4"/>
    <w:name w:val="WW8Num522222"/>
    <w:lvl w:ilvl="0">
      <w:start w:val="1"/>
      <w:numFmt w:val="decimal"/>
      <w:pStyle w:val="berschrift1"/>
      <w:lvlText w:val="%1."/>
      <w:lvlJc w:val="left"/>
      <w:pPr>
        <w:tabs>
          <w:tab w:val="num" w:pos="397"/>
        </w:tabs>
        <w:ind w:left="397" w:hanging="397"/>
      </w:pPr>
      <w:rPr>
        <w:rFonts w:hint="default"/>
      </w:rPr>
    </w:lvl>
    <w:lvl w:ilvl="1">
      <w:start w:val="1"/>
      <w:numFmt w:val="decimal"/>
      <w:pStyle w:val="berschrift2"/>
      <w:lvlText w:val="%1.%2."/>
      <w:lvlJc w:val="left"/>
      <w:pPr>
        <w:tabs>
          <w:tab w:val="num" w:pos="510"/>
        </w:tabs>
        <w:ind w:left="510" w:hanging="510"/>
      </w:pPr>
      <w:rPr>
        <w:rFonts w:hint="default"/>
      </w:rPr>
    </w:lvl>
    <w:lvl w:ilvl="2">
      <w:start w:val="1"/>
      <w:numFmt w:val="decimal"/>
      <w:pStyle w:val="berschrift3"/>
      <w:lvlText w:val="%1.%2.%3."/>
      <w:lvlJc w:val="left"/>
      <w:pPr>
        <w:tabs>
          <w:tab w:val="num" w:pos="720"/>
        </w:tabs>
        <w:ind w:left="720" w:hanging="720"/>
      </w:pPr>
      <w:rPr>
        <w:rFonts w:hint="default"/>
      </w:rPr>
    </w:lvl>
    <w:lvl w:ilvl="3">
      <w:start w:val="1"/>
      <w:numFmt w:val="decimal"/>
      <w:pStyle w:val="berschrift4"/>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pStyle w:val="berschrift6"/>
      <w:lvlText w:val="%1.%2.%3.%4.%5.%6"/>
      <w:lvlJc w:val="left"/>
      <w:pPr>
        <w:tabs>
          <w:tab w:val="num" w:pos="1152"/>
        </w:tabs>
        <w:ind w:left="1152" w:hanging="1152"/>
      </w:pPr>
      <w:rPr>
        <w:rFonts w:hint="default"/>
      </w:rPr>
    </w:lvl>
    <w:lvl w:ilvl="6">
      <w:start w:val="1"/>
      <w:numFmt w:val="decimal"/>
      <w:pStyle w:val="berschrift7"/>
      <w:lvlText w:val="%1.%2.%3.%4.%5.%6.%7"/>
      <w:lvlJc w:val="left"/>
      <w:pPr>
        <w:tabs>
          <w:tab w:val="num" w:pos="1296"/>
        </w:tabs>
        <w:ind w:left="1296" w:hanging="1296"/>
      </w:pPr>
      <w:rPr>
        <w:rFonts w:hint="default"/>
      </w:rPr>
    </w:lvl>
    <w:lvl w:ilvl="7">
      <w:start w:val="1"/>
      <w:numFmt w:val="decimal"/>
      <w:pStyle w:val="berschrift8"/>
      <w:lvlText w:val="%1.%2.%3.%4.%5.%6.%7.%8"/>
      <w:lvlJc w:val="left"/>
      <w:pPr>
        <w:tabs>
          <w:tab w:val="num" w:pos="1440"/>
        </w:tabs>
        <w:ind w:left="1440" w:hanging="1440"/>
      </w:pPr>
      <w:rPr>
        <w:rFonts w:hint="default"/>
      </w:rPr>
    </w:lvl>
    <w:lvl w:ilvl="8">
      <w:start w:val="1"/>
      <w:numFmt w:val="decimal"/>
      <w:pStyle w:val="berschrift9"/>
      <w:lvlText w:val="%1.%2.%3.%4.%5.%6.%7.%8.%9"/>
      <w:lvlJc w:val="left"/>
      <w:pPr>
        <w:tabs>
          <w:tab w:val="num" w:pos="1584"/>
        </w:tabs>
        <w:ind w:left="1584" w:hanging="1584"/>
      </w:pPr>
      <w:rPr>
        <w:rFonts w:hint="default"/>
      </w:rPr>
    </w:lvl>
  </w:abstractNum>
  <w:abstractNum w:abstractNumId="26" w15:restartNumberingAfterBreak="0">
    <w:nsid w:val="558E6859"/>
    <w:multiLevelType w:val="hybridMultilevel"/>
    <w:tmpl w:val="5E0A41FA"/>
    <w:lvl w:ilvl="0" w:tplc="04090001">
      <w:start w:val="1"/>
      <w:numFmt w:val="bullet"/>
      <w:pStyle w:val="subbullet"/>
      <w:lvlText w:val="-"/>
      <w:lvlJc w:val="left"/>
      <w:pPr>
        <w:tabs>
          <w:tab w:val="num" w:pos="907"/>
        </w:tabs>
        <w:ind w:left="907" w:hanging="283"/>
      </w:pPr>
      <w:rPr>
        <w:rFonts w:ascii="Arial" w:hAnsi="Arial" w:hint="default"/>
        <w:b w:val="0"/>
        <w:i w:val="0"/>
        <w:sz w:val="20"/>
        <w:szCs w:val="20"/>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6FB1126"/>
    <w:multiLevelType w:val="hybridMultilevel"/>
    <w:tmpl w:val="3600F2A6"/>
    <w:lvl w:ilvl="0" w:tplc="0407000F">
      <w:numFmt w:val="bullet"/>
      <w:pStyle w:val="BulletList"/>
      <w:lvlText w:val="-"/>
      <w:lvlJc w:val="left"/>
      <w:pPr>
        <w:ind w:left="720" w:hanging="360"/>
      </w:pPr>
      <w:rPr>
        <w:rFonts w:ascii="Arial" w:eastAsia="Times New Roman" w:hAnsi="Arial" w:cs="Arial" w:hint="default"/>
      </w:rPr>
    </w:lvl>
    <w:lvl w:ilvl="1" w:tplc="04070019" w:tentative="1">
      <w:start w:val="1"/>
      <w:numFmt w:val="bullet"/>
      <w:lvlText w:val="o"/>
      <w:lvlJc w:val="left"/>
      <w:pPr>
        <w:ind w:left="1440" w:hanging="360"/>
      </w:pPr>
      <w:rPr>
        <w:rFonts w:ascii="Courier New" w:hAnsi="Courier New" w:cs="Courier New" w:hint="default"/>
      </w:rPr>
    </w:lvl>
    <w:lvl w:ilvl="2" w:tplc="0407001B" w:tentative="1">
      <w:start w:val="1"/>
      <w:numFmt w:val="bullet"/>
      <w:lvlText w:val=""/>
      <w:lvlJc w:val="left"/>
      <w:pPr>
        <w:ind w:left="2160" w:hanging="360"/>
      </w:pPr>
      <w:rPr>
        <w:rFonts w:ascii="Wingdings" w:hAnsi="Wingdings" w:hint="default"/>
      </w:rPr>
    </w:lvl>
    <w:lvl w:ilvl="3" w:tplc="0407000F" w:tentative="1">
      <w:start w:val="1"/>
      <w:numFmt w:val="bullet"/>
      <w:lvlText w:val=""/>
      <w:lvlJc w:val="left"/>
      <w:pPr>
        <w:ind w:left="2880" w:hanging="360"/>
      </w:pPr>
      <w:rPr>
        <w:rFonts w:ascii="Symbol" w:hAnsi="Symbol" w:hint="default"/>
      </w:rPr>
    </w:lvl>
    <w:lvl w:ilvl="4" w:tplc="04070019" w:tentative="1">
      <w:start w:val="1"/>
      <w:numFmt w:val="bullet"/>
      <w:lvlText w:val="o"/>
      <w:lvlJc w:val="left"/>
      <w:pPr>
        <w:ind w:left="3600" w:hanging="360"/>
      </w:pPr>
      <w:rPr>
        <w:rFonts w:ascii="Courier New" w:hAnsi="Courier New" w:cs="Courier New" w:hint="default"/>
      </w:rPr>
    </w:lvl>
    <w:lvl w:ilvl="5" w:tplc="0407001B" w:tentative="1">
      <w:start w:val="1"/>
      <w:numFmt w:val="bullet"/>
      <w:lvlText w:val=""/>
      <w:lvlJc w:val="left"/>
      <w:pPr>
        <w:ind w:left="4320" w:hanging="360"/>
      </w:pPr>
      <w:rPr>
        <w:rFonts w:ascii="Wingdings" w:hAnsi="Wingdings" w:hint="default"/>
      </w:rPr>
    </w:lvl>
    <w:lvl w:ilvl="6" w:tplc="0407000F" w:tentative="1">
      <w:start w:val="1"/>
      <w:numFmt w:val="bullet"/>
      <w:lvlText w:val=""/>
      <w:lvlJc w:val="left"/>
      <w:pPr>
        <w:ind w:left="5040" w:hanging="360"/>
      </w:pPr>
      <w:rPr>
        <w:rFonts w:ascii="Symbol" w:hAnsi="Symbol" w:hint="default"/>
      </w:rPr>
    </w:lvl>
    <w:lvl w:ilvl="7" w:tplc="04070019" w:tentative="1">
      <w:start w:val="1"/>
      <w:numFmt w:val="bullet"/>
      <w:lvlText w:val="o"/>
      <w:lvlJc w:val="left"/>
      <w:pPr>
        <w:ind w:left="5760" w:hanging="360"/>
      </w:pPr>
      <w:rPr>
        <w:rFonts w:ascii="Courier New" w:hAnsi="Courier New" w:cs="Courier New" w:hint="default"/>
      </w:rPr>
    </w:lvl>
    <w:lvl w:ilvl="8" w:tplc="0407001B" w:tentative="1">
      <w:start w:val="1"/>
      <w:numFmt w:val="bullet"/>
      <w:lvlText w:val=""/>
      <w:lvlJc w:val="left"/>
      <w:pPr>
        <w:ind w:left="6480" w:hanging="360"/>
      </w:pPr>
      <w:rPr>
        <w:rFonts w:ascii="Wingdings" w:hAnsi="Wingdings" w:hint="default"/>
      </w:rPr>
    </w:lvl>
  </w:abstractNum>
  <w:abstractNum w:abstractNumId="28" w15:restartNumberingAfterBreak="0">
    <w:nsid w:val="58021CE4"/>
    <w:multiLevelType w:val="hybridMultilevel"/>
    <w:tmpl w:val="EBF604E4"/>
    <w:lvl w:ilvl="0" w:tplc="65DC3D54">
      <w:start w:val="1"/>
      <w:numFmt w:val="decimal"/>
      <w:pStyle w:val="Numbers"/>
      <w:lvlText w:val="%1."/>
      <w:lvlJc w:val="left"/>
      <w:pPr>
        <w:tabs>
          <w:tab w:val="num" w:pos="624"/>
        </w:tabs>
        <w:ind w:left="624" w:hanging="267"/>
      </w:pPr>
      <w:rPr>
        <w:rFonts w:hint="default"/>
        <w:b w:val="0"/>
        <w:i w:val="0"/>
        <w:sz w:val="20"/>
        <w:szCs w:val="20"/>
      </w:rPr>
    </w:lvl>
    <w:lvl w:ilvl="1" w:tplc="515EF756" w:tentative="1">
      <w:start w:val="1"/>
      <w:numFmt w:val="lowerLetter"/>
      <w:lvlText w:val="%2."/>
      <w:lvlJc w:val="left"/>
      <w:pPr>
        <w:tabs>
          <w:tab w:val="num" w:pos="1080"/>
        </w:tabs>
        <w:ind w:left="1080" w:hanging="360"/>
      </w:pPr>
    </w:lvl>
    <w:lvl w:ilvl="2" w:tplc="47947E54" w:tentative="1">
      <w:start w:val="1"/>
      <w:numFmt w:val="lowerRoman"/>
      <w:lvlText w:val="%3."/>
      <w:lvlJc w:val="right"/>
      <w:pPr>
        <w:tabs>
          <w:tab w:val="num" w:pos="1800"/>
        </w:tabs>
        <w:ind w:left="1800" w:hanging="180"/>
      </w:pPr>
    </w:lvl>
    <w:lvl w:ilvl="3" w:tplc="BA8072AA" w:tentative="1">
      <w:start w:val="1"/>
      <w:numFmt w:val="decimal"/>
      <w:lvlText w:val="%4."/>
      <w:lvlJc w:val="left"/>
      <w:pPr>
        <w:tabs>
          <w:tab w:val="num" w:pos="2520"/>
        </w:tabs>
        <w:ind w:left="2520" w:hanging="360"/>
      </w:pPr>
    </w:lvl>
    <w:lvl w:ilvl="4" w:tplc="790C6414" w:tentative="1">
      <w:start w:val="1"/>
      <w:numFmt w:val="lowerLetter"/>
      <w:lvlText w:val="%5."/>
      <w:lvlJc w:val="left"/>
      <w:pPr>
        <w:tabs>
          <w:tab w:val="num" w:pos="3240"/>
        </w:tabs>
        <w:ind w:left="3240" w:hanging="360"/>
      </w:pPr>
    </w:lvl>
    <w:lvl w:ilvl="5" w:tplc="D76CC116" w:tentative="1">
      <w:start w:val="1"/>
      <w:numFmt w:val="lowerRoman"/>
      <w:lvlText w:val="%6."/>
      <w:lvlJc w:val="right"/>
      <w:pPr>
        <w:tabs>
          <w:tab w:val="num" w:pos="3960"/>
        </w:tabs>
        <w:ind w:left="3960" w:hanging="180"/>
      </w:pPr>
    </w:lvl>
    <w:lvl w:ilvl="6" w:tplc="E138BD32" w:tentative="1">
      <w:start w:val="1"/>
      <w:numFmt w:val="decimal"/>
      <w:lvlText w:val="%7."/>
      <w:lvlJc w:val="left"/>
      <w:pPr>
        <w:tabs>
          <w:tab w:val="num" w:pos="4680"/>
        </w:tabs>
        <w:ind w:left="4680" w:hanging="360"/>
      </w:pPr>
    </w:lvl>
    <w:lvl w:ilvl="7" w:tplc="BD1ECEA8" w:tentative="1">
      <w:start w:val="1"/>
      <w:numFmt w:val="lowerLetter"/>
      <w:lvlText w:val="%8."/>
      <w:lvlJc w:val="left"/>
      <w:pPr>
        <w:tabs>
          <w:tab w:val="num" w:pos="5400"/>
        </w:tabs>
        <w:ind w:left="5400" w:hanging="360"/>
      </w:pPr>
    </w:lvl>
    <w:lvl w:ilvl="8" w:tplc="A014CDC4" w:tentative="1">
      <w:start w:val="1"/>
      <w:numFmt w:val="lowerRoman"/>
      <w:lvlText w:val="%9."/>
      <w:lvlJc w:val="right"/>
      <w:pPr>
        <w:tabs>
          <w:tab w:val="num" w:pos="6120"/>
        </w:tabs>
        <w:ind w:left="6120" w:hanging="180"/>
      </w:pPr>
    </w:lvl>
  </w:abstractNum>
  <w:abstractNum w:abstractNumId="29" w15:restartNumberingAfterBreak="0">
    <w:nsid w:val="5DEE358A"/>
    <w:multiLevelType w:val="hybridMultilevel"/>
    <w:tmpl w:val="BFFEE9B0"/>
    <w:lvl w:ilvl="0" w:tplc="82C65DAC">
      <w:start w:val="1"/>
      <w:numFmt w:val="decimal"/>
      <w:lvlText w:val="%1."/>
      <w:lvlJc w:val="left"/>
      <w:pPr>
        <w:tabs>
          <w:tab w:val="num" w:pos="360"/>
        </w:tabs>
        <w:ind w:left="360" w:hanging="360"/>
      </w:pPr>
      <w:rPr>
        <w:rFonts w:hint="default"/>
        <w:sz w:val="20"/>
        <w:szCs w:val="20"/>
      </w:rPr>
    </w:lvl>
    <w:lvl w:ilvl="1" w:tplc="04090003" w:tentative="1">
      <w:start w:val="1"/>
      <w:numFmt w:val="bullet"/>
      <w:lvlText w:val="o"/>
      <w:lvlJc w:val="left"/>
      <w:pPr>
        <w:tabs>
          <w:tab w:val="num" w:pos="1510"/>
        </w:tabs>
        <w:ind w:left="1510" w:hanging="360"/>
      </w:pPr>
      <w:rPr>
        <w:rFonts w:ascii="Courier New" w:hAnsi="Courier New" w:cs="Courier New" w:hint="default"/>
      </w:rPr>
    </w:lvl>
    <w:lvl w:ilvl="2" w:tplc="04090005" w:tentative="1">
      <w:start w:val="1"/>
      <w:numFmt w:val="bullet"/>
      <w:lvlText w:val=""/>
      <w:lvlJc w:val="left"/>
      <w:pPr>
        <w:tabs>
          <w:tab w:val="num" w:pos="2230"/>
        </w:tabs>
        <w:ind w:left="2230" w:hanging="360"/>
      </w:pPr>
      <w:rPr>
        <w:rFonts w:ascii="Wingdings" w:hAnsi="Wingdings" w:hint="default"/>
      </w:rPr>
    </w:lvl>
    <w:lvl w:ilvl="3" w:tplc="04090001" w:tentative="1">
      <w:start w:val="1"/>
      <w:numFmt w:val="bullet"/>
      <w:lvlText w:val=""/>
      <w:lvlJc w:val="left"/>
      <w:pPr>
        <w:tabs>
          <w:tab w:val="num" w:pos="2950"/>
        </w:tabs>
        <w:ind w:left="2950" w:hanging="360"/>
      </w:pPr>
      <w:rPr>
        <w:rFonts w:ascii="Symbol" w:hAnsi="Symbol" w:hint="default"/>
      </w:rPr>
    </w:lvl>
    <w:lvl w:ilvl="4" w:tplc="04090003" w:tentative="1">
      <w:start w:val="1"/>
      <w:numFmt w:val="bullet"/>
      <w:lvlText w:val="o"/>
      <w:lvlJc w:val="left"/>
      <w:pPr>
        <w:tabs>
          <w:tab w:val="num" w:pos="3670"/>
        </w:tabs>
        <w:ind w:left="3670" w:hanging="360"/>
      </w:pPr>
      <w:rPr>
        <w:rFonts w:ascii="Courier New" w:hAnsi="Courier New" w:cs="Courier New" w:hint="default"/>
      </w:rPr>
    </w:lvl>
    <w:lvl w:ilvl="5" w:tplc="04090005" w:tentative="1">
      <w:start w:val="1"/>
      <w:numFmt w:val="bullet"/>
      <w:lvlText w:val=""/>
      <w:lvlJc w:val="left"/>
      <w:pPr>
        <w:tabs>
          <w:tab w:val="num" w:pos="4390"/>
        </w:tabs>
        <w:ind w:left="4390" w:hanging="360"/>
      </w:pPr>
      <w:rPr>
        <w:rFonts w:ascii="Wingdings" w:hAnsi="Wingdings" w:hint="default"/>
      </w:rPr>
    </w:lvl>
    <w:lvl w:ilvl="6" w:tplc="04090001" w:tentative="1">
      <w:start w:val="1"/>
      <w:numFmt w:val="bullet"/>
      <w:lvlText w:val=""/>
      <w:lvlJc w:val="left"/>
      <w:pPr>
        <w:tabs>
          <w:tab w:val="num" w:pos="5110"/>
        </w:tabs>
        <w:ind w:left="5110" w:hanging="360"/>
      </w:pPr>
      <w:rPr>
        <w:rFonts w:ascii="Symbol" w:hAnsi="Symbol" w:hint="default"/>
      </w:rPr>
    </w:lvl>
    <w:lvl w:ilvl="7" w:tplc="04090003" w:tentative="1">
      <w:start w:val="1"/>
      <w:numFmt w:val="bullet"/>
      <w:lvlText w:val="o"/>
      <w:lvlJc w:val="left"/>
      <w:pPr>
        <w:tabs>
          <w:tab w:val="num" w:pos="5830"/>
        </w:tabs>
        <w:ind w:left="5830" w:hanging="360"/>
      </w:pPr>
      <w:rPr>
        <w:rFonts w:ascii="Courier New" w:hAnsi="Courier New" w:cs="Courier New" w:hint="default"/>
      </w:rPr>
    </w:lvl>
    <w:lvl w:ilvl="8" w:tplc="04090005" w:tentative="1">
      <w:start w:val="1"/>
      <w:numFmt w:val="bullet"/>
      <w:lvlText w:val=""/>
      <w:lvlJc w:val="left"/>
      <w:pPr>
        <w:tabs>
          <w:tab w:val="num" w:pos="6550"/>
        </w:tabs>
        <w:ind w:left="6550" w:hanging="360"/>
      </w:pPr>
      <w:rPr>
        <w:rFonts w:ascii="Wingdings" w:hAnsi="Wingdings" w:hint="default"/>
      </w:rPr>
    </w:lvl>
  </w:abstractNum>
  <w:abstractNum w:abstractNumId="30" w15:restartNumberingAfterBreak="0">
    <w:nsid w:val="67B855B6"/>
    <w:multiLevelType w:val="hybridMultilevel"/>
    <w:tmpl w:val="140EC392"/>
    <w:lvl w:ilvl="0" w:tplc="8C8AF156">
      <w:start w:val="1"/>
      <w:numFmt w:val="decimal"/>
      <w:pStyle w:val="Heading1b"/>
      <w:lvlText w:val="%1."/>
      <w:lvlJc w:val="left"/>
      <w:pPr>
        <w:tabs>
          <w:tab w:val="num" w:pos="720"/>
        </w:tabs>
        <w:ind w:left="720" w:hanging="360"/>
      </w:pPr>
    </w:lvl>
    <w:lvl w:ilvl="1" w:tplc="04070003" w:tentative="1">
      <w:start w:val="1"/>
      <w:numFmt w:val="lowerLetter"/>
      <w:lvlText w:val="%2."/>
      <w:lvlJc w:val="left"/>
      <w:pPr>
        <w:tabs>
          <w:tab w:val="num" w:pos="1440"/>
        </w:tabs>
        <w:ind w:left="1440" w:hanging="360"/>
      </w:pPr>
    </w:lvl>
    <w:lvl w:ilvl="2" w:tplc="04070005" w:tentative="1">
      <w:start w:val="1"/>
      <w:numFmt w:val="lowerRoman"/>
      <w:lvlText w:val="%3."/>
      <w:lvlJc w:val="right"/>
      <w:pPr>
        <w:tabs>
          <w:tab w:val="num" w:pos="2160"/>
        </w:tabs>
        <w:ind w:left="2160" w:hanging="180"/>
      </w:pPr>
    </w:lvl>
    <w:lvl w:ilvl="3" w:tplc="04070001" w:tentative="1">
      <w:start w:val="1"/>
      <w:numFmt w:val="decimal"/>
      <w:lvlText w:val="%4."/>
      <w:lvlJc w:val="left"/>
      <w:pPr>
        <w:tabs>
          <w:tab w:val="num" w:pos="2880"/>
        </w:tabs>
        <w:ind w:left="2880" w:hanging="360"/>
      </w:pPr>
    </w:lvl>
    <w:lvl w:ilvl="4" w:tplc="04070003" w:tentative="1">
      <w:start w:val="1"/>
      <w:numFmt w:val="lowerLetter"/>
      <w:lvlText w:val="%5."/>
      <w:lvlJc w:val="left"/>
      <w:pPr>
        <w:tabs>
          <w:tab w:val="num" w:pos="3600"/>
        </w:tabs>
        <w:ind w:left="3600" w:hanging="360"/>
      </w:pPr>
    </w:lvl>
    <w:lvl w:ilvl="5" w:tplc="04070005" w:tentative="1">
      <w:start w:val="1"/>
      <w:numFmt w:val="lowerRoman"/>
      <w:lvlText w:val="%6."/>
      <w:lvlJc w:val="right"/>
      <w:pPr>
        <w:tabs>
          <w:tab w:val="num" w:pos="4320"/>
        </w:tabs>
        <w:ind w:left="4320" w:hanging="180"/>
      </w:pPr>
    </w:lvl>
    <w:lvl w:ilvl="6" w:tplc="04070001" w:tentative="1">
      <w:start w:val="1"/>
      <w:numFmt w:val="decimal"/>
      <w:lvlText w:val="%7."/>
      <w:lvlJc w:val="left"/>
      <w:pPr>
        <w:tabs>
          <w:tab w:val="num" w:pos="5040"/>
        </w:tabs>
        <w:ind w:left="5040" w:hanging="360"/>
      </w:pPr>
    </w:lvl>
    <w:lvl w:ilvl="7" w:tplc="04070003" w:tentative="1">
      <w:start w:val="1"/>
      <w:numFmt w:val="lowerLetter"/>
      <w:lvlText w:val="%8."/>
      <w:lvlJc w:val="left"/>
      <w:pPr>
        <w:tabs>
          <w:tab w:val="num" w:pos="5760"/>
        </w:tabs>
        <w:ind w:left="5760" w:hanging="360"/>
      </w:pPr>
    </w:lvl>
    <w:lvl w:ilvl="8" w:tplc="04070005" w:tentative="1">
      <w:start w:val="1"/>
      <w:numFmt w:val="lowerRoman"/>
      <w:lvlText w:val="%9."/>
      <w:lvlJc w:val="right"/>
      <w:pPr>
        <w:tabs>
          <w:tab w:val="num" w:pos="6480"/>
        </w:tabs>
        <w:ind w:left="6480" w:hanging="180"/>
      </w:pPr>
    </w:lvl>
  </w:abstractNum>
  <w:abstractNum w:abstractNumId="31" w15:restartNumberingAfterBreak="0">
    <w:nsid w:val="68F960D6"/>
    <w:multiLevelType w:val="hybridMultilevel"/>
    <w:tmpl w:val="5AFABA60"/>
    <w:lvl w:ilvl="0" w:tplc="0407000F">
      <w:start w:val="1"/>
      <w:numFmt w:val="bullet"/>
      <w:lvlText w:val=""/>
      <w:lvlJc w:val="left"/>
      <w:pPr>
        <w:ind w:left="720" w:hanging="360"/>
      </w:pPr>
      <w:rPr>
        <w:rFonts w:ascii="Symbol" w:hAnsi="Symbol" w:hint="default"/>
      </w:rPr>
    </w:lvl>
    <w:lvl w:ilvl="1" w:tplc="FFFFFFFF" w:tentative="1">
      <w:start w:val="1"/>
      <w:numFmt w:val="bullet"/>
      <w:pStyle w:val="heading1"/>
      <w:lvlText w:val="o"/>
      <w:lvlJc w:val="left"/>
      <w:pPr>
        <w:ind w:left="1440" w:hanging="360"/>
      </w:pPr>
      <w:rPr>
        <w:rFonts w:ascii="Courier New" w:hAnsi="Courier New" w:cs="Courier New" w:hint="default"/>
      </w:rPr>
    </w:lvl>
    <w:lvl w:ilvl="2" w:tplc="FFFFFFFF" w:tentative="1">
      <w:start w:val="1"/>
      <w:numFmt w:val="bullet"/>
      <w:pStyle w:val="heading2"/>
      <w:lvlText w:val=""/>
      <w:lvlJc w:val="left"/>
      <w:pPr>
        <w:ind w:left="2160" w:hanging="360"/>
      </w:pPr>
      <w:rPr>
        <w:rFonts w:ascii="Wingdings" w:hAnsi="Wingdings" w:hint="default"/>
      </w:rPr>
    </w:lvl>
    <w:lvl w:ilvl="3" w:tplc="FFFFFFFF" w:tentative="1">
      <w:start w:val="1"/>
      <w:numFmt w:val="bullet"/>
      <w:pStyle w:val="heading3"/>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2" w15:restartNumberingAfterBreak="0">
    <w:nsid w:val="6E2B24CD"/>
    <w:multiLevelType w:val="hybridMultilevel"/>
    <w:tmpl w:val="E834C514"/>
    <w:lvl w:ilvl="0" w:tplc="F4E6D32E">
      <w:start w:val="1"/>
      <w:numFmt w:val="bullet"/>
      <w:pStyle w:val="BulletStandard"/>
      <w:lvlText w:val=""/>
      <w:lvlJc w:val="left"/>
      <w:pPr>
        <w:tabs>
          <w:tab w:val="num" w:pos="360"/>
        </w:tabs>
        <w:ind w:left="360" w:hanging="360"/>
      </w:pPr>
      <w:rPr>
        <w:rFonts w:ascii="Symbol" w:hAnsi="Symbol" w:hint="default"/>
      </w:rPr>
    </w:lvl>
    <w:lvl w:ilvl="1" w:tplc="0407000B">
      <w:start w:val="1"/>
      <w:numFmt w:val="bullet"/>
      <w:lvlText w:val=""/>
      <w:lvlJc w:val="left"/>
      <w:pPr>
        <w:tabs>
          <w:tab w:val="num" w:pos="1080"/>
        </w:tabs>
        <w:ind w:left="1080" w:hanging="360"/>
      </w:pPr>
      <w:rPr>
        <w:rFonts w:ascii="Wingdings" w:hAnsi="Wingdings" w:hint="default"/>
      </w:rPr>
    </w:lvl>
    <w:lvl w:ilvl="2" w:tplc="08090005" w:tentative="1">
      <w:start w:val="1"/>
      <w:numFmt w:val="bullet"/>
      <w:lvlText w:val=""/>
      <w:lvlJc w:val="left"/>
      <w:pPr>
        <w:tabs>
          <w:tab w:val="num" w:pos="1800"/>
        </w:tabs>
        <w:ind w:left="1800" w:hanging="360"/>
      </w:pPr>
      <w:rPr>
        <w:rFonts w:ascii="Wingdings" w:hAnsi="Wingdings" w:hint="default"/>
      </w:rPr>
    </w:lvl>
    <w:lvl w:ilvl="3" w:tplc="08090001" w:tentative="1">
      <w:start w:val="1"/>
      <w:numFmt w:val="bullet"/>
      <w:lvlText w:val=""/>
      <w:lvlJc w:val="left"/>
      <w:pPr>
        <w:tabs>
          <w:tab w:val="num" w:pos="2520"/>
        </w:tabs>
        <w:ind w:left="2520" w:hanging="360"/>
      </w:pPr>
      <w:rPr>
        <w:rFonts w:ascii="Symbol" w:hAnsi="Symbol" w:hint="default"/>
      </w:rPr>
    </w:lvl>
    <w:lvl w:ilvl="4" w:tplc="08090003" w:tentative="1">
      <w:start w:val="1"/>
      <w:numFmt w:val="bullet"/>
      <w:lvlText w:val="o"/>
      <w:lvlJc w:val="left"/>
      <w:pPr>
        <w:tabs>
          <w:tab w:val="num" w:pos="3240"/>
        </w:tabs>
        <w:ind w:left="3240" w:hanging="360"/>
      </w:pPr>
      <w:rPr>
        <w:rFonts w:ascii="Courier New" w:hAnsi="Courier New" w:cs="Courier New" w:hint="default"/>
      </w:rPr>
    </w:lvl>
    <w:lvl w:ilvl="5" w:tplc="08090005" w:tentative="1">
      <w:start w:val="1"/>
      <w:numFmt w:val="bullet"/>
      <w:lvlText w:val=""/>
      <w:lvlJc w:val="left"/>
      <w:pPr>
        <w:tabs>
          <w:tab w:val="num" w:pos="3960"/>
        </w:tabs>
        <w:ind w:left="3960" w:hanging="360"/>
      </w:pPr>
      <w:rPr>
        <w:rFonts w:ascii="Wingdings" w:hAnsi="Wingdings" w:hint="default"/>
      </w:rPr>
    </w:lvl>
    <w:lvl w:ilvl="6" w:tplc="08090001" w:tentative="1">
      <w:start w:val="1"/>
      <w:numFmt w:val="bullet"/>
      <w:lvlText w:val=""/>
      <w:lvlJc w:val="left"/>
      <w:pPr>
        <w:tabs>
          <w:tab w:val="num" w:pos="4680"/>
        </w:tabs>
        <w:ind w:left="4680" w:hanging="360"/>
      </w:pPr>
      <w:rPr>
        <w:rFonts w:ascii="Symbol" w:hAnsi="Symbol" w:hint="default"/>
      </w:rPr>
    </w:lvl>
    <w:lvl w:ilvl="7" w:tplc="08090003" w:tentative="1">
      <w:start w:val="1"/>
      <w:numFmt w:val="bullet"/>
      <w:lvlText w:val="o"/>
      <w:lvlJc w:val="left"/>
      <w:pPr>
        <w:tabs>
          <w:tab w:val="num" w:pos="5400"/>
        </w:tabs>
        <w:ind w:left="5400" w:hanging="360"/>
      </w:pPr>
      <w:rPr>
        <w:rFonts w:ascii="Courier New" w:hAnsi="Courier New" w:cs="Courier New" w:hint="default"/>
      </w:rPr>
    </w:lvl>
    <w:lvl w:ilvl="8" w:tplc="08090005" w:tentative="1">
      <w:start w:val="1"/>
      <w:numFmt w:val="bullet"/>
      <w:lvlText w:val=""/>
      <w:lvlJc w:val="left"/>
      <w:pPr>
        <w:tabs>
          <w:tab w:val="num" w:pos="6120"/>
        </w:tabs>
        <w:ind w:left="6120" w:hanging="360"/>
      </w:pPr>
      <w:rPr>
        <w:rFonts w:ascii="Wingdings" w:hAnsi="Wingdings" w:hint="default"/>
      </w:rPr>
    </w:lvl>
  </w:abstractNum>
  <w:num w:numId="1">
    <w:abstractNumId w:val="25"/>
  </w:num>
  <w:num w:numId="2">
    <w:abstractNumId w:val="28"/>
  </w:num>
  <w:num w:numId="3">
    <w:abstractNumId w:val="26"/>
  </w:num>
  <w:num w:numId="4">
    <w:abstractNumId w:val="24"/>
  </w:num>
  <w:num w:numId="5">
    <w:abstractNumId w:val="27"/>
  </w:num>
  <w:num w:numId="6">
    <w:abstractNumId w:val="31"/>
  </w:num>
  <w:num w:numId="7">
    <w:abstractNumId w:val="21"/>
  </w:num>
  <w:num w:numId="8">
    <w:abstractNumId w:val="30"/>
  </w:num>
  <w:num w:numId="9">
    <w:abstractNumId w:val="8"/>
  </w:num>
  <w:num w:numId="10">
    <w:abstractNumId w:val="7"/>
  </w:num>
  <w:num w:numId="11">
    <w:abstractNumId w:val="6"/>
  </w:num>
  <w:num w:numId="12">
    <w:abstractNumId w:val="5"/>
  </w:num>
  <w:num w:numId="13">
    <w:abstractNumId w:val="9"/>
  </w:num>
  <w:num w:numId="14">
    <w:abstractNumId w:val="4"/>
  </w:num>
  <w:num w:numId="15">
    <w:abstractNumId w:val="3"/>
  </w:num>
  <w:num w:numId="16">
    <w:abstractNumId w:val="2"/>
  </w:num>
  <w:num w:numId="17">
    <w:abstractNumId w:val="1"/>
  </w:num>
  <w:num w:numId="18">
    <w:abstractNumId w:val="20"/>
  </w:num>
  <w:num w:numId="19">
    <w:abstractNumId w:val="23"/>
  </w:num>
  <w:num w:numId="20">
    <w:abstractNumId w:val="22"/>
  </w:num>
  <w:num w:numId="21">
    <w:abstractNumId w:val="29"/>
  </w:num>
  <w:num w:numId="22">
    <w:abstractNumId w:val="13"/>
  </w:num>
  <w:num w:numId="23">
    <w:abstractNumId w:val="14"/>
  </w:num>
  <w:num w:numId="24">
    <w:abstractNumId w:val="32"/>
  </w:num>
  <w:num w:numId="25">
    <w:abstractNumId w:val="18"/>
  </w:num>
  <w:num w:numId="26">
    <w:abstractNumId w:val="14"/>
    <w:lvlOverride w:ilvl="0">
      <w:startOverride w:val="1"/>
    </w:lvlOverride>
  </w:num>
  <w:num w:numId="27">
    <w:abstractNumId w:val="14"/>
    <w:lvlOverride w:ilvl="0">
      <w:startOverride w:val="1"/>
    </w:lvlOverride>
  </w:num>
  <w:num w:numId="28">
    <w:abstractNumId w:val="0"/>
  </w:num>
  <w:num w:numId="29">
    <w:abstractNumId w:val="19"/>
  </w:num>
  <w:num w:numId="30">
    <w:abstractNumId w:val="10"/>
    <w:lvlOverride w:ilvl="0">
      <w:lvl w:ilvl="0">
        <w:numFmt w:val="bullet"/>
        <w:lvlText w:val="•"/>
        <w:legacy w:legacy="1" w:legacySpace="0" w:legacyIndent="0"/>
        <w:lvlJc w:val="left"/>
        <w:rPr>
          <w:rFonts w:ascii="Helv" w:hAnsi="Helv" w:hint="default"/>
        </w:rPr>
      </w:lvl>
    </w:lvlOverride>
  </w:num>
  <w:num w:numId="31">
    <w:abstractNumId w:val="16"/>
  </w:num>
  <w:num w:numId="32">
    <w:abstractNumId w:val="17"/>
  </w:num>
  <w:numIdMacAtCleanup w:val="27"/>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andreas">
    <w15:presenceInfo w15:providerId="None" w15:userId="andrea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activeWritingStyle w:appName="MSWord" w:lang="it-IT" w:vendorID="64" w:dllVersion="131078" w:nlCheck="1" w:checkStyle="0"/>
  <w:activeWritingStyle w:appName="MSWord" w:lang="en-US" w:vendorID="64" w:dllVersion="131078" w:nlCheck="1" w:checkStyle="1"/>
  <w:activeWritingStyle w:appName="MSWord" w:lang="de-DE" w:vendorID="64" w:dllVersion="131078" w:nlCheck="1" w:checkStyle="1"/>
  <w:activeWritingStyle w:appName="MSWord" w:lang="en-GB" w:vendorID="64" w:dllVersion="131078" w:nlCheck="1" w:checkStyle="1"/>
  <w:activeWritingStyle w:appName="MSWord" w:lang="fr-FR" w:vendorID="64" w:dllVersion="131078" w:nlCheck="1" w:checkStyle="1"/>
  <w:activeWritingStyle w:appName="MSWord" w:lang="en-CA" w:vendorID="64" w:dllVersion="131078" w:nlCheck="1" w:checkStyle="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trackRevisions/>
  <w:defaultTabStop w:val="720"/>
  <w:hyphenationZone w:val="425"/>
  <w:drawingGridHorizontalSpacing w:val="100"/>
  <w:displayHorizontalDrawingGridEvery w:val="2"/>
  <w:characterSpacingControl w:val="doNotCompress"/>
  <w:hdrShapeDefaults>
    <o:shapedefaults v:ext="edit" spidmax="2049">
      <o:colormru v:ext="edit" colors="#3f9ac9,#2c779c,#b1d6e9"/>
    </o:shapedefaults>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478F"/>
    <w:rsid w:val="0000007F"/>
    <w:rsid w:val="00001EF2"/>
    <w:rsid w:val="000049A6"/>
    <w:rsid w:val="000057B9"/>
    <w:rsid w:val="00007E80"/>
    <w:rsid w:val="00007FB7"/>
    <w:rsid w:val="000127B9"/>
    <w:rsid w:val="0001423F"/>
    <w:rsid w:val="000146EF"/>
    <w:rsid w:val="00016678"/>
    <w:rsid w:val="00020074"/>
    <w:rsid w:val="000207BC"/>
    <w:rsid w:val="0002173E"/>
    <w:rsid w:val="00023AD5"/>
    <w:rsid w:val="000250C4"/>
    <w:rsid w:val="0002678F"/>
    <w:rsid w:val="00027598"/>
    <w:rsid w:val="0003274E"/>
    <w:rsid w:val="000330B2"/>
    <w:rsid w:val="000334E7"/>
    <w:rsid w:val="000341D9"/>
    <w:rsid w:val="00034ECC"/>
    <w:rsid w:val="00046D2F"/>
    <w:rsid w:val="000500F6"/>
    <w:rsid w:val="00056E03"/>
    <w:rsid w:val="0005796C"/>
    <w:rsid w:val="00063211"/>
    <w:rsid w:val="00064608"/>
    <w:rsid w:val="000648DB"/>
    <w:rsid w:val="0006609A"/>
    <w:rsid w:val="0006723A"/>
    <w:rsid w:val="000702CA"/>
    <w:rsid w:val="00070AEA"/>
    <w:rsid w:val="00071538"/>
    <w:rsid w:val="00074D20"/>
    <w:rsid w:val="0008142F"/>
    <w:rsid w:val="00081C59"/>
    <w:rsid w:val="00084573"/>
    <w:rsid w:val="00085587"/>
    <w:rsid w:val="00086870"/>
    <w:rsid w:val="0008689E"/>
    <w:rsid w:val="00086E9A"/>
    <w:rsid w:val="0009086E"/>
    <w:rsid w:val="00092C56"/>
    <w:rsid w:val="000938D6"/>
    <w:rsid w:val="00094707"/>
    <w:rsid w:val="00097D7B"/>
    <w:rsid w:val="000A215B"/>
    <w:rsid w:val="000A216E"/>
    <w:rsid w:val="000A2F9A"/>
    <w:rsid w:val="000A3A45"/>
    <w:rsid w:val="000A4C40"/>
    <w:rsid w:val="000A58EE"/>
    <w:rsid w:val="000A69F6"/>
    <w:rsid w:val="000A6E97"/>
    <w:rsid w:val="000B030B"/>
    <w:rsid w:val="000B0DC0"/>
    <w:rsid w:val="000B26E8"/>
    <w:rsid w:val="000B2848"/>
    <w:rsid w:val="000B2CC1"/>
    <w:rsid w:val="000B4A3A"/>
    <w:rsid w:val="000B72CC"/>
    <w:rsid w:val="000C2815"/>
    <w:rsid w:val="000D0261"/>
    <w:rsid w:val="000D184A"/>
    <w:rsid w:val="000E24BF"/>
    <w:rsid w:val="000E4918"/>
    <w:rsid w:val="000E65BB"/>
    <w:rsid w:val="000E6977"/>
    <w:rsid w:val="000F03C1"/>
    <w:rsid w:val="000F187B"/>
    <w:rsid w:val="000F2608"/>
    <w:rsid w:val="000F2AB8"/>
    <w:rsid w:val="000F539D"/>
    <w:rsid w:val="000F798F"/>
    <w:rsid w:val="00100471"/>
    <w:rsid w:val="00100E10"/>
    <w:rsid w:val="0010282B"/>
    <w:rsid w:val="0010442A"/>
    <w:rsid w:val="0010528C"/>
    <w:rsid w:val="0010589E"/>
    <w:rsid w:val="00105EE7"/>
    <w:rsid w:val="00106717"/>
    <w:rsid w:val="0011071F"/>
    <w:rsid w:val="00110A96"/>
    <w:rsid w:val="00110E7C"/>
    <w:rsid w:val="00114E92"/>
    <w:rsid w:val="00117059"/>
    <w:rsid w:val="00127BE9"/>
    <w:rsid w:val="00131F85"/>
    <w:rsid w:val="00132D52"/>
    <w:rsid w:val="001346B9"/>
    <w:rsid w:val="001355FC"/>
    <w:rsid w:val="001359D8"/>
    <w:rsid w:val="001374DF"/>
    <w:rsid w:val="00141A0B"/>
    <w:rsid w:val="00142438"/>
    <w:rsid w:val="00144140"/>
    <w:rsid w:val="00144197"/>
    <w:rsid w:val="00145E9F"/>
    <w:rsid w:val="001465A0"/>
    <w:rsid w:val="00146E7B"/>
    <w:rsid w:val="00147700"/>
    <w:rsid w:val="00153CAF"/>
    <w:rsid w:val="00154A95"/>
    <w:rsid w:val="00161272"/>
    <w:rsid w:val="001627FD"/>
    <w:rsid w:val="001632FD"/>
    <w:rsid w:val="00164A60"/>
    <w:rsid w:val="00166C07"/>
    <w:rsid w:val="00171067"/>
    <w:rsid w:val="00173E78"/>
    <w:rsid w:val="00176829"/>
    <w:rsid w:val="00181B13"/>
    <w:rsid w:val="0018442A"/>
    <w:rsid w:val="001852D8"/>
    <w:rsid w:val="00186939"/>
    <w:rsid w:val="00191FE0"/>
    <w:rsid w:val="001961B4"/>
    <w:rsid w:val="001A0E28"/>
    <w:rsid w:val="001A15EC"/>
    <w:rsid w:val="001A1E16"/>
    <w:rsid w:val="001A2278"/>
    <w:rsid w:val="001A4C70"/>
    <w:rsid w:val="001A5418"/>
    <w:rsid w:val="001A6B86"/>
    <w:rsid w:val="001B107B"/>
    <w:rsid w:val="001B16A1"/>
    <w:rsid w:val="001B26DB"/>
    <w:rsid w:val="001B2E5F"/>
    <w:rsid w:val="001B5298"/>
    <w:rsid w:val="001B6173"/>
    <w:rsid w:val="001B6CA8"/>
    <w:rsid w:val="001B7728"/>
    <w:rsid w:val="001C2F92"/>
    <w:rsid w:val="001C391C"/>
    <w:rsid w:val="001C436E"/>
    <w:rsid w:val="001C66F6"/>
    <w:rsid w:val="001D5B58"/>
    <w:rsid w:val="001D6555"/>
    <w:rsid w:val="001D758C"/>
    <w:rsid w:val="001E30CB"/>
    <w:rsid w:val="001E4B4C"/>
    <w:rsid w:val="001E67EB"/>
    <w:rsid w:val="001E7A74"/>
    <w:rsid w:val="001E7DF9"/>
    <w:rsid w:val="001F1FA6"/>
    <w:rsid w:val="001F2C66"/>
    <w:rsid w:val="00201F7B"/>
    <w:rsid w:val="002050A2"/>
    <w:rsid w:val="0020707B"/>
    <w:rsid w:val="002105F8"/>
    <w:rsid w:val="00210C37"/>
    <w:rsid w:val="00212C05"/>
    <w:rsid w:val="00216186"/>
    <w:rsid w:val="002173EA"/>
    <w:rsid w:val="00227EDA"/>
    <w:rsid w:val="00230BF0"/>
    <w:rsid w:val="00230D3D"/>
    <w:rsid w:val="00234589"/>
    <w:rsid w:val="00237B6E"/>
    <w:rsid w:val="00237FDC"/>
    <w:rsid w:val="00245EC6"/>
    <w:rsid w:val="002523A9"/>
    <w:rsid w:val="002527FC"/>
    <w:rsid w:val="00253F18"/>
    <w:rsid w:val="00254898"/>
    <w:rsid w:val="0026448D"/>
    <w:rsid w:val="00273CE1"/>
    <w:rsid w:val="00273E6D"/>
    <w:rsid w:val="002777D8"/>
    <w:rsid w:val="0028082D"/>
    <w:rsid w:val="002876DC"/>
    <w:rsid w:val="002914D4"/>
    <w:rsid w:val="002936C1"/>
    <w:rsid w:val="002961A8"/>
    <w:rsid w:val="002978F2"/>
    <w:rsid w:val="002A0323"/>
    <w:rsid w:val="002A226D"/>
    <w:rsid w:val="002A2D1B"/>
    <w:rsid w:val="002A4C9D"/>
    <w:rsid w:val="002B0E85"/>
    <w:rsid w:val="002B12F5"/>
    <w:rsid w:val="002B42AC"/>
    <w:rsid w:val="002B435C"/>
    <w:rsid w:val="002B764A"/>
    <w:rsid w:val="002C1BC8"/>
    <w:rsid w:val="002C45FD"/>
    <w:rsid w:val="002C6A9B"/>
    <w:rsid w:val="002C6E30"/>
    <w:rsid w:val="002D00FB"/>
    <w:rsid w:val="002D096C"/>
    <w:rsid w:val="002D1C5C"/>
    <w:rsid w:val="002D6159"/>
    <w:rsid w:val="002E3FD8"/>
    <w:rsid w:val="002E7090"/>
    <w:rsid w:val="002E7FC5"/>
    <w:rsid w:val="002F0246"/>
    <w:rsid w:val="002F49B8"/>
    <w:rsid w:val="002F791E"/>
    <w:rsid w:val="002F7D66"/>
    <w:rsid w:val="00304533"/>
    <w:rsid w:val="003057E8"/>
    <w:rsid w:val="003079D9"/>
    <w:rsid w:val="003119A3"/>
    <w:rsid w:val="003132BA"/>
    <w:rsid w:val="003140DF"/>
    <w:rsid w:val="00316865"/>
    <w:rsid w:val="00326032"/>
    <w:rsid w:val="00326C01"/>
    <w:rsid w:val="00327795"/>
    <w:rsid w:val="00330534"/>
    <w:rsid w:val="00331413"/>
    <w:rsid w:val="003334DC"/>
    <w:rsid w:val="00334FE7"/>
    <w:rsid w:val="00335768"/>
    <w:rsid w:val="00336B36"/>
    <w:rsid w:val="00336C18"/>
    <w:rsid w:val="00340D41"/>
    <w:rsid w:val="0034394D"/>
    <w:rsid w:val="00347928"/>
    <w:rsid w:val="00350FFF"/>
    <w:rsid w:val="00352F3C"/>
    <w:rsid w:val="003534BD"/>
    <w:rsid w:val="00356475"/>
    <w:rsid w:val="00357DCF"/>
    <w:rsid w:val="00361EA5"/>
    <w:rsid w:val="0036344F"/>
    <w:rsid w:val="003651C4"/>
    <w:rsid w:val="0036728D"/>
    <w:rsid w:val="00371075"/>
    <w:rsid w:val="00372E7C"/>
    <w:rsid w:val="003733C7"/>
    <w:rsid w:val="00373EC0"/>
    <w:rsid w:val="00375E5D"/>
    <w:rsid w:val="00375E8F"/>
    <w:rsid w:val="0037604B"/>
    <w:rsid w:val="0038186B"/>
    <w:rsid w:val="00381C66"/>
    <w:rsid w:val="0038285D"/>
    <w:rsid w:val="0039026B"/>
    <w:rsid w:val="00390A59"/>
    <w:rsid w:val="00392804"/>
    <w:rsid w:val="003931AC"/>
    <w:rsid w:val="003A088F"/>
    <w:rsid w:val="003A7423"/>
    <w:rsid w:val="003B0854"/>
    <w:rsid w:val="003B218C"/>
    <w:rsid w:val="003B2BE5"/>
    <w:rsid w:val="003B55DB"/>
    <w:rsid w:val="003B75A3"/>
    <w:rsid w:val="003C10EE"/>
    <w:rsid w:val="003C339F"/>
    <w:rsid w:val="003C37D7"/>
    <w:rsid w:val="003C3C0E"/>
    <w:rsid w:val="003C52D0"/>
    <w:rsid w:val="003C72FE"/>
    <w:rsid w:val="003D5EF7"/>
    <w:rsid w:val="003D777F"/>
    <w:rsid w:val="003E091C"/>
    <w:rsid w:val="003E0B52"/>
    <w:rsid w:val="003E2784"/>
    <w:rsid w:val="003E652D"/>
    <w:rsid w:val="003E75F9"/>
    <w:rsid w:val="003F2265"/>
    <w:rsid w:val="003F2383"/>
    <w:rsid w:val="003F3114"/>
    <w:rsid w:val="003F42CE"/>
    <w:rsid w:val="004038FC"/>
    <w:rsid w:val="00403AC9"/>
    <w:rsid w:val="0040473B"/>
    <w:rsid w:val="004059FB"/>
    <w:rsid w:val="004069C1"/>
    <w:rsid w:val="00411713"/>
    <w:rsid w:val="00414AE9"/>
    <w:rsid w:val="00414CB6"/>
    <w:rsid w:val="00415817"/>
    <w:rsid w:val="00422741"/>
    <w:rsid w:val="0042500D"/>
    <w:rsid w:val="00425014"/>
    <w:rsid w:val="004266C3"/>
    <w:rsid w:val="00427B1E"/>
    <w:rsid w:val="00427FF4"/>
    <w:rsid w:val="00430209"/>
    <w:rsid w:val="004304ED"/>
    <w:rsid w:val="004321B1"/>
    <w:rsid w:val="00434DC4"/>
    <w:rsid w:val="00435C15"/>
    <w:rsid w:val="00436416"/>
    <w:rsid w:val="00437674"/>
    <w:rsid w:val="00437D2F"/>
    <w:rsid w:val="0044381F"/>
    <w:rsid w:val="00454665"/>
    <w:rsid w:val="0045537D"/>
    <w:rsid w:val="00466C97"/>
    <w:rsid w:val="00471151"/>
    <w:rsid w:val="00471821"/>
    <w:rsid w:val="00471FE2"/>
    <w:rsid w:val="00474581"/>
    <w:rsid w:val="00480C9D"/>
    <w:rsid w:val="00481FCA"/>
    <w:rsid w:val="004820E7"/>
    <w:rsid w:val="00484405"/>
    <w:rsid w:val="004876EC"/>
    <w:rsid w:val="004877A2"/>
    <w:rsid w:val="004901C0"/>
    <w:rsid w:val="004A18C1"/>
    <w:rsid w:val="004A22A8"/>
    <w:rsid w:val="004A37E1"/>
    <w:rsid w:val="004A3B56"/>
    <w:rsid w:val="004A6BEC"/>
    <w:rsid w:val="004B0E27"/>
    <w:rsid w:val="004B3502"/>
    <w:rsid w:val="004B3CA1"/>
    <w:rsid w:val="004B4281"/>
    <w:rsid w:val="004B4BEE"/>
    <w:rsid w:val="004C2207"/>
    <w:rsid w:val="004D1570"/>
    <w:rsid w:val="004D2B2E"/>
    <w:rsid w:val="004D5A43"/>
    <w:rsid w:val="004D6DCF"/>
    <w:rsid w:val="004D740D"/>
    <w:rsid w:val="004D75DD"/>
    <w:rsid w:val="004D7BA5"/>
    <w:rsid w:val="004E5658"/>
    <w:rsid w:val="004E6B1B"/>
    <w:rsid w:val="004E7E29"/>
    <w:rsid w:val="004F4960"/>
    <w:rsid w:val="004F676E"/>
    <w:rsid w:val="004F6FF9"/>
    <w:rsid w:val="004F71B7"/>
    <w:rsid w:val="004F7451"/>
    <w:rsid w:val="004F7ABC"/>
    <w:rsid w:val="004F7D82"/>
    <w:rsid w:val="00501AAB"/>
    <w:rsid w:val="00503F2C"/>
    <w:rsid w:val="005102BE"/>
    <w:rsid w:val="005120AB"/>
    <w:rsid w:val="00514666"/>
    <w:rsid w:val="00514C73"/>
    <w:rsid w:val="005215DC"/>
    <w:rsid w:val="00522E31"/>
    <w:rsid w:val="0052333C"/>
    <w:rsid w:val="0052360B"/>
    <w:rsid w:val="005262FE"/>
    <w:rsid w:val="00526A43"/>
    <w:rsid w:val="00526C17"/>
    <w:rsid w:val="005273F1"/>
    <w:rsid w:val="005337A1"/>
    <w:rsid w:val="00534423"/>
    <w:rsid w:val="0053478F"/>
    <w:rsid w:val="00537483"/>
    <w:rsid w:val="0054019D"/>
    <w:rsid w:val="00540B2D"/>
    <w:rsid w:val="00541574"/>
    <w:rsid w:val="00542D39"/>
    <w:rsid w:val="00544351"/>
    <w:rsid w:val="0054635F"/>
    <w:rsid w:val="00547DE7"/>
    <w:rsid w:val="00552E8D"/>
    <w:rsid w:val="00553E19"/>
    <w:rsid w:val="0055476F"/>
    <w:rsid w:val="00554F59"/>
    <w:rsid w:val="00560B83"/>
    <w:rsid w:val="005652C6"/>
    <w:rsid w:val="0056797D"/>
    <w:rsid w:val="0057106A"/>
    <w:rsid w:val="0057224D"/>
    <w:rsid w:val="005741C7"/>
    <w:rsid w:val="005802A0"/>
    <w:rsid w:val="00584CA1"/>
    <w:rsid w:val="00587CEF"/>
    <w:rsid w:val="0059020F"/>
    <w:rsid w:val="00590DFA"/>
    <w:rsid w:val="00591742"/>
    <w:rsid w:val="00591F52"/>
    <w:rsid w:val="00593499"/>
    <w:rsid w:val="0059565B"/>
    <w:rsid w:val="00597456"/>
    <w:rsid w:val="00597C27"/>
    <w:rsid w:val="005A1B0C"/>
    <w:rsid w:val="005A25C3"/>
    <w:rsid w:val="005A48F1"/>
    <w:rsid w:val="005A577B"/>
    <w:rsid w:val="005A6722"/>
    <w:rsid w:val="005A6EE2"/>
    <w:rsid w:val="005B1E76"/>
    <w:rsid w:val="005B1E93"/>
    <w:rsid w:val="005B3346"/>
    <w:rsid w:val="005B4D67"/>
    <w:rsid w:val="005B6DBD"/>
    <w:rsid w:val="005C0184"/>
    <w:rsid w:val="005C0927"/>
    <w:rsid w:val="005C197C"/>
    <w:rsid w:val="005C21EB"/>
    <w:rsid w:val="005C2CB2"/>
    <w:rsid w:val="005C5409"/>
    <w:rsid w:val="005C58EF"/>
    <w:rsid w:val="005C62D5"/>
    <w:rsid w:val="005C7257"/>
    <w:rsid w:val="005D150C"/>
    <w:rsid w:val="005D2074"/>
    <w:rsid w:val="005D29A6"/>
    <w:rsid w:val="005D2E56"/>
    <w:rsid w:val="005D307F"/>
    <w:rsid w:val="005D5AAB"/>
    <w:rsid w:val="005D61DA"/>
    <w:rsid w:val="005D79EB"/>
    <w:rsid w:val="005E2217"/>
    <w:rsid w:val="005E5D7E"/>
    <w:rsid w:val="005E611D"/>
    <w:rsid w:val="005E79C3"/>
    <w:rsid w:val="005F19FB"/>
    <w:rsid w:val="005F4387"/>
    <w:rsid w:val="005F6956"/>
    <w:rsid w:val="005F6C9E"/>
    <w:rsid w:val="005F71CF"/>
    <w:rsid w:val="005F7A8D"/>
    <w:rsid w:val="005F7A94"/>
    <w:rsid w:val="0060023E"/>
    <w:rsid w:val="00600650"/>
    <w:rsid w:val="00600A47"/>
    <w:rsid w:val="00602199"/>
    <w:rsid w:val="00602927"/>
    <w:rsid w:val="00602BFF"/>
    <w:rsid w:val="00603190"/>
    <w:rsid w:val="006048F5"/>
    <w:rsid w:val="006052E2"/>
    <w:rsid w:val="00607208"/>
    <w:rsid w:val="00610A28"/>
    <w:rsid w:val="00610C3C"/>
    <w:rsid w:val="006166DF"/>
    <w:rsid w:val="006174C4"/>
    <w:rsid w:val="00620456"/>
    <w:rsid w:val="0062068E"/>
    <w:rsid w:val="006252F8"/>
    <w:rsid w:val="00634ECA"/>
    <w:rsid w:val="0063505A"/>
    <w:rsid w:val="006421CC"/>
    <w:rsid w:val="00645798"/>
    <w:rsid w:val="006475AD"/>
    <w:rsid w:val="00654595"/>
    <w:rsid w:val="00654E1A"/>
    <w:rsid w:val="00654E6B"/>
    <w:rsid w:val="0065778A"/>
    <w:rsid w:val="00660C03"/>
    <w:rsid w:val="00660E18"/>
    <w:rsid w:val="006619DF"/>
    <w:rsid w:val="00661F71"/>
    <w:rsid w:val="00664C41"/>
    <w:rsid w:val="00665860"/>
    <w:rsid w:val="00665C69"/>
    <w:rsid w:val="00666866"/>
    <w:rsid w:val="006709AC"/>
    <w:rsid w:val="00671A58"/>
    <w:rsid w:val="006763C7"/>
    <w:rsid w:val="00676993"/>
    <w:rsid w:val="0067706A"/>
    <w:rsid w:val="00677369"/>
    <w:rsid w:val="00677550"/>
    <w:rsid w:val="006836EA"/>
    <w:rsid w:val="00683743"/>
    <w:rsid w:val="00685345"/>
    <w:rsid w:val="006878AD"/>
    <w:rsid w:val="00690874"/>
    <w:rsid w:val="0069289C"/>
    <w:rsid w:val="00692DD1"/>
    <w:rsid w:val="00693C37"/>
    <w:rsid w:val="00695BDB"/>
    <w:rsid w:val="00696845"/>
    <w:rsid w:val="00696D8F"/>
    <w:rsid w:val="006A04B3"/>
    <w:rsid w:val="006A04DB"/>
    <w:rsid w:val="006A1000"/>
    <w:rsid w:val="006A20B2"/>
    <w:rsid w:val="006A3ACA"/>
    <w:rsid w:val="006A6252"/>
    <w:rsid w:val="006A75F9"/>
    <w:rsid w:val="006A7786"/>
    <w:rsid w:val="006B1005"/>
    <w:rsid w:val="006B37DC"/>
    <w:rsid w:val="006B476F"/>
    <w:rsid w:val="006B5760"/>
    <w:rsid w:val="006B5810"/>
    <w:rsid w:val="006B668C"/>
    <w:rsid w:val="006B6FEB"/>
    <w:rsid w:val="006C08CE"/>
    <w:rsid w:val="006C1855"/>
    <w:rsid w:val="006C254E"/>
    <w:rsid w:val="006C2E60"/>
    <w:rsid w:val="006C40F0"/>
    <w:rsid w:val="006C5C52"/>
    <w:rsid w:val="006D05C8"/>
    <w:rsid w:val="006D2460"/>
    <w:rsid w:val="006E1897"/>
    <w:rsid w:val="006E1D6E"/>
    <w:rsid w:val="006E25FA"/>
    <w:rsid w:val="006E3A43"/>
    <w:rsid w:val="006E59F5"/>
    <w:rsid w:val="006E5A29"/>
    <w:rsid w:val="006E5BF4"/>
    <w:rsid w:val="006E648F"/>
    <w:rsid w:val="006E6F99"/>
    <w:rsid w:val="006E72FB"/>
    <w:rsid w:val="006F0EE0"/>
    <w:rsid w:val="006F38D2"/>
    <w:rsid w:val="006F68D6"/>
    <w:rsid w:val="006F6D83"/>
    <w:rsid w:val="006F7190"/>
    <w:rsid w:val="006F795E"/>
    <w:rsid w:val="00701A86"/>
    <w:rsid w:val="007050AF"/>
    <w:rsid w:val="00706C0A"/>
    <w:rsid w:val="00712887"/>
    <w:rsid w:val="00713063"/>
    <w:rsid w:val="00713624"/>
    <w:rsid w:val="007138BF"/>
    <w:rsid w:val="00714B98"/>
    <w:rsid w:val="00715F3F"/>
    <w:rsid w:val="00716644"/>
    <w:rsid w:val="007204B3"/>
    <w:rsid w:val="00721B50"/>
    <w:rsid w:val="00725A6A"/>
    <w:rsid w:val="00727245"/>
    <w:rsid w:val="00732272"/>
    <w:rsid w:val="00732A8D"/>
    <w:rsid w:val="00733560"/>
    <w:rsid w:val="007361BF"/>
    <w:rsid w:val="00737B60"/>
    <w:rsid w:val="00740DA2"/>
    <w:rsid w:val="007438E4"/>
    <w:rsid w:val="00753582"/>
    <w:rsid w:val="00753738"/>
    <w:rsid w:val="007551C7"/>
    <w:rsid w:val="00755795"/>
    <w:rsid w:val="007557B7"/>
    <w:rsid w:val="0075595B"/>
    <w:rsid w:val="00756924"/>
    <w:rsid w:val="00757DF3"/>
    <w:rsid w:val="007607F1"/>
    <w:rsid w:val="007657F1"/>
    <w:rsid w:val="0076631B"/>
    <w:rsid w:val="00767B3E"/>
    <w:rsid w:val="007723AA"/>
    <w:rsid w:val="00777591"/>
    <w:rsid w:val="007813CC"/>
    <w:rsid w:val="00782199"/>
    <w:rsid w:val="007823E3"/>
    <w:rsid w:val="0078616E"/>
    <w:rsid w:val="00786C9D"/>
    <w:rsid w:val="0078740E"/>
    <w:rsid w:val="0078775D"/>
    <w:rsid w:val="00787AE1"/>
    <w:rsid w:val="007925A1"/>
    <w:rsid w:val="007A498A"/>
    <w:rsid w:val="007A7D3F"/>
    <w:rsid w:val="007A7FB7"/>
    <w:rsid w:val="007B3116"/>
    <w:rsid w:val="007B5E9D"/>
    <w:rsid w:val="007B6D6B"/>
    <w:rsid w:val="007B7395"/>
    <w:rsid w:val="007B79AA"/>
    <w:rsid w:val="007C0A26"/>
    <w:rsid w:val="007C1A47"/>
    <w:rsid w:val="007C2C30"/>
    <w:rsid w:val="007C30C1"/>
    <w:rsid w:val="007C4D15"/>
    <w:rsid w:val="007C561A"/>
    <w:rsid w:val="007D0B80"/>
    <w:rsid w:val="007D1217"/>
    <w:rsid w:val="007D5B3B"/>
    <w:rsid w:val="007D67C1"/>
    <w:rsid w:val="007D6E15"/>
    <w:rsid w:val="007E2A00"/>
    <w:rsid w:val="007E2AFD"/>
    <w:rsid w:val="007E432B"/>
    <w:rsid w:val="007E4A0A"/>
    <w:rsid w:val="007E5960"/>
    <w:rsid w:val="007E7487"/>
    <w:rsid w:val="007F051F"/>
    <w:rsid w:val="007F14C8"/>
    <w:rsid w:val="007F17C3"/>
    <w:rsid w:val="007F2687"/>
    <w:rsid w:val="007F3242"/>
    <w:rsid w:val="007F383D"/>
    <w:rsid w:val="007F3E07"/>
    <w:rsid w:val="007F4EA7"/>
    <w:rsid w:val="007F75DF"/>
    <w:rsid w:val="0080190A"/>
    <w:rsid w:val="008024F0"/>
    <w:rsid w:val="008076CA"/>
    <w:rsid w:val="00807EE4"/>
    <w:rsid w:val="00811DE5"/>
    <w:rsid w:val="00811E52"/>
    <w:rsid w:val="00812D11"/>
    <w:rsid w:val="00813246"/>
    <w:rsid w:val="00813A46"/>
    <w:rsid w:val="00815639"/>
    <w:rsid w:val="0081590A"/>
    <w:rsid w:val="00815F2C"/>
    <w:rsid w:val="0082044F"/>
    <w:rsid w:val="00822A11"/>
    <w:rsid w:val="008236C0"/>
    <w:rsid w:val="00823B82"/>
    <w:rsid w:val="00823D35"/>
    <w:rsid w:val="00824336"/>
    <w:rsid w:val="00824381"/>
    <w:rsid w:val="0082448F"/>
    <w:rsid w:val="00827D43"/>
    <w:rsid w:val="0083320B"/>
    <w:rsid w:val="00834385"/>
    <w:rsid w:val="00836C63"/>
    <w:rsid w:val="0084025F"/>
    <w:rsid w:val="0084162D"/>
    <w:rsid w:val="008425FE"/>
    <w:rsid w:val="008431D5"/>
    <w:rsid w:val="00846995"/>
    <w:rsid w:val="00851987"/>
    <w:rsid w:val="0085251F"/>
    <w:rsid w:val="0085502F"/>
    <w:rsid w:val="00856269"/>
    <w:rsid w:val="00865610"/>
    <w:rsid w:val="00865B1F"/>
    <w:rsid w:val="008679A4"/>
    <w:rsid w:val="00870DD6"/>
    <w:rsid w:val="008720C0"/>
    <w:rsid w:val="00873839"/>
    <w:rsid w:val="008773BE"/>
    <w:rsid w:val="00877C0B"/>
    <w:rsid w:val="00881C42"/>
    <w:rsid w:val="00882F43"/>
    <w:rsid w:val="00886853"/>
    <w:rsid w:val="0088692C"/>
    <w:rsid w:val="00886F2D"/>
    <w:rsid w:val="00890A63"/>
    <w:rsid w:val="00893731"/>
    <w:rsid w:val="008957E0"/>
    <w:rsid w:val="0089736E"/>
    <w:rsid w:val="008A0172"/>
    <w:rsid w:val="008A1763"/>
    <w:rsid w:val="008A18D4"/>
    <w:rsid w:val="008A1ADA"/>
    <w:rsid w:val="008A5519"/>
    <w:rsid w:val="008B6F1B"/>
    <w:rsid w:val="008C1D9E"/>
    <w:rsid w:val="008C334B"/>
    <w:rsid w:val="008C3ABD"/>
    <w:rsid w:val="008C3F98"/>
    <w:rsid w:val="008C50C5"/>
    <w:rsid w:val="008C69A5"/>
    <w:rsid w:val="008C72B5"/>
    <w:rsid w:val="008D1E7C"/>
    <w:rsid w:val="008D2D94"/>
    <w:rsid w:val="008D37B5"/>
    <w:rsid w:val="008D3FD0"/>
    <w:rsid w:val="008D6495"/>
    <w:rsid w:val="008D7796"/>
    <w:rsid w:val="008D7E76"/>
    <w:rsid w:val="008E6E64"/>
    <w:rsid w:val="008F173F"/>
    <w:rsid w:val="008F35BB"/>
    <w:rsid w:val="008F74FA"/>
    <w:rsid w:val="00900DA3"/>
    <w:rsid w:val="0090372B"/>
    <w:rsid w:val="00903F28"/>
    <w:rsid w:val="00905319"/>
    <w:rsid w:val="009076C5"/>
    <w:rsid w:val="009077CC"/>
    <w:rsid w:val="0091071B"/>
    <w:rsid w:val="009121EE"/>
    <w:rsid w:val="00913B4E"/>
    <w:rsid w:val="009146DA"/>
    <w:rsid w:val="00914ADD"/>
    <w:rsid w:val="00915483"/>
    <w:rsid w:val="00920722"/>
    <w:rsid w:val="009252CE"/>
    <w:rsid w:val="009314E5"/>
    <w:rsid w:val="00932D74"/>
    <w:rsid w:val="00934574"/>
    <w:rsid w:val="00936E92"/>
    <w:rsid w:val="0094123E"/>
    <w:rsid w:val="009424D0"/>
    <w:rsid w:val="00942BA1"/>
    <w:rsid w:val="00944A60"/>
    <w:rsid w:val="009459D3"/>
    <w:rsid w:val="00945F2E"/>
    <w:rsid w:val="00950DCD"/>
    <w:rsid w:val="00951F98"/>
    <w:rsid w:val="009528FE"/>
    <w:rsid w:val="00953BF2"/>
    <w:rsid w:val="00953E25"/>
    <w:rsid w:val="00956DC2"/>
    <w:rsid w:val="00957217"/>
    <w:rsid w:val="00960D66"/>
    <w:rsid w:val="0096100B"/>
    <w:rsid w:val="00961922"/>
    <w:rsid w:val="0096429A"/>
    <w:rsid w:val="00964687"/>
    <w:rsid w:val="00971605"/>
    <w:rsid w:val="00972540"/>
    <w:rsid w:val="009735FD"/>
    <w:rsid w:val="0097381F"/>
    <w:rsid w:val="009738C6"/>
    <w:rsid w:val="0098236A"/>
    <w:rsid w:val="009838DE"/>
    <w:rsid w:val="00987172"/>
    <w:rsid w:val="00990EFE"/>
    <w:rsid w:val="0099156E"/>
    <w:rsid w:val="009970AC"/>
    <w:rsid w:val="00997361"/>
    <w:rsid w:val="009B05E2"/>
    <w:rsid w:val="009B1171"/>
    <w:rsid w:val="009B4C7B"/>
    <w:rsid w:val="009B735F"/>
    <w:rsid w:val="009C1E2C"/>
    <w:rsid w:val="009C2E4D"/>
    <w:rsid w:val="009C51CB"/>
    <w:rsid w:val="009C58E3"/>
    <w:rsid w:val="009C72AB"/>
    <w:rsid w:val="009D11AC"/>
    <w:rsid w:val="009D3544"/>
    <w:rsid w:val="009D3DE2"/>
    <w:rsid w:val="009D4C5F"/>
    <w:rsid w:val="009E0F4F"/>
    <w:rsid w:val="009E3998"/>
    <w:rsid w:val="009E4CAF"/>
    <w:rsid w:val="009F230D"/>
    <w:rsid w:val="009F2A49"/>
    <w:rsid w:val="009F4D20"/>
    <w:rsid w:val="009F50FB"/>
    <w:rsid w:val="00A008CF"/>
    <w:rsid w:val="00A01CFC"/>
    <w:rsid w:val="00A06936"/>
    <w:rsid w:val="00A06A88"/>
    <w:rsid w:val="00A07B24"/>
    <w:rsid w:val="00A10DCA"/>
    <w:rsid w:val="00A114F7"/>
    <w:rsid w:val="00A12EE2"/>
    <w:rsid w:val="00A20F6C"/>
    <w:rsid w:val="00A231F4"/>
    <w:rsid w:val="00A26258"/>
    <w:rsid w:val="00A2633D"/>
    <w:rsid w:val="00A30A36"/>
    <w:rsid w:val="00A316AB"/>
    <w:rsid w:val="00A3399A"/>
    <w:rsid w:val="00A34F64"/>
    <w:rsid w:val="00A374B2"/>
    <w:rsid w:val="00A40F4F"/>
    <w:rsid w:val="00A4131A"/>
    <w:rsid w:val="00A4141A"/>
    <w:rsid w:val="00A4232E"/>
    <w:rsid w:val="00A44AFB"/>
    <w:rsid w:val="00A44F85"/>
    <w:rsid w:val="00A46F67"/>
    <w:rsid w:val="00A501B9"/>
    <w:rsid w:val="00A509DE"/>
    <w:rsid w:val="00A50FCB"/>
    <w:rsid w:val="00A510B2"/>
    <w:rsid w:val="00A517CB"/>
    <w:rsid w:val="00A53098"/>
    <w:rsid w:val="00A543F8"/>
    <w:rsid w:val="00A54B82"/>
    <w:rsid w:val="00A75668"/>
    <w:rsid w:val="00A76394"/>
    <w:rsid w:val="00A76754"/>
    <w:rsid w:val="00A76F59"/>
    <w:rsid w:val="00A77803"/>
    <w:rsid w:val="00A806DE"/>
    <w:rsid w:val="00A840C9"/>
    <w:rsid w:val="00A84F0B"/>
    <w:rsid w:val="00A879D9"/>
    <w:rsid w:val="00A91F13"/>
    <w:rsid w:val="00A9426D"/>
    <w:rsid w:val="00A95878"/>
    <w:rsid w:val="00A95ED5"/>
    <w:rsid w:val="00A95FA1"/>
    <w:rsid w:val="00AA156C"/>
    <w:rsid w:val="00AA23D2"/>
    <w:rsid w:val="00AA6728"/>
    <w:rsid w:val="00AA7050"/>
    <w:rsid w:val="00AB5265"/>
    <w:rsid w:val="00AB5C2F"/>
    <w:rsid w:val="00AB71BF"/>
    <w:rsid w:val="00AC183C"/>
    <w:rsid w:val="00AC253D"/>
    <w:rsid w:val="00AC471D"/>
    <w:rsid w:val="00AC5A9C"/>
    <w:rsid w:val="00AC6660"/>
    <w:rsid w:val="00AD230A"/>
    <w:rsid w:val="00AD2442"/>
    <w:rsid w:val="00AD4034"/>
    <w:rsid w:val="00AD53B4"/>
    <w:rsid w:val="00AD6283"/>
    <w:rsid w:val="00AD71EE"/>
    <w:rsid w:val="00AE3153"/>
    <w:rsid w:val="00AF02AF"/>
    <w:rsid w:val="00AF0ED1"/>
    <w:rsid w:val="00AF1AEE"/>
    <w:rsid w:val="00AF4F57"/>
    <w:rsid w:val="00AF53C0"/>
    <w:rsid w:val="00B00DB6"/>
    <w:rsid w:val="00B023C5"/>
    <w:rsid w:val="00B02711"/>
    <w:rsid w:val="00B02D30"/>
    <w:rsid w:val="00B0388C"/>
    <w:rsid w:val="00B06718"/>
    <w:rsid w:val="00B10452"/>
    <w:rsid w:val="00B114F5"/>
    <w:rsid w:val="00B14F92"/>
    <w:rsid w:val="00B207A3"/>
    <w:rsid w:val="00B22AD7"/>
    <w:rsid w:val="00B22CD8"/>
    <w:rsid w:val="00B25993"/>
    <w:rsid w:val="00B26BD2"/>
    <w:rsid w:val="00B30A9D"/>
    <w:rsid w:val="00B310F9"/>
    <w:rsid w:val="00B3126E"/>
    <w:rsid w:val="00B34A28"/>
    <w:rsid w:val="00B44D90"/>
    <w:rsid w:val="00B4733D"/>
    <w:rsid w:val="00B51962"/>
    <w:rsid w:val="00B53052"/>
    <w:rsid w:val="00B53AE9"/>
    <w:rsid w:val="00B55CF9"/>
    <w:rsid w:val="00B5724B"/>
    <w:rsid w:val="00B600A0"/>
    <w:rsid w:val="00B603EB"/>
    <w:rsid w:val="00B66948"/>
    <w:rsid w:val="00B67E91"/>
    <w:rsid w:val="00B70B2E"/>
    <w:rsid w:val="00B726C3"/>
    <w:rsid w:val="00B763EB"/>
    <w:rsid w:val="00B77D76"/>
    <w:rsid w:val="00B8110F"/>
    <w:rsid w:val="00B819C8"/>
    <w:rsid w:val="00B81AD6"/>
    <w:rsid w:val="00B83545"/>
    <w:rsid w:val="00B8392D"/>
    <w:rsid w:val="00B83DE2"/>
    <w:rsid w:val="00B84735"/>
    <w:rsid w:val="00B91FFC"/>
    <w:rsid w:val="00B931AD"/>
    <w:rsid w:val="00B94278"/>
    <w:rsid w:val="00B97C14"/>
    <w:rsid w:val="00BA323C"/>
    <w:rsid w:val="00BA403B"/>
    <w:rsid w:val="00BA5300"/>
    <w:rsid w:val="00BB0B00"/>
    <w:rsid w:val="00BB0CA4"/>
    <w:rsid w:val="00BB181F"/>
    <w:rsid w:val="00BB28D7"/>
    <w:rsid w:val="00BB2AB6"/>
    <w:rsid w:val="00BB5649"/>
    <w:rsid w:val="00BB5DE4"/>
    <w:rsid w:val="00BB6E50"/>
    <w:rsid w:val="00BC057B"/>
    <w:rsid w:val="00BC3467"/>
    <w:rsid w:val="00BC52E5"/>
    <w:rsid w:val="00BD2A8E"/>
    <w:rsid w:val="00BD362B"/>
    <w:rsid w:val="00BD4A8E"/>
    <w:rsid w:val="00BD5A91"/>
    <w:rsid w:val="00BD6C26"/>
    <w:rsid w:val="00BD6D54"/>
    <w:rsid w:val="00BE1A4B"/>
    <w:rsid w:val="00BE2EE7"/>
    <w:rsid w:val="00BE41D4"/>
    <w:rsid w:val="00BE5486"/>
    <w:rsid w:val="00BE5F50"/>
    <w:rsid w:val="00BE7360"/>
    <w:rsid w:val="00BF19C9"/>
    <w:rsid w:val="00BF1E7B"/>
    <w:rsid w:val="00BF28FD"/>
    <w:rsid w:val="00BF7A65"/>
    <w:rsid w:val="00C03855"/>
    <w:rsid w:val="00C040EF"/>
    <w:rsid w:val="00C0479F"/>
    <w:rsid w:val="00C058D0"/>
    <w:rsid w:val="00C05E8D"/>
    <w:rsid w:val="00C1086F"/>
    <w:rsid w:val="00C115D6"/>
    <w:rsid w:val="00C11B44"/>
    <w:rsid w:val="00C1282E"/>
    <w:rsid w:val="00C1284A"/>
    <w:rsid w:val="00C12C1B"/>
    <w:rsid w:val="00C1610F"/>
    <w:rsid w:val="00C168A9"/>
    <w:rsid w:val="00C1697B"/>
    <w:rsid w:val="00C16C77"/>
    <w:rsid w:val="00C175C4"/>
    <w:rsid w:val="00C20737"/>
    <w:rsid w:val="00C208EC"/>
    <w:rsid w:val="00C245C5"/>
    <w:rsid w:val="00C24A5F"/>
    <w:rsid w:val="00C24D74"/>
    <w:rsid w:val="00C30B79"/>
    <w:rsid w:val="00C33572"/>
    <w:rsid w:val="00C360B1"/>
    <w:rsid w:val="00C377F5"/>
    <w:rsid w:val="00C41E93"/>
    <w:rsid w:val="00C42474"/>
    <w:rsid w:val="00C42EBB"/>
    <w:rsid w:val="00C435CD"/>
    <w:rsid w:val="00C515E2"/>
    <w:rsid w:val="00C53419"/>
    <w:rsid w:val="00C561E0"/>
    <w:rsid w:val="00C57A61"/>
    <w:rsid w:val="00C601EA"/>
    <w:rsid w:val="00C60F4C"/>
    <w:rsid w:val="00C62863"/>
    <w:rsid w:val="00C631CE"/>
    <w:rsid w:val="00C654C7"/>
    <w:rsid w:val="00C66EE1"/>
    <w:rsid w:val="00C73A71"/>
    <w:rsid w:val="00C757B4"/>
    <w:rsid w:val="00C76099"/>
    <w:rsid w:val="00C76BF1"/>
    <w:rsid w:val="00C854AD"/>
    <w:rsid w:val="00C86367"/>
    <w:rsid w:val="00C90B40"/>
    <w:rsid w:val="00C935AA"/>
    <w:rsid w:val="00C93E16"/>
    <w:rsid w:val="00C9552C"/>
    <w:rsid w:val="00C96072"/>
    <w:rsid w:val="00C96F4D"/>
    <w:rsid w:val="00CA279C"/>
    <w:rsid w:val="00CA35D7"/>
    <w:rsid w:val="00CB08D1"/>
    <w:rsid w:val="00CB0AE5"/>
    <w:rsid w:val="00CB29A6"/>
    <w:rsid w:val="00CB384F"/>
    <w:rsid w:val="00CB4AF7"/>
    <w:rsid w:val="00CB5309"/>
    <w:rsid w:val="00CC18E5"/>
    <w:rsid w:val="00CC3878"/>
    <w:rsid w:val="00CC65D3"/>
    <w:rsid w:val="00CD4AF3"/>
    <w:rsid w:val="00CD5899"/>
    <w:rsid w:val="00CD7DCB"/>
    <w:rsid w:val="00CE0BCC"/>
    <w:rsid w:val="00CE36F9"/>
    <w:rsid w:val="00CE39E0"/>
    <w:rsid w:val="00CE5194"/>
    <w:rsid w:val="00CE687D"/>
    <w:rsid w:val="00CE7940"/>
    <w:rsid w:val="00CF0E36"/>
    <w:rsid w:val="00CF7C98"/>
    <w:rsid w:val="00D000AB"/>
    <w:rsid w:val="00D00E78"/>
    <w:rsid w:val="00D00FC7"/>
    <w:rsid w:val="00D075BA"/>
    <w:rsid w:val="00D1013A"/>
    <w:rsid w:val="00D12452"/>
    <w:rsid w:val="00D12B71"/>
    <w:rsid w:val="00D23149"/>
    <w:rsid w:val="00D233B1"/>
    <w:rsid w:val="00D235B2"/>
    <w:rsid w:val="00D23FBA"/>
    <w:rsid w:val="00D24819"/>
    <w:rsid w:val="00D2499D"/>
    <w:rsid w:val="00D30656"/>
    <w:rsid w:val="00D30AE4"/>
    <w:rsid w:val="00D34C45"/>
    <w:rsid w:val="00D36544"/>
    <w:rsid w:val="00D376CA"/>
    <w:rsid w:val="00D41106"/>
    <w:rsid w:val="00D4381C"/>
    <w:rsid w:val="00D47567"/>
    <w:rsid w:val="00D47752"/>
    <w:rsid w:val="00D51549"/>
    <w:rsid w:val="00D55A59"/>
    <w:rsid w:val="00D5783C"/>
    <w:rsid w:val="00D63593"/>
    <w:rsid w:val="00D66A56"/>
    <w:rsid w:val="00D674E3"/>
    <w:rsid w:val="00D70829"/>
    <w:rsid w:val="00D75524"/>
    <w:rsid w:val="00D7618C"/>
    <w:rsid w:val="00D762B6"/>
    <w:rsid w:val="00D80AB8"/>
    <w:rsid w:val="00D80C39"/>
    <w:rsid w:val="00D82462"/>
    <w:rsid w:val="00D836A1"/>
    <w:rsid w:val="00D849F8"/>
    <w:rsid w:val="00D85A7D"/>
    <w:rsid w:val="00D87C66"/>
    <w:rsid w:val="00D939F7"/>
    <w:rsid w:val="00D93B6E"/>
    <w:rsid w:val="00D957FE"/>
    <w:rsid w:val="00D959AE"/>
    <w:rsid w:val="00D95C8E"/>
    <w:rsid w:val="00D97247"/>
    <w:rsid w:val="00D978CC"/>
    <w:rsid w:val="00DA0016"/>
    <w:rsid w:val="00DA0368"/>
    <w:rsid w:val="00DA0B08"/>
    <w:rsid w:val="00DA27FC"/>
    <w:rsid w:val="00DA44FC"/>
    <w:rsid w:val="00DA51AD"/>
    <w:rsid w:val="00DA5AD6"/>
    <w:rsid w:val="00DA6EB7"/>
    <w:rsid w:val="00DB1ED7"/>
    <w:rsid w:val="00DB1F8E"/>
    <w:rsid w:val="00DB3F37"/>
    <w:rsid w:val="00DB4677"/>
    <w:rsid w:val="00DC2198"/>
    <w:rsid w:val="00DC2DE4"/>
    <w:rsid w:val="00DC3BA2"/>
    <w:rsid w:val="00DC4FAA"/>
    <w:rsid w:val="00DC7F3D"/>
    <w:rsid w:val="00DD25E5"/>
    <w:rsid w:val="00DD47C6"/>
    <w:rsid w:val="00DD615C"/>
    <w:rsid w:val="00DE75DD"/>
    <w:rsid w:val="00DF023E"/>
    <w:rsid w:val="00DF1662"/>
    <w:rsid w:val="00DF28D0"/>
    <w:rsid w:val="00DF3F77"/>
    <w:rsid w:val="00DF498A"/>
    <w:rsid w:val="00DF51EA"/>
    <w:rsid w:val="00DF5A5C"/>
    <w:rsid w:val="00DF6419"/>
    <w:rsid w:val="00DF6610"/>
    <w:rsid w:val="00DF6FFE"/>
    <w:rsid w:val="00DF7AAB"/>
    <w:rsid w:val="00E03F2D"/>
    <w:rsid w:val="00E04F7A"/>
    <w:rsid w:val="00E052AC"/>
    <w:rsid w:val="00E0766A"/>
    <w:rsid w:val="00E102D4"/>
    <w:rsid w:val="00E113B6"/>
    <w:rsid w:val="00E15136"/>
    <w:rsid w:val="00E1592E"/>
    <w:rsid w:val="00E15E65"/>
    <w:rsid w:val="00E16F94"/>
    <w:rsid w:val="00E209F3"/>
    <w:rsid w:val="00E25213"/>
    <w:rsid w:val="00E268D2"/>
    <w:rsid w:val="00E2730C"/>
    <w:rsid w:val="00E273EA"/>
    <w:rsid w:val="00E27E6C"/>
    <w:rsid w:val="00E300EB"/>
    <w:rsid w:val="00E32D5A"/>
    <w:rsid w:val="00E3756F"/>
    <w:rsid w:val="00E45855"/>
    <w:rsid w:val="00E458DE"/>
    <w:rsid w:val="00E47BC8"/>
    <w:rsid w:val="00E50AE2"/>
    <w:rsid w:val="00E514FC"/>
    <w:rsid w:val="00E55161"/>
    <w:rsid w:val="00E570DF"/>
    <w:rsid w:val="00E57182"/>
    <w:rsid w:val="00E64E85"/>
    <w:rsid w:val="00E659BA"/>
    <w:rsid w:val="00E659E5"/>
    <w:rsid w:val="00E6755F"/>
    <w:rsid w:val="00E67A84"/>
    <w:rsid w:val="00E703B7"/>
    <w:rsid w:val="00E737D2"/>
    <w:rsid w:val="00E76407"/>
    <w:rsid w:val="00E7709B"/>
    <w:rsid w:val="00E77487"/>
    <w:rsid w:val="00E8053E"/>
    <w:rsid w:val="00E80C64"/>
    <w:rsid w:val="00E80CDF"/>
    <w:rsid w:val="00E850D4"/>
    <w:rsid w:val="00E861D7"/>
    <w:rsid w:val="00E86BA3"/>
    <w:rsid w:val="00E91C7B"/>
    <w:rsid w:val="00E9241F"/>
    <w:rsid w:val="00E93588"/>
    <w:rsid w:val="00E93851"/>
    <w:rsid w:val="00E93DCA"/>
    <w:rsid w:val="00E9780D"/>
    <w:rsid w:val="00EA07BC"/>
    <w:rsid w:val="00EA2710"/>
    <w:rsid w:val="00EA3746"/>
    <w:rsid w:val="00EA4A44"/>
    <w:rsid w:val="00EB33EF"/>
    <w:rsid w:val="00EB3C20"/>
    <w:rsid w:val="00EB5C17"/>
    <w:rsid w:val="00EB7383"/>
    <w:rsid w:val="00EB75AE"/>
    <w:rsid w:val="00EC54D2"/>
    <w:rsid w:val="00EC7526"/>
    <w:rsid w:val="00EC7A7B"/>
    <w:rsid w:val="00ED080C"/>
    <w:rsid w:val="00ED1570"/>
    <w:rsid w:val="00ED59FC"/>
    <w:rsid w:val="00ED5E1E"/>
    <w:rsid w:val="00EE0E89"/>
    <w:rsid w:val="00EE2B82"/>
    <w:rsid w:val="00EE4B71"/>
    <w:rsid w:val="00EE666B"/>
    <w:rsid w:val="00EE6981"/>
    <w:rsid w:val="00EE6AF6"/>
    <w:rsid w:val="00EE7850"/>
    <w:rsid w:val="00EE7A73"/>
    <w:rsid w:val="00EE7C85"/>
    <w:rsid w:val="00EF042A"/>
    <w:rsid w:val="00EF129B"/>
    <w:rsid w:val="00EF1B16"/>
    <w:rsid w:val="00EF3770"/>
    <w:rsid w:val="00EF504A"/>
    <w:rsid w:val="00F00D1E"/>
    <w:rsid w:val="00F04C9C"/>
    <w:rsid w:val="00F117A4"/>
    <w:rsid w:val="00F123AE"/>
    <w:rsid w:val="00F1663C"/>
    <w:rsid w:val="00F177D6"/>
    <w:rsid w:val="00F17EC4"/>
    <w:rsid w:val="00F200A2"/>
    <w:rsid w:val="00F2367B"/>
    <w:rsid w:val="00F25D20"/>
    <w:rsid w:val="00F31E42"/>
    <w:rsid w:val="00F3206A"/>
    <w:rsid w:val="00F33D42"/>
    <w:rsid w:val="00F46069"/>
    <w:rsid w:val="00F4664F"/>
    <w:rsid w:val="00F467D4"/>
    <w:rsid w:val="00F517F1"/>
    <w:rsid w:val="00F53DB5"/>
    <w:rsid w:val="00F54856"/>
    <w:rsid w:val="00F57156"/>
    <w:rsid w:val="00F6141B"/>
    <w:rsid w:val="00F62B93"/>
    <w:rsid w:val="00F63C1E"/>
    <w:rsid w:val="00F64AAF"/>
    <w:rsid w:val="00F64D82"/>
    <w:rsid w:val="00F651DE"/>
    <w:rsid w:val="00F65DE5"/>
    <w:rsid w:val="00F671A3"/>
    <w:rsid w:val="00F7198C"/>
    <w:rsid w:val="00F733F6"/>
    <w:rsid w:val="00F747BE"/>
    <w:rsid w:val="00F77024"/>
    <w:rsid w:val="00F801A3"/>
    <w:rsid w:val="00F81BA7"/>
    <w:rsid w:val="00F82518"/>
    <w:rsid w:val="00F83AFA"/>
    <w:rsid w:val="00F85FD8"/>
    <w:rsid w:val="00F87280"/>
    <w:rsid w:val="00F876DE"/>
    <w:rsid w:val="00F87760"/>
    <w:rsid w:val="00F87F9E"/>
    <w:rsid w:val="00F90712"/>
    <w:rsid w:val="00F90E0A"/>
    <w:rsid w:val="00F94AC5"/>
    <w:rsid w:val="00F96458"/>
    <w:rsid w:val="00FA71D6"/>
    <w:rsid w:val="00FB0F93"/>
    <w:rsid w:val="00FB1821"/>
    <w:rsid w:val="00FB1C66"/>
    <w:rsid w:val="00FB3C14"/>
    <w:rsid w:val="00FB3E34"/>
    <w:rsid w:val="00FB49AF"/>
    <w:rsid w:val="00FB6581"/>
    <w:rsid w:val="00FC4CD5"/>
    <w:rsid w:val="00FC4E33"/>
    <w:rsid w:val="00FC63F8"/>
    <w:rsid w:val="00FC75C5"/>
    <w:rsid w:val="00FD0967"/>
    <w:rsid w:val="00FD3934"/>
    <w:rsid w:val="00FE2AFD"/>
    <w:rsid w:val="00FE3510"/>
    <w:rsid w:val="00FF1AE5"/>
    <w:rsid w:val="00FF1E58"/>
    <w:rsid w:val="00FF3DE7"/>
    <w:rsid w:val="00FF628C"/>
    <w:rsid w:val="00FF734C"/>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stockticker"/>
  <w:smartTagType w:namespaceuri="urn:schemas-microsoft-com:office:smarttags" w:name="place"/>
  <w:smartTagType w:namespaceuri="urn:schemas-microsoft-com:office:smarttags" w:name="country-region"/>
  <w:smartTagType w:namespaceuri="urn:schemas-microsoft-com:office:smarttags" w:name="City"/>
  <w:smartTagType w:namespaceuri="urn:schemas-microsoft-com:office:smarttags" w:name="PersonName"/>
  <w:shapeDefaults>
    <o:shapedefaults v:ext="edit" spidmax="2049">
      <o:colormru v:ext="edit" colors="#3f9ac9,#2c779c,#b1d6e9"/>
    </o:shapedefaults>
    <o:shapelayout v:ext="edit">
      <o:idmap v:ext="edit" data="1"/>
    </o:shapelayout>
  </w:shapeDefaults>
  <w:decimalSymbol w:val=","/>
  <w:listSeparator w:val=";"/>
  <w15:docId w15:val="{79A52F5B-913F-4643-87D1-8166D959AF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S Mincho" w:hAnsi="Times New Roman" w:cs="Times New Roman"/>
        <w:lang w:val="de-DE" w:eastAsia="de-DE"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Standard">
    <w:name w:val="Normal"/>
    <w:next w:val="Textkrper"/>
    <w:qFormat/>
    <w:rsid w:val="00EE2B82"/>
    <w:pPr>
      <w:spacing w:line="288" w:lineRule="auto"/>
    </w:pPr>
    <w:rPr>
      <w:rFonts w:ascii="Arial" w:eastAsia="Times New Roman" w:hAnsi="Arial"/>
      <w:szCs w:val="24"/>
      <w:lang w:val="en-GB" w:eastAsia="nl-NL"/>
    </w:rPr>
  </w:style>
  <w:style w:type="paragraph" w:styleId="berschrift1">
    <w:name w:val="heading 1"/>
    <w:basedOn w:val="Textkrper"/>
    <w:next w:val="Textkrper"/>
    <w:link w:val="berschrift1Zchn"/>
    <w:qFormat/>
    <w:rsid w:val="00990EFE"/>
    <w:pPr>
      <w:keepNext/>
      <w:pageBreakBefore/>
      <w:numPr>
        <w:numId w:val="1"/>
      </w:numPr>
      <w:tabs>
        <w:tab w:val="left" w:pos="5040"/>
        <w:tab w:val="left" w:pos="7200"/>
      </w:tabs>
      <w:spacing w:before="240" w:after="120" w:line="312" w:lineRule="auto"/>
      <w:outlineLvl w:val="0"/>
    </w:pPr>
    <w:rPr>
      <w:b/>
      <w:sz w:val="24"/>
    </w:rPr>
  </w:style>
  <w:style w:type="paragraph" w:styleId="berschrift2">
    <w:name w:val="heading 2"/>
    <w:basedOn w:val="Textkrper"/>
    <w:next w:val="Textkrper"/>
    <w:link w:val="berschrift2Zchn"/>
    <w:qFormat/>
    <w:rsid w:val="00990EFE"/>
    <w:pPr>
      <w:keepNext/>
      <w:numPr>
        <w:ilvl w:val="1"/>
        <w:numId w:val="1"/>
      </w:numPr>
      <w:spacing w:before="360" w:after="120"/>
      <w:outlineLvl w:val="1"/>
    </w:pPr>
    <w:rPr>
      <w:b/>
      <w:bCs/>
      <w:sz w:val="22"/>
    </w:rPr>
  </w:style>
  <w:style w:type="paragraph" w:styleId="berschrift3">
    <w:name w:val="heading 3"/>
    <w:basedOn w:val="Textkrper"/>
    <w:next w:val="Textkrper"/>
    <w:qFormat/>
    <w:rsid w:val="00AD2442"/>
    <w:pPr>
      <w:keepNext/>
      <w:numPr>
        <w:ilvl w:val="2"/>
        <w:numId w:val="1"/>
      </w:numPr>
      <w:spacing w:before="300" w:after="120"/>
      <w:outlineLvl w:val="2"/>
    </w:pPr>
    <w:rPr>
      <w:b/>
      <w:iCs/>
    </w:rPr>
  </w:style>
  <w:style w:type="paragraph" w:styleId="berschrift4">
    <w:name w:val="heading 4"/>
    <w:basedOn w:val="Standard"/>
    <w:next w:val="Standard"/>
    <w:qFormat/>
    <w:rsid w:val="00E16F94"/>
    <w:pPr>
      <w:keepNext/>
      <w:numPr>
        <w:ilvl w:val="3"/>
        <w:numId w:val="1"/>
      </w:numPr>
      <w:spacing w:before="120"/>
      <w:ind w:left="862" w:hanging="862"/>
      <w:outlineLvl w:val="3"/>
    </w:pPr>
    <w:rPr>
      <w:b/>
      <w:bCs/>
    </w:rPr>
  </w:style>
  <w:style w:type="paragraph" w:styleId="berschrift5">
    <w:name w:val="heading 5"/>
    <w:basedOn w:val="Standard"/>
    <w:next w:val="Standard"/>
    <w:qFormat/>
    <w:rsid w:val="00E16F94"/>
    <w:pPr>
      <w:keepNext/>
      <w:spacing w:before="60"/>
      <w:outlineLvl w:val="4"/>
    </w:pPr>
    <w:rPr>
      <w:u w:val="single"/>
    </w:rPr>
  </w:style>
  <w:style w:type="paragraph" w:styleId="berschrift6">
    <w:name w:val="heading 6"/>
    <w:basedOn w:val="Standard"/>
    <w:next w:val="Standard"/>
    <w:qFormat/>
    <w:rsid w:val="0053478F"/>
    <w:pPr>
      <w:keepNext/>
      <w:numPr>
        <w:ilvl w:val="5"/>
        <w:numId w:val="1"/>
      </w:numPr>
      <w:outlineLvl w:val="5"/>
    </w:pPr>
    <w:rPr>
      <w:bCs/>
    </w:rPr>
  </w:style>
  <w:style w:type="paragraph" w:styleId="berschrift7">
    <w:name w:val="heading 7"/>
    <w:basedOn w:val="Standard"/>
    <w:next w:val="Standard"/>
    <w:qFormat/>
    <w:rsid w:val="0053478F"/>
    <w:pPr>
      <w:keepNext/>
      <w:numPr>
        <w:ilvl w:val="6"/>
        <w:numId w:val="1"/>
      </w:numPr>
      <w:outlineLvl w:val="6"/>
    </w:pPr>
  </w:style>
  <w:style w:type="paragraph" w:styleId="berschrift8">
    <w:name w:val="heading 8"/>
    <w:basedOn w:val="Standard"/>
    <w:next w:val="Standard"/>
    <w:qFormat/>
    <w:rsid w:val="0053478F"/>
    <w:pPr>
      <w:keepNext/>
      <w:numPr>
        <w:ilvl w:val="7"/>
        <w:numId w:val="1"/>
      </w:numPr>
      <w:outlineLvl w:val="7"/>
    </w:pPr>
  </w:style>
  <w:style w:type="paragraph" w:styleId="berschrift9">
    <w:name w:val="heading 9"/>
    <w:basedOn w:val="Standard"/>
    <w:next w:val="Standard"/>
    <w:qFormat/>
    <w:rsid w:val="0053478F"/>
    <w:pPr>
      <w:keepNext/>
      <w:widowControl w:val="0"/>
      <w:numPr>
        <w:ilvl w:val="8"/>
        <w:numId w:val="1"/>
      </w:numPr>
      <w:outlineLvl w:val="8"/>
    </w:pPr>
    <w:rPr>
      <w:kern w:val="28"/>
      <w:lang w:eastAsia="en-U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Textkrper">
    <w:name w:val="Body Text"/>
    <w:link w:val="TextkrperZchn"/>
    <w:rsid w:val="00B25993"/>
    <w:pPr>
      <w:spacing w:before="120" w:line="336" w:lineRule="auto"/>
      <w:jc w:val="both"/>
    </w:pPr>
    <w:rPr>
      <w:rFonts w:ascii="Arial" w:eastAsia="Times New Roman" w:hAnsi="Arial"/>
      <w:spacing w:val="4"/>
      <w:szCs w:val="24"/>
      <w:lang w:val="en-US" w:eastAsia="nl-NL"/>
    </w:rPr>
  </w:style>
  <w:style w:type="character" w:customStyle="1" w:styleId="TextkrperZchn">
    <w:name w:val="Textkörper Zchn"/>
    <w:basedOn w:val="Absatz-Standardschriftart"/>
    <w:link w:val="Textkrper"/>
    <w:rsid w:val="00B25993"/>
    <w:rPr>
      <w:rFonts w:ascii="Arial" w:hAnsi="Arial"/>
      <w:spacing w:val="4"/>
      <w:szCs w:val="24"/>
      <w:lang w:val="en-US" w:eastAsia="nl-NL" w:bidi="ar-SA"/>
    </w:rPr>
  </w:style>
  <w:style w:type="character" w:customStyle="1" w:styleId="berschrift1Zchn">
    <w:name w:val="Überschrift 1 Zchn"/>
    <w:basedOn w:val="TextkrperZchn"/>
    <w:link w:val="berschrift1"/>
    <w:rsid w:val="00990EFE"/>
    <w:rPr>
      <w:rFonts w:ascii="Arial" w:hAnsi="Arial"/>
      <w:b/>
      <w:spacing w:val="4"/>
      <w:sz w:val="24"/>
      <w:szCs w:val="24"/>
      <w:lang w:val="en-US" w:eastAsia="nl-NL" w:bidi="ar-SA"/>
    </w:rPr>
  </w:style>
  <w:style w:type="character" w:customStyle="1" w:styleId="berschrift2Zchn">
    <w:name w:val="Überschrift 2 Zchn"/>
    <w:basedOn w:val="TextkrperZchn"/>
    <w:link w:val="berschrift2"/>
    <w:rsid w:val="00990EFE"/>
    <w:rPr>
      <w:rFonts w:ascii="Arial" w:hAnsi="Arial"/>
      <w:b/>
      <w:bCs/>
      <w:spacing w:val="4"/>
      <w:sz w:val="22"/>
      <w:szCs w:val="24"/>
      <w:lang w:val="en-US" w:eastAsia="nl-NL" w:bidi="ar-SA"/>
    </w:rPr>
  </w:style>
  <w:style w:type="character" w:styleId="Hyperlink">
    <w:name w:val="Hyperlink"/>
    <w:rsid w:val="00AD4034"/>
    <w:rPr>
      <w:color w:val="0000FF"/>
      <w:u w:val="single"/>
    </w:rPr>
  </w:style>
  <w:style w:type="paragraph" w:customStyle="1" w:styleId="dottedline">
    <w:name w:val="dotted line"/>
    <w:basedOn w:val="Textkrper"/>
    <w:next w:val="Textkrper"/>
    <w:link w:val="dottedlineChar"/>
    <w:rsid w:val="0053478F"/>
    <w:rPr>
      <w:spacing w:val="30"/>
      <w:sz w:val="24"/>
    </w:rPr>
  </w:style>
  <w:style w:type="character" w:customStyle="1" w:styleId="dottedlineChar">
    <w:name w:val="dotted line Char"/>
    <w:basedOn w:val="TextkrperZchn"/>
    <w:link w:val="dottedline"/>
    <w:rsid w:val="0053478F"/>
    <w:rPr>
      <w:rFonts w:ascii="Arial" w:hAnsi="Arial"/>
      <w:spacing w:val="30"/>
      <w:sz w:val="24"/>
      <w:szCs w:val="24"/>
      <w:lang w:val="en-US" w:eastAsia="nl-NL" w:bidi="ar-SA"/>
    </w:rPr>
  </w:style>
  <w:style w:type="paragraph" w:customStyle="1" w:styleId="Numbers">
    <w:name w:val="Numbers"/>
    <w:basedOn w:val="bullets"/>
    <w:next w:val="Textkrper"/>
    <w:rsid w:val="0053478F"/>
    <w:pPr>
      <w:numPr>
        <w:numId w:val="2"/>
      </w:numPr>
    </w:pPr>
  </w:style>
  <w:style w:type="paragraph" w:customStyle="1" w:styleId="bullets">
    <w:name w:val="bullets"/>
    <w:basedOn w:val="Textkrper"/>
    <w:next w:val="Textkrper"/>
    <w:link w:val="bulletsCharChar"/>
    <w:rsid w:val="0053478F"/>
    <w:pPr>
      <w:numPr>
        <w:numId w:val="4"/>
      </w:numPr>
    </w:pPr>
  </w:style>
  <w:style w:type="character" w:customStyle="1" w:styleId="bulletsCharChar">
    <w:name w:val="bullets Char Char"/>
    <w:basedOn w:val="TextkrperZchn"/>
    <w:link w:val="bullets"/>
    <w:rsid w:val="0053478F"/>
    <w:rPr>
      <w:rFonts w:ascii="Arial" w:hAnsi="Arial"/>
      <w:spacing w:val="4"/>
      <w:szCs w:val="24"/>
      <w:lang w:val="en-US" w:eastAsia="nl-NL" w:bidi="ar-SA"/>
    </w:rPr>
  </w:style>
  <w:style w:type="paragraph" w:styleId="Kopfzeile">
    <w:name w:val="header"/>
    <w:basedOn w:val="Standard"/>
    <w:rsid w:val="0053478F"/>
    <w:pPr>
      <w:tabs>
        <w:tab w:val="center" w:pos="4153"/>
        <w:tab w:val="right" w:pos="8306"/>
      </w:tabs>
    </w:pPr>
  </w:style>
  <w:style w:type="paragraph" w:customStyle="1" w:styleId="Onderkantformulier">
    <w:name w:val="Onderkant formulier"/>
    <w:basedOn w:val="Standard"/>
    <w:next w:val="Standard"/>
    <w:hidden/>
    <w:rsid w:val="0053478F"/>
    <w:pPr>
      <w:pBdr>
        <w:top w:val="single" w:sz="6" w:space="1" w:color="auto"/>
      </w:pBdr>
      <w:jc w:val="center"/>
    </w:pPr>
    <w:rPr>
      <w:rFonts w:cs="Arial"/>
      <w:vanish/>
      <w:sz w:val="16"/>
      <w:szCs w:val="16"/>
    </w:rPr>
  </w:style>
  <w:style w:type="paragraph" w:customStyle="1" w:styleId="Bovenkantformulier">
    <w:name w:val="Bovenkant formulier"/>
    <w:basedOn w:val="Standard"/>
    <w:next w:val="Standard"/>
    <w:hidden/>
    <w:rsid w:val="0053478F"/>
    <w:pPr>
      <w:pBdr>
        <w:bottom w:val="single" w:sz="6" w:space="1" w:color="auto"/>
      </w:pBdr>
      <w:jc w:val="center"/>
    </w:pPr>
    <w:rPr>
      <w:rFonts w:cs="Arial"/>
      <w:vanish/>
      <w:sz w:val="16"/>
      <w:szCs w:val="16"/>
    </w:rPr>
  </w:style>
  <w:style w:type="paragraph" w:styleId="Fuzeile">
    <w:name w:val="footer"/>
    <w:basedOn w:val="Standard"/>
    <w:rsid w:val="0053478F"/>
    <w:pPr>
      <w:tabs>
        <w:tab w:val="center" w:pos="4153"/>
        <w:tab w:val="right" w:pos="8306"/>
      </w:tabs>
      <w:spacing w:line="264" w:lineRule="auto"/>
      <w:jc w:val="right"/>
    </w:pPr>
    <w:rPr>
      <w:spacing w:val="4"/>
      <w:sz w:val="16"/>
    </w:rPr>
  </w:style>
  <w:style w:type="paragraph" w:customStyle="1" w:styleId="subbullet">
    <w:name w:val="subbullet"/>
    <w:basedOn w:val="bullets"/>
    <w:next w:val="Textkrper"/>
    <w:link w:val="subbulletChar"/>
    <w:rsid w:val="0053478F"/>
    <w:pPr>
      <w:numPr>
        <w:numId w:val="3"/>
      </w:numPr>
      <w:tabs>
        <w:tab w:val="clear" w:pos="907"/>
        <w:tab w:val="num" w:pos="360"/>
        <w:tab w:val="left" w:pos="7938"/>
      </w:tabs>
      <w:ind w:left="624" w:hanging="267"/>
    </w:pPr>
  </w:style>
  <w:style w:type="character" w:customStyle="1" w:styleId="subbulletChar">
    <w:name w:val="subbullet Char"/>
    <w:basedOn w:val="bulletsCharChar"/>
    <w:link w:val="subbullet"/>
    <w:rsid w:val="0053478F"/>
    <w:rPr>
      <w:rFonts w:ascii="Arial" w:hAnsi="Arial"/>
      <w:spacing w:val="4"/>
      <w:szCs w:val="24"/>
      <w:lang w:val="en-US" w:eastAsia="nl-NL" w:bidi="ar-SA"/>
    </w:rPr>
  </w:style>
  <w:style w:type="paragraph" w:customStyle="1" w:styleId="Documentsubtitle">
    <w:name w:val="Document subtitle"/>
    <w:basedOn w:val="Textkrper"/>
    <w:rsid w:val="0053478F"/>
    <w:rPr>
      <w:sz w:val="28"/>
    </w:rPr>
  </w:style>
  <w:style w:type="paragraph" w:styleId="z-Formularende">
    <w:name w:val="HTML Bottom of Form"/>
    <w:basedOn w:val="Standard"/>
    <w:next w:val="Standard"/>
    <w:hidden/>
    <w:rsid w:val="0053478F"/>
    <w:pPr>
      <w:pBdr>
        <w:top w:val="single" w:sz="6" w:space="1" w:color="auto"/>
      </w:pBdr>
      <w:jc w:val="center"/>
    </w:pPr>
    <w:rPr>
      <w:rFonts w:cs="Arial"/>
      <w:vanish/>
      <w:sz w:val="16"/>
      <w:szCs w:val="16"/>
    </w:rPr>
  </w:style>
  <w:style w:type="paragraph" w:styleId="z-Formularbeginn">
    <w:name w:val="HTML Top of Form"/>
    <w:basedOn w:val="Standard"/>
    <w:next w:val="Standard"/>
    <w:hidden/>
    <w:rsid w:val="0053478F"/>
    <w:pPr>
      <w:pBdr>
        <w:bottom w:val="single" w:sz="6" w:space="1" w:color="auto"/>
      </w:pBdr>
      <w:jc w:val="center"/>
    </w:pPr>
    <w:rPr>
      <w:rFonts w:cs="Arial"/>
      <w:vanish/>
      <w:sz w:val="16"/>
      <w:szCs w:val="16"/>
    </w:rPr>
  </w:style>
  <w:style w:type="character" w:styleId="BesuchterHyperlink">
    <w:name w:val="FollowedHyperlink"/>
    <w:basedOn w:val="Absatz-Standardschriftart"/>
    <w:rsid w:val="0053478F"/>
    <w:rPr>
      <w:rFonts w:ascii="Arial" w:hAnsi="Arial"/>
      <w:color w:val="800080"/>
      <w:spacing w:val="4"/>
      <w:w w:val="100"/>
      <w:sz w:val="20"/>
      <w:szCs w:val="20"/>
      <w:u w:val="single"/>
    </w:rPr>
  </w:style>
  <w:style w:type="paragraph" w:styleId="Funotentext">
    <w:name w:val="footnote text"/>
    <w:basedOn w:val="Textkrper"/>
    <w:link w:val="FunotentextZchn"/>
    <w:semiHidden/>
    <w:rsid w:val="0053478F"/>
    <w:pPr>
      <w:spacing w:line="264" w:lineRule="auto"/>
      <w:ind w:left="113" w:hanging="113"/>
    </w:pPr>
    <w:rPr>
      <w:sz w:val="16"/>
      <w:szCs w:val="20"/>
    </w:rPr>
  </w:style>
  <w:style w:type="character" w:customStyle="1" w:styleId="FunotentextZchn">
    <w:name w:val="Fußnotentext Zchn"/>
    <w:basedOn w:val="TextkrperZchn"/>
    <w:link w:val="Funotentext"/>
    <w:rsid w:val="0053478F"/>
    <w:rPr>
      <w:rFonts w:ascii="Arial" w:hAnsi="Arial"/>
      <w:spacing w:val="4"/>
      <w:sz w:val="16"/>
      <w:szCs w:val="24"/>
      <w:lang w:val="en-US" w:eastAsia="nl-NL" w:bidi="ar-SA"/>
    </w:rPr>
  </w:style>
  <w:style w:type="paragraph" w:customStyle="1" w:styleId="Linespace">
    <w:name w:val="Linespace"/>
    <w:basedOn w:val="Textkrper"/>
    <w:rsid w:val="0053478F"/>
    <w:pPr>
      <w:spacing w:line="240" w:lineRule="auto"/>
    </w:pPr>
    <w:rPr>
      <w:szCs w:val="16"/>
    </w:rPr>
  </w:style>
  <w:style w:type="paragraph" w:customStyle="1" w:styleId="Headertext">
    <w:name w:val="Header text"/>
    <w:basedOn w:val="Textkrper"/>
    <w:rsid w:val="0053478F"/>
    <w:pPr>
      <w:spacing w:line="264" w:lineRule="auto"/>
    </w:pPr>
    <w:rPr>
      <w:rFonts w:cs="Arial"/>
      <w:sz w:val="18"/>
    </w:rPr>
  </w:style>
  <w:style w:type="paragraph" w:customStyle="1" w:styleId="DocumentTitle">
    <w:name w:val="Document Title"/>
    <w:basedOn w:val="Textkrper"/>
    <w:rsid w:val="0053478F"/>
    <w:pPr>
      <w:tabs>
        <w:tab w:val="left" w:pos="5040"/>
        <w:tab w:val="left" w:pos="7200"/>
      </w:tabs>
    </w:pPr>
    <w:rPr>
      <w:b/>
      <w:color w:val="009F47"/>
      <w:sz w:val="40"/>
    </w:rPr>
  </w:style>
  <w:style w:type="paragraph" w:customStyle="1" w:styleId="Guidelinestext">
    <w:name w:val="Guidelines text"/>
    <w:basedOn w:val="Textkrper"/>
    <w:link w:val="GuidelinestextCharChar"/>
    <w:rsid w:val="0053478F"/>
    <w:rPr>
      <w:i/>
      <w:iCs/>
      <w:sz w:val="19"/>
    </w:rPr>
  </w:style>
  <w:style w:type="character" w:customStyle="1" w:styleId="GuidelinestextCharChar">
    <w:name w:val="Guidelines text Char Char"/>
    <w:basedOn w:val="TextkrperZchn"/>
    <w:link w:val="Guidelinestext"/>
    <w:rsid w:val="0053478F"/>
    <w:rPr>
      <w:rFonts w:ascii="Arial" w:hAnsi="Arial"/>
      <w:i/>
      <w:iCs/>
      <w:spacing w:val="4"/>
      <w:sz w:val="19"/>
      <w:szCs w:val="24"/>
      <w:lang w:val="en-US" w:eastAsia="nl-NL" w:bidi="ar-SA"/>
    </w:rPr>
  </w:style>
  <w:style w:type="paragraph" w:customStyle="1" w:styleId="Guidelinesbullets">
    <w:name w:val="Guidelines bullets"/>
    <w:basedOn w:val="bullets"/>
    <w:rsid w:val="0053478F"/>
    <w:rPr>
      <w:i/>
      <w:sz w:val="19"/>
    </w:rPr>
  </w:style>
  <w:style w:type="paragraph" w:styleId="Verzeichnis2">
    <w:name w:val="toc 2"/>
    <w:basedOn w:val="Standard"/>
    <w:next w:val="Textkrper"/>
    <w:autoRedefine/>
    <w:uiPriority w:val="39"/>
    <w:rsid w:val="0053478F"/>
    <w:pPr>
      <w:tabs>
        <w:tab w:val="left" w:pos="475"/>
        <w:tab w:val="left" w:pos="1008"/>
        <w:tab w:val="left" w:pos="1120"/>
        <w:tab w:val="right" w:leader="dot" w:pos="9696"/>
      </w:tabs>
      <w:spacing w:before="80" w:line="240" w:lineRule="auto"/>
      <w:ind w:left="476"/>
      <w:jc w:val="both"/>
    </w:pPr>
    <w:rPr>
      <w:i/>
      <w:iCs/>
      <w:noProof/>
      <w:szCs w:val="22"/>
    </w:rPr>
  </w:style>
  <w:style w:type="paragraph" w:styleId="Verzeichnis1">
    <w:name w:val="toc 1"/>
    <w:basedOn w:val="Standard"/>
    <w:next w:val="Textkrper"/>
    <w:uiPriority w:val="39"/>
    <w:rsid w:val="0053478F"/>
    <w:pPr>
      <w:tabs>
        <w:tab w:val="left" w:pos="475"/>
        <w:tab w:val="right" w:leader="dot" w:pos="9696"/>
      </w:tabs>
      <w:spacing w:before="200" w:after="120" w:line="240" w:lineRule="auto"/>
      <w:jc w:val="both"/>
    </w:pPr>
    <w:rPr>
      <w:b/>
      <w:bCs/>
      <w:noProof/>
      <w:szCs w:val="16"/>
    </w:rPr>
  </w:style>
  <w:style w:type="paragraph" w:styleId="Verzeichnis3">
    <w:name w:val="toc 3"/>
    <w:basedOn w:val="Verzeichnis2"/>
    <w:next w:val="Standard"/>
    <w:autoRedefine/>
    <w:uiPriority w:val="39"/>
    <w:rsid w:val="0053478F"/>
    <w:pPr>
      <w:tabs>
        <w:tab w:val="clear" w:pos="475"/>
        <w:tab w:val="clear" w:pos="1120"/>
        <w:tab w:val="left" w:pos="1668"/>
        <w:tab w:val="left" w:pos="1872"/>
      </w:tabs>
      <w:ind w:left="1008"/>
    </w:pPr>
  </w:style>
  <w:style w:type="paragraph" w:customStyle="1" w:styleId="tablecontents">
    <w:name w:val="table contents"/>
    <w:basedOn w:val="Standard"/>
    <w:link w:val="tablecontentsCar"/>
    <w:rsid w:val="0053478F"/>
    <w:pPr>
      <w:widowControl w:val="0"/>
    </w:pPr>
    <w:rPr>
      <w:color w:val="000000"/>
      <w:spacing w:val="4"/>
      <w:sz w:val="18"/>
      <w:szCs w:val="20"/>
      <w:lang w:eastAsia="de-DE"/>
    </w:rPr>
  </w:style>
  <w:style w:type="character" w:customStyle="1" w:styleId="tablecontentsCar">
    <w:name w:val="table contents Car"/>
    <w:basedOn w:val="tablecontentsheadingZchn"/>
    <w:link w:val="tablecontents"/>
    <w:rsid w:val="00882F43"/>
    <w:rPr>
      <w:rFonts w:ascii="Arial" w:eastAsia="Times New Roman" w:hAnsi="Arial"/>
      <w:b/>
      <w:color w:val="000000"/>
      <w:spacing w:val="4"/>
      <w:sz w:val="18"/>
      <w:lang w:val="en-GB" w:eastAsia="de-DE"/>
    </w:rPr>
  </w:style>
  <w:style w:type="character" w:customStyle="1" w:styleId="tablecontentsheadingZchn">
    <w:name w:val="table contents heading Zchn"/>
    <w:basedOn w:val="Absatz-Standardschriftart"/>
    <w:link w:val="tablecontentsheading"/>
    <w:rsid w:val="00882F43"/>
    <w:rPr>
      <w:rFonts w:ascii="Arial" w:eastAsia="Times New Roman" w:hAnsi="Arial"/>
      <w:b/>
      <w:spacing w:val="4"/>
      <w:lang w:val="en-GB" w:eastAsia="de-DE"/>
    </w:rPr>
  </w:style>
  <w:style w:type="paragraph" w:customStyle="1" w:styleId="tablecontentsheading">
    <w:name w:val="table contents heading"/>
    <w:basedOn w:val="Standard"/>
    <w:link w:val="tablecontentsheadingZchn"/>
    <w:rsid w:val="0053478F"/>
    <w:pPr>
      <w:widowControl w:val="0"/>
    </w:pPr>
    <w:rPr>
      <w:b/>
      <w:spacing w:val="4"/>
      <w:szCs w:val="20"/>
      <w:lang w:eastAsia="de-DE"/>
    </w:rPr>
  </w:style>
  <w:style w:type="paragraph" w:customStyle="1" w:styleId="tablecontentsPA">
    <w:name w:val="table contents PA"/>
    <w:basedOn w:val="tablecontents"/>
    <w:rsid w:val="0053478F"/>
    <w:rPr>
      <w:sz w:val="17"/>
    </w:rPr>
  </w:style>
  <w:style w:type="character" w:styleId="Seitenzahl">
    <w:name w:val="page number"/>
    <w:basedOn w:val="Absatz-Standardschriftart"/>
    <w:rsid w:val="0053478F"/>
  </w:style>
  <w:style w:type="paragraph" w:customStyle="1" w:styleId="Titlefrontpage">
    <w:name w:val="Title front page"/>
    <w:basedOn w:val="Standard"/>
    <w:rsid w:val="0053478F"/>
    <w:pPr>
      <w:widowControl w:val="0"/>
      <w:jc w:val="both"/>
    </w:pPr>
    <w:rPr>
      <w:b/>
      <w:snapToGrid w:val="0"/>
      <w:color w:val="009F47"/>
      <w:spacing w:val="4"/>
      <w:sz w:val="40"/>
      <w:szCs w:val="20"/>
      <w:lang w:eastAsia="de-DE"/>
    </w:rPr>
  </w:style>
  <w:style w:type="paragraph" w:customStyle="1" w:styleId="Subtitlefrontpage">
    <w:name w:val="Sub title front page"/>
    <w:basedOn w:val="Standard"/>
    <w:rsid w:val="0053478F"/>
    <w:pPr>
      <w:widowControl w:val="0"/>
      <w:jc w:val="both"/>
    </w:pPr>
    <w:rPr>
      <w:snapToGrid w:val="0"/>
      <w:spacing w:val="4"/>
      <w:sz w:val="28"/>
      <w:szCs w:val="20"/>
      <w:lang w:eastAsia="de-DE"/>
    </w:rPr>
  </w:style>
  <w:style w:type="paragraph" w:customStyle="1" w:styleId="Guidelinetext">
    <w:name w:val="Guideline text"/>
    <w:basedOn w:val="Standard"/>
    <w:rsid w:val="0053478F"/>
    <w:pPr>
      <w:jc w:val="both"/>
    </w:pPr>
    <w:rPr>
      <w:i/>
      <w:snapToGrid w:val="0"/>
      <w:spacing w:val="4"/>
      <w:szCs w:val="20"/>
      <w:lang w:eastAsia="de-DE"/>
    </w:rPr>
  </w:style>
  <w:style w:type="table" w:styleId="Tabellenraster">
    <w:name w:val="Table Grid"/>
    <w:basedOn w:val="NormaleTabelle"/>
    <w:rsid w:val="0053478F"/>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ulletItemFirst">
    <w:name w:val="Bullet Item First"/>
    <w:basedOn w:val="Standard"/>
    <w:link w:val="BulletItemFirstZchnZchn1"/>
    <w:rsid w:val="00C62863"/>
    <w:pPr>
      <w:numPr>
        <w:numId w:val="7"/>
      </w:numPr>
    </w:pPr>
  </w:style>
  <w:style w:type="character" w:customStyle="1" w:styleId="BulletItemFirstZchnZchn1">
    <w:name w:val="Bullet Item First Zchn Zchn1"/>
    <w:basedOn w:val="Absatz-Standardschriftart"/>
    <w:link w:val="BulletItemFirst"/>
    <w:rsid w:val="00990EFE"/>
    <w:rPr>
      <w:rFonts w:ascii="Arial" w:hAnsi="Arial"/>
      <w:szCs w:val="24"/>
      <w:lang w:val="en-GB" w:eastAsia="nl-NL" w:bidi="ar-SA"/>
    </w:rPr>
  </w:style>
  <w:style w:type="paragraph" w:styleId="Sprechblasentext">
    <w:name w:val="Balloon Text"/>
    <w:basedOn w:val="Standard"/>
    <w:link w:val="SprechblasentextZchn"/>
    <w:rsid w:val="005F71CF"/>
    <w:rPr>
      <w:rFonts w:ascii="Tahoma" w:hAnsi="Tahoma" w:cs="Tahoma"/>
      <w:sz w:val="16"/>
      <w:szCs w:val="16"/>
    </w:rPr>
  </w:style>
  <w:style w:type="character" w:customStyle="1" w:styleId="SprechblasentextZchn">
    <w:name w:val="Sprechblasentext Zchn"/>
    <w:basedOn w:val="Absatz-Standardschriftart"/>
    <w:link w:val="Sprechblasentext"/>
    <w:rsid w:val="005F71CF"/>
    <w:rPr>
      <w:rFonts w:ascii="Tahoma" w:eastAsia="Times New Roman" w:hAnsi="Tahoma" w:cs="Tahoma"/>
      <w:sz w:val="16"/>
      <w:szCs w:val="16"/>
      <w:lang w:val="en-GB" w:eastAsia="nl-NL"/>
    </w:rPr>
  </w:style>
  <w:style w:type="paragraph" w:customStyle="1" w:styleId="Listenabsatz1">
    <w:name w:val="Listenabsatz1"/>
    <w:basedOn w:val="Standard"/>
    <w:uiPriority w:val="34"/>
    <w:qFormat/>
    <w:rsid w:val="008C334B"/>
    <w:pPr>
      <w:ind w:left="720"/>
    </w:pPr>
  </w:style>
  <w:style w:type="paragraph" w:styleId="Textkrper-Zeileneinzug">
    <w:name w:val="Body Text Indent"/>
    <w:basedOn w:val="Standard"/>
    <w:rsid w:val="00990EFE"/>
    <w:pPr>
      <w:ind w:firstLine="284"/>
      <w:jc w:val="both"/>
    </w:pPr>
    <w:rPr>
      <w:lang w:eastAsia="en-US"/>
    </w:rPr>
  </w:style>
  <w:style w:type="paragraph" w:customStyle="1" w:styleId="BulletItem">
    <w:name w:val="Bullet Item"/>
    <w:basedOn w:val="Standard"/>
    <w:rsid w:val="00990EFE"/>
    <w:pPr>
      <w:numPr>
        <w:numId w:val="20"/>
      </w:numPr>
      <w:spacing w:before="20"/>
      <w:jc w:val="both"/>
    </w:pPr>
    <w:rPr>
      <w:lang w:eastAsia="en-US"/>
    </w:rPr>
  </w:style>
  <w:style w:type="paragraph" w:customStyle="1" w:styleId="NumberedItemFirst">
    <w:name w:val="Numbered Item First"/>
    <w:basedOn w:val="Textkrper-Zeileneinzug"/>
    <w:next w:val="NumberedItem"/>
    <w:semiHidden/>
    <w:rsid w:val="00990EFE"/>
    <w:pPr>
      <w:tabs>
        <w:tab w:val="num" w:pos="652"/>
      </w:tabs>
      <w:spacing w:before="120"/>
      <w:ind w:left="652" w:hanging="368"/>
    </w:pPr>
  </w:style>
  <w:style w:type="paragraph" w:customStyle="1" w:styleId="NumberedItem">
    <w:name w:val="Numbered Item"/>
    <w:basedOn w:val="NumberedItemFirst"/>
    <w:semiHidden/>
    <w:rsid w:val="00990EFE"/>
    <w:pPr>
      <w:spacing w:before="0"/>
      <w:ind w:left="653" w:hanging="369"/>
    </w:pPr>
  </w:style>
  <w:style w:type="paragraph" w:customStyle="1" w:styleId="Figure">
    <w:name w:val="Figure"/>
    <w:basedOn w:val="NumberedItem"/>
    <w:next w:val="Beschriftung"/>
    <w:rsid w:val="00990EFE"/>
    <w:pPr>
      <w:tabs>
        <w:tab w:val="clear" w:pos="652"/>
      </w:tabs>
      <w:spacing w:before="120" w:after="120" w:line="240" w:lineRule="atLeast"/>
      <w:ind w:left="284" w:firstLine="0"/>
      <w:jc w:val="left"/>
    </w:pPr>
  </w:style>
  <w:style w:type="paragraph" w:styleId="Beschriftung">
    <w:name w:val="caption"/>
    <w:basedOn w:val="Standard"/>
    <w:next w:val="Textkrper"/>
    <w:qFormat/>
    <w:rsid w:val="00990EFE"/>
    <w:pPr>
      <w:spacing w:before="120" w:after="120"/>
      <w:ind w:left="284"/>
    </w:pPr>
    <w:rPr>
      <w:b/>
      <w:bCs/>
      <w:szCs w:val="20"/>
      <w:lang w:eastAsia="en-US"/>
    </w:rPr>
  </w:style>
  <w:style w:type="paragraph" w:customStyle="1" w:styleId="CODE1">
    <w:name w:val="CODE1"/>
    <w:basedOn w:val="Standard"/>
    <w:link w:val="CODE1Char"/>
    <w:rsid w:val="00990EFE"/>
    <w:pPr>
      <w:ind w:left="113"/>
    </w:pPr>
    <w:rPr>
      <w:rFonts w:ascii="Courier New" w:hAnsi="Courier New" w:cs="Courier New"/>
      <w:noProof/>
      <w:sz w:val="18"/>
      <w:lang w:eastAsia="en-US"/>
    </w:rPr>
  </w:style>
  <w:style w:type="character" w:customStyle="1" w:styleId="CODE1Char">
    <w:name w:val="CODE1 Char"/>
    <w:basedOn w:val="Absatz-Standardschriftart"/>
    <w:link w:val="CODE1"/>
    <w:rsid w:val="00990EFE"/>
    <w:rPr>
      <w:rFonts w:ascii="Courier New" w:hAnsi="Courier New" w:cs="Courier New"/>
      <w:noProof/>
      <w:sz w:val="18"/>
      <w:szCs w:val="24"/>
      <w:lang w:val="en-GB" w:eastAsia="en-US" w:bidi="ar-SA"/>
    </w:rPr>
  </w:style>
  <w:style w:type="paragraph" w:customStyle="1" w:styleId="CODE2">
    <w:name w:val="CODE2"/>
    <w:basedOn w:val="Standard"/>
    <w:semiHidden/>
    <w:rsid w:val="00990EFE"/>
    <w:pPr>
      <w:ind w:left="567"/>
    </w:pPr>
    <w:rPr>
      <w:rFonts w:ascii="Courier New" w:hAnsi="Courier New" w:cs="Courier New"/>
      <w:sz w:val="19"/>
      <w:lang w:eastAsia="en-US"/>
    </w:rPr>
  </w:style>
  <w:style w:type="character" w:customStyle="1" w:styleId="CODE">
    <w:name w:val="CODE"/>
    <w:basedOn w:val="Absatz-Standardschriftart"/>
    <w:rsid w:val="00990EFE"/>
    <w:rPr>
      <w:rFonts w:ascii="Courier New" w:hAnsi="Courier New"/>
      <w:sz w:val="19"/>
    </w:rPr>
  </w:style>
  <w:style w:type="paragraph" w:customStyle="1" w:styleId="equation">
    <w:name w:val="equation"/>
    <w:basedOn w:val="Standard"/>
    <w:semiHidden/>
    <w:rsid w:val="00990EFE"/>
    <w:pPr>
      <w:spacing w:before="120"/>
      <w:ind w:left="284"/>
      <w:jc w:val="both"/>
    </w:pPr>
    <w:rPr>
      <w:lang w:eastAsia="en-US"/>
    </w:rPr>
  </w:style>
  <w:style w:type="character" w:styleId="Funotenzeichen">
    <w:name w:val="footnote reference"/>
    <w:basedOn w:val="Absatz-Standardschriftart"/>
    <w:semiHidden/>
    <w:rsid w:val="00990EFE"/>
    <w:rPr>
      <w:position w:val="6"/>
      <w:sz w:val="12"/>
      <w:vertAlign w:val="baseline"/>
    </w:rPr>
  </w:style>
  <w:style w:type="paragraph" w:styleId="Endnotentext">
    <w:name w:val="endnote text"/>
    <w:basedOn w:val="Standard"/>
    <w:semiHidden/>
    <w:rsid w:val="00990EFE"/>
    <w:pPr>
      <w:overflowPunct w:val="0"/>
      <w:autoSpaceDE w:val="0"/>
      <w:autoSpaceDN w:val="0"/>
      <w:adjustRightInd w:val="0"/>
      <w:ind w:firstLine="227"/>
      <w:jc w:val="both"/>
      <w:textAlignment w:val="baseline"/>
    </w:pPr>
    <w:rPr>
      <w:rFonts w:ascii="Times" w:hAnsi="Times"/>
      <w:szCs w:val="20"/>
      <w:lang w:val="en-US" w:eastAsia="en-US"/>
    </w:rPr>
  </w:style>
  <w:style w:type="paragraph" w:customStyle="1" w:styleId="BulletList">
    <w:name w:val="Bullet List"/>
    <w:basedOn w:val="Textkrper"/>
    <w:semiHidden/>
    <w:rsid w:val="00990EFE"/>
    <w:pPr>
      <w:numPr>
        <w:numId w:val="5"/>
      </w:numPr>
      <w:overflowPunct w:val="0"/>
      <w:autoSpaceDE w:val="0"/>
      <w:autoSpaceDN w:val="0"/>
      <w:adjustRightInd w:val="0"/>
      <w:spacing w:line="240" w:lineRule="auto"/>
      <w:textAlignment w:val="baseline"/>
    </w:pPr>
    <w:rPr>
      <w:rFonts w:ascii="Times" w:hAnsi="Times"/>
      <w:spacing w:val="0"/>
      <w:szCs w:val="20"/>
      <w:lang w:eastAsia="en-US"/>
    </w:rPr>
  </w:style>
  <w:style w:type="character" w:customStyle="1" w:styleId="caption-text">
    <w:name w:val="caption-text"/>
    <w:basedOn w:val="Absatz-Standardschriftart"/>
    <w:rsid w:val="00990EFE"/>
    <w:rPr>
      <w:rFonts w:ascii="Arial" w:hAnsi="Arial"/>
      <w:b/>
      <w:sz w:val="20"/>
    </w:rPr>
  </w:style>
  <w:style w:type="paragraph" w:customStyle="1" w:styleId="H1">
    <w:name w:val="H1"/>
    <w:basedOn w:val="Standard"/>
    <w:next w:val="Standard"/>
    <w:semiHidden/>
    <w:rsid w:val="00990EFE"/>
    <w:pPr>
      <w:keepNext/>
      <w:overflowPunct w:val="0"/>
      <w:autoSpaceDE w:val="0"/>
      <w:autoSpaceDN w:val="0"/>
      <w:adjustRightInd w:val="0"/>
      <w:ind w:firstLine="227"/>
      <w:jc w:val="both"/>
      <w:textAlignment w:val="baseline"/>
      <w:outlineLvl w:val="1"/>
    </w:pPr>
    <w:rPr>
      <w:rFonts w:ascii="Times" w:hAnsi="Times"/>
      <w:b/>
      <w:kern w:val="36"/>
      <w:sz w:val="48"/>
      <w:szCs w:val="20"/>
      <w:lang w:val="en-US" w:eastAsia="en-US"/>
    </w:rPr>
  </w:style>
  <w:style w:type="paragraph" w:customStyle="1" w:styleId="H2">
    <w:name w:val="H2"/>
    <w:basedOn w:val="Standard"/>
    <w:next w:val="Standard"/>
    <w:semiHidden/>
    <w:rsid w:val="00990EFE"/>
    <w:pPr>
      <w:keepNext/>
      <w:overflowPunct w:val="0"/>
      <w:autoSpaceDE w:val="0"/>
      <w:autoSpaceDN w:val="0"/>
      <w:adjustRightInd w:val="0"/>
      <w:ind w:firstLine="227"/>
      <w:jc w:val="both"/>
      <w:textAlignment w:val="baseline"/>
      <w:outlineLvl w:val="2"/>
    </w:pPr>
    <w:rPr>
      <w:rFonts w:ascii="Times" w:hAnsi="Times"/>
      <w:b/>
      <w:sz w:val="36"/>
      <w:szCs w:val="20"/>
      <w:lang w:val="en-US" w:eastAsia="en-US"/>
    </w:rPr>
  </w:style>
  <w:style w:type="paragraph" w:customStyle="1" w:styleId="H3">
    <w:name w:val="H3"/>
    <w:basedOn w:val="Standard"/>
    <w:next w:val="Standard"/>
    <w:semiHidden/>
    <w:rsid w:val="00990EFE"/>
    <w:pPr>
      <w:keepNext/>
      <w:overflowPunct w:val="0"/>
      <w:autoSpaceDE w:val="0"/>
      <w:autoSpaceDN w:val="0"/>
      <w:adjustRightInd w:val="0"/>
      <w:ind w:firstLine="227"/>
      <w:jc w:val="both"/>
      <w:textAlignment w:val="baseline"/>
      <w:outlineLvl w:val="3"/>
    </w:pPr>
    <w:rPr>
      <w:rFonts w:ascii="Times" w:hAnsi="Times"/>
      <w:b/>
      <w:sz w:val="28"/>
      <w:szCs w:val="20"/>
      <w:lang w:val="en-US" w:eastAsia="en-US"/>
    </w:rPr>
  </w:style>
  <w:style w:type="paragraph" w:customStyle="1" w:styleId="H4">
    <w:name w:val="H4"/>
    <w:basedOn w:val="Standard"/>
    <w:next w:val="Standard"/>
    <w:semiHidden/>
    <w:rsid w:val="00990EFE"/>
    <w:pPr>
      <w:keepNext/>
      <w:overflowPunct w:val="0"/>
      <w:autoSpaceDE w:val="0"/>
      <w:autoSpaceDN w:val="0"/>
      <w:adjustRightInd w:val="0"/>
      <w:ind w:firstLine="227"/>
      <w:jc w:val="both"/>
      <w:textAlignment w:val="baseline"/>
      <w:outlineLvl w:val="4"/>
    </w:pPr>
    <w:rPr>
      <w:rFonts w:ascii="Times" w:hAnsi="Times"/>
      <w:b/>
      <w:szCs w:val="20"/>
      <w:lang w:val="en-US" w:eastAsia="en-US"/>
    </w:rPr>
  </w:style>
  <w:style w:type="paragraph" w:customStyle="1" w:styleId="H5">
    <w:name w:val="H5"/>
    <w:basedOn w:val="Standard"/>
    <w:next w:val="Standard"/>
    <w:semiHidden/>
    <w:rsid w:val="00990EFE"/>
    <w:pPr>
      <w:keepNext/>
      <w:overflowPunct w:val="0"/>
      <w:autoSpaceDE w:val="0"/>
      <w:autoSpaceDN w:val="0"/>
      <w:adjustRightInd w:val="0"/>
      <w:ind w:firstLine="227"/>
      <w:jc w:val="both"/>
      <w:textAlignment w:val="baseline"/>
      <w:outlineLvl w:val="5"/>
    </w:pPr>
    <w:rPr>
      <w:rFonts w:ascii="Times" w:hAnsi="Times"/>
      <w:b/>
      <w:szCs w:val="20"/>
      <w:lang w:val="en-US" w:eastAsia="en-US"/>
    </w:rPr>
  </w:style>
  <w:style w:type="paragraph" w:styleId="Dokumentstruktur">
    <w:name w:val="Document Map"/>
    <w:basedOn w:val="Standard"/>
    <w:semiHidden/>
    <w:rsid w:val="00990EFE"/>
    <w:pPr>
      <w:shd w:val="clear" w:color="auto" w:fill="000080"/>
    </w:pPr>
    <w:rPr>
      <w:rFonts w:ascii="Tahoma" w:hAnsi="Tahoma" w:cs="Tahoma"/>
      <w:lang w:eastAsia="en-US"/>
    </w:rPr>
  </w:style>
  <w:style w:type="paragraph" w:customStyle="1" w:styleId="ChapterHeading">
    <w:name w:val="Chapter Heading"/>
    <w:basedOn w:val="Standard"/>
    <w:next w:val="berschrift1"/>
    <w:autoRedefine/>
    <w:semiHidden/>
    <w:rsid w:val="00990EFE"/>
    <w:pPr>
      <w:pBdr>
        <w:bottom w:val="single" w:sz="4" w:space="1" w:color="auto"/>
      </w:pBdr>
      <w:tabs>
        <w:tab w:val="num" w:pos="624"/>
      </w:tabs>
      <w:overflowPunct w:val="0"/>
      <w:autoSpaceDE w:val="0"/>
      <w:autoSpaceDN w:val="0"/>
      <w:adjustRightInd w:val="0"/>
      <w:spacing w:after="240"/>
      <w:ind w:left="624" w:hanging="267"/>
      <w:jc w:val="both"/>
      <w:textAlignment w:val="baseline"/>
    </w:pPr>
    <w:rPr>
      <w:rFonts w:ascii="Arial Black" w:hAnsi="Arial Black"/>
      <w:sz w:val="40"/>
      <w:szCs w:val="20"/>
      <w:lang w:eastAsia="en-US"/>
    </w:rPr>
  </w:style>
  <w:style w:type="paragraph" w:customStyle="1" w:styleId="FigAnchor">
    <w:name w:val="FigAnchor"/>
    <w:basedOn w:val="Standard"/>
    <w:semiHidden/>
    <w:rsid w:val="00990EFE"/>
    <w:pPr>
      <w:keepNext/>
      <w:overflowPunct w:val="0"/>
      <w:autoSpaceDE w:val="0"/>
      <w:autoSpaceDN w:val="0"/>
      <w:adjustRightInd w:val="0"/>
      <w:ind w:firstLine="227"/>
      <w:jc w:val="both"/>
      <w:textAlignment w:val="baseline"/>
    </w:pPr>
    <w:rPr>
      <w:rFonts w:ascii="Times" w:hAnsi="Times"/>
      <w:szCs w:val="20"/>
      <w:lang w:val="en-US" w:eastAsia="en-US"/>
    </w:rPr>
  </w:style>
  <w:style w:type="paragraph" w:styleId="Index1">
    <w:name w:val="index 1"/>
    <w:basedOn w:val="Standard"/>
    <w:next w:val="Standard"/>
    <w:semiHidden/>
    <w:rsid w:val="00990EFE"/>
    <w:pPr>
      <w:tabs>
        <w:tab w:val="right" w:leader="dot" w:pos="2956"/>
      </w:tabs>
      <w:overflowPunct w:val="0"/>
      <w:autoSpaceDE w:val="0"/>
      <w:autoSpaceDN w:val="0"/>
      <w:adjustRightInd w:val="0"/>
      <w:ind w:left="200" w:hanging="200"/>
      <w:textAlignment w:val="baseline"/>
    </w:pPr>
    <w:rPr>
      <w:rFonts w:ascii="Times" w:hAnsi="Times"/>
      <w:sz w:val="18"/>
      <w:szCs w:val="20"/>
      <w:lang w:val="de-DE" w:eastAsia="en-US"/>
    </w:rPr>
  </w:style>
  <w:style w:type="paragraph" w:styleId="Index2">
    <w:name w:val="index 2"/>
    <w:basedOn w:val="Standard"/>
    <w:next w:val="Standard"/>
    <w:semiHidden/>
    <w:rsid w:val="00990EFE"/>
    <w:pPr>
      <w:tabs>
        <w:tab w:val="right" w:leader="dot" w:pos="2956"/>
      </w:tabs>
      <w:overflowPunct w:val="0"/>
      <w:autoSpaceDE w:val="0"/>
      <w:autoSpaceDN w:val="0"/>
      <w:adjustRightInd w:val="0"/>
      <w:ind w:left="400" w:hanging="200"/>
      <w:textAlignment w:val="baseline"/>
    </w:pPr>
    <w:rPr>
      <w:rFonts w:ascii="Times" w:hAnsi="Times"/>
      <w:sz w:val="18"/>
      <w:szCs w:val="20"/>
      <w:lang w:val="de-DE" w:eastAsia="en-US"/>
    </w:rPr>
  </w:style>
  <w:style w:type="paragraph" w:styleId="Index3">
    <w:name w:val="index 3"/>
    <w:basedOn w:val="Standard"/>
    <w:next w:val="Standard"/>
    <w:semiHidden/>
    <w:rsid w:val="00990EFE"/>
    <w:pPr>
      <w:tabs>
        <w:tab w:val="right" w:leader="dot" w:pos="2957"/>
      </w:tabs>
      <w:overflowPunct w:val="0"/>
      <w:autoSpaceDE w:val="0"/>
      <w:autoSpaceDN w:val="0"/>
      <w:adjustRightInd w:val="0"/>
      <w:ind w:left="600" w:hanging="200"/>
      <w:jc w:val="both"/>
      <w:textAlignment w:val="baseline"/>
    </w:pPr>
    <w:rPr>
      <w:rFonts w:ascii="Times" w:hAnsi="Times"/>
      <w:szCs w:val="20"/>
      <w:lang w:val="en-US" w:eastAsia="en-US"/>
    </w:rPr>
  </w:style>
  <w:style w:type="paragraph" w:styleId="Index4">
    <w:name w:val="index 4"/>
    <w:basedOn w:val="Standard"/>
    <w:next w:val="Standard"/>
    <w:semiHidden/>
    <w:rsid w:val="00990EFE"/>
    <w:pPr>
      <w:tabs>
        <w:tab w:val="right" w:leader="dot" w:pos="2957"/>
      </w:tabs>
      <w:overflowPunct w:val="0"/>
      <w:autoSpaceDE w:val="0"/>
      <w:autoSpaceDN w:val="0"/>
      <w:adjustRightInd w:val="0"/>
      <w:ind w:left="800" w:hanging="200"/>
      <w:jc w:val="both"/>
      <w:textAlignment w:val="baseline"/>
    </w:pPr>
    <w:rPr>
      <w:rFonts w:ascii="Times" w:hAnsi="Times"/>
      <w:szCs w:val="20"/>
      <w:lang w:val="en-US" w:eastAsia="en-US"/>
    </w:rPr>
  </w:style>
  <w:style w:type="paragraph" w:styleId="Index5">
    <w:name w:val="index 5"/>
    <w:basedOn w:val="Standard"/>
    <w:next w:val="Standard"/>
    <w:semiHidden/>
    <w:rsid w:val="00990EFE"/>
    <w:pPr>
      <w:tabs>
        <w:tab w:val="right" w:leader="dot" w:pos="2957"/>
      </w:tabs>
      <w:overflowPunct w:val="0"/>
      <w:autoSpaceDE w:val="0"/>
      <w:autoSpaceDN w:val="0"/>
      <w:adjustRightInd w:val="0"/>
      <w:ind w:left="1000" w:hanging="200"/>
      <w:jc w:val="both"/>
      <w:textAlignment w:val="baseline"/>
    </w:pPr>
    <w:rPr>
      <w:rFonts w:ascii="Times" w:hAnsi="Times"/>
      <w:szCs w:val="20"/>
      <w:lang w:val="en-US" w:eastAsia="en-US"/>
    </w:rPr>
  </w:style>
  <w:style w:type="paragraph" w:styleId="Index6">
    <w:name w:val="index 6"/>
    <w:basedOn w:val="Standard"/>
    <w:next w:val="Standard"/>
    <w:semiHidden/>
    <w:rsid w:val="00990EFE"/>
    <w:pPr>
      <w:tabs>
        <w:tab w:val="right" w:leader="dot" w:pos="2957"/>
      </w:tabs>
      <w:overflowPunct w:val="0"/>
      <w:autoSpaceDE w:val="0"/>
      <w:autoSpaceDN w:val="0"/>
      <w:adjustRightInd w:val="0"/>
      <w:ind w:left="1200" w:hanging="200"/>
      <w:jc w:val="both"/>
      <w:textAlignment w:val="baseline"/>
    </w:pPr>
    <w:rPr>
      <w:rFonts w:ascii="Times" w:hAnsi="Times"/>
      <w:szCs w:val="20"/>
      <w:lang w:val="en-US" w:eastAsia="en-US"/>
    </w:rPr>
  </w:style>
  <w:style w:type="paragraph" w:styleId="Index7">
    <w:name w:val="index 7"/>
    <w:basedOn w:val="Standard"/>
    <w:next w:val="Standard"/>
    <w:semiHidden/>
    <w:rsid w:val="00990EFE"/>
    <w:pPr>
      <w:tabs>
        <w:tab w:val="right" w:leader="dot" w:pos="2957"/>
      </w:tabs>
      <w:overflowPunct w:val="0"/>
      <w:autoSpaceDE w:val="0"/>
      <w:autoSpaceDN w:val="0"/>
      <w:adjustRightInd w:val="0"/>
      <w:ind w:left="1400" w:hanging="200"/>
      <w:jc w:val="both"/>
      <w:textAlignment w:val="baseline"/>
    </w:pPr>
    <w:rPr>
      <w:rFonts w:ascii="Times" w:hAnsi="Times"/>
      <w:szCs w:val="20"/>
      <w:lang w:val="en-US" w:eastAsia="en-US"/>
    </w:rPr>
  </w:style>
  <w:style w:type="paragraph" w:styleId="Index8">
    <w:name w:val="index 8"/>
    <w:basedOn w:val="Standard"/>
    <w:next w:val="Standard"/>
    <w:semiHidden/>
    <w:rsid w:val="00990EFE"/>
    <w:pPr>
      <w:tabs>
        <w:tab w:val="right" w:leader="dot" w:pos="2957"/>
      </w:tabs>
      <w:overflowPunct w:val="0"/>
      <w:autoSpaceDE w:val="0"/>
      <w:autoSpaceDN w:val="0"/>
      <w:adjustRightInd w:val="0"/>
      <w:ind w:left="1600" w:hanging="200"/>
      <w:jc w:val="both"/>
      <w:textAlignment w:val="baseline"/>
    </w:pPr>
    <w:rPr>
      <w:rFonts w:ascii="Times" w:hAnsi="Times"/>
      <w:szCs w:val="20"/>
      <w:lang w:val="en-US" w:eastAsia="en-US"/>
    </w:rPr>
  </w:style>
  <w:style w:type="paragraph" w:styleId="Index9">
    <w:name w:val="index 9"/>
    <w:basedOn w:val="Standard"/>
    <w:next w:val="Standard"/>
    <w:semiHidden/>
    <w:rsid w:val="00990EFE"/>
    <w:pPr>
      <w:tabs>
        <w:tab w:val="right" w:leader="dot" w:pos="2957"/>
      </w:tabs>
      <w:overflowPunct w:val="0"/>
      <w:autoSpaceDE w:val="0"/>
      <w:autoSpaceDN w:val="0"/>
      <w:adjustRightInd w:val="0"/>
      <w:ind w:left="1800" w:hanging="200"/>
      <w:jc w:val="both"/>
      <w:textAlignment w:val="baseline"/>
    </w:pPr>
    <w:rPr>
      <w:rFonts w:ascii="Times" w:hAnsi="Times"/>
      <w:szCs w:val="20"/>
      <w:lang w:val="en-US" w:eastAsia="en-US"/>
    </w:rPr>
  </w:style>
  <w:style w:type="paragraph" w:styleId="Indexberschrift">
    <w:name w:val="index heading"/>
    <w:basedOn w:val="Standard"/>
    <w:next w:val="Index1"/>
    <w:semiHidden/>
    <w:rsid w:val="00990EFE"/>
    <w:pPr>
      <w:overflowPunct w:val="0"/>
      <w:autoSpaceDE w:val="0"/>
      <w:autoSpaceDN w:val="0"/>
      <w:adjustRightInd w:val="0"/>
      <w:ind w:firstLine="227"/>
      <w:jc w:val="both"/>
      <w:textAlignment w:val="baseline"/>
    </w:pPr>
    <w:rPr>
      <w:rFonts w:ascii="Times" w:hAnsi="Times"/>
      <w:szCs w:val="20"/>
      <w:lang w:val="en-US" w:eastAsia="en-US"/>
    </w:rPr>
  </w:style>
  <w:style w:type="paragraph" w:styleId="Verzeichnis4">
    <w:name w:val="toc 4"/>
    <w:basedOn w:val="Verzeichnis1"/>
    <w:next w:val="Standard"/>
    <w:semiHidden/>
    <w:rsid w:val="00990EFE"/>
    <w:pPr>
      <w:tabs>
        <w:tab w:val="clear" w:pos="475"/>
        <w:tab w:val="clear" w:pos="9696"/>
      </w:tabs>
      <w:spacing w:before="0" w:after="0"/>
      <w:ind w:left="720"/>
      <w:jc w:val="left"/>
    </w:pPr>
    <w:rPr>
      <w:b w:val="0"/>
      <w:bCs w:val="0"/>
      <w:noProof w:val="0"/>
      <w:szCs w:val="24"/>
      <w:lang w:eastAsia="en-US"/>
    </w:rPr>
  </w:style>
  <w:style w:type="paragraph" w:styleId="Verzeichnis5">
    <w:name w:val="toc 5"/>
    <w:basedOn w:val="Standard"/>
    <w:next w:val="Standard"/>
    <w:semiHidden/>
    <w:rsid w:val="00990EFE"/>
    <w:pPr>
      <w:ind w:left="960"/>
    </w:pPr>
    <w:rPr>
      <w:lang w:eastAsia="en-US"/>
    </w:rPr>
  </w:style>
  <w:style w:type="paragraph" w:styleId="Verzeichnis6">
    <w:name w:val="toc 6"/>
    <w:basedOn w:val="Standard"/>
    <w:next w:val="Standard"/>
    <w:semiHidden/>
    <w:rsid w:val="00990EFE"/>
    <w:pPr>
      <w:ind w:left="1200"/>
    </w:pPr>
    <w:rPr>
      <w:lang w:eastAsia="en-US"/>
    </w:rPr>
  </w:style>
  <w:style w:type="paragraph" w:styleId="Verzeichnis7">
    <w:name w:val="toc 7"/>
    <w:basedOn w:val="Standard"/>
    <w:next w:val="Standard"/>
    <w:semiHidden/>
    <w:rsid w:val="00990EFE"/>
    <w:pPr>
      <w:ind w:left="1440"/>
    </w:pPr>
    <w:rPr>
      <w:lang w:eastAsia="en-US"/>
    </w:rPr>
  </w:style>
  <w:style w:type="paragraph" w:styleId="Verzeichnis8">
    <w:name w:val="toc 8"/>
    <w:basedOn w:val="Standard"/>
    <w:next w:val="Standard"/>
    <w:semiHidden/>
    <w:rsid w:val="00990EFE"/>
    <w:pPr>
      <w:ind w:left="1680"/>
    </w:pPr>
    <w:rPr>
      <w:lang w:eastAsia="en-US"/>
    </w:rPr>
  </w:style>
  <w:style w:type="paragraph" w:styleId="Verzeichnis9">
    <w:name w:val="toc 9"/>
    <w:basedOn w:val="Standard"/>
    <w:next w:val="Standard"/>
    <w:semiHidden/>
    <w:rsid w:val="00990EFE"/>
    <w:pPr>
      <w:ind w:left="1920"/>
    </w:pPr>
    <w:rPr>
      <w:lang w:eastAsia="en-US"/>
    </w:rPr>
  </w:style>
  <w:style w:type="paragraph" w:styleId="Abbildungsverzeichnis">
    <w:name w:val="table of figures"/>
    <w:basedOn w:val="Verzeichnis2"/>
    <w:next w:val="Verzeichnis2"/>
    <w:autoRedefine/>
    <w:semiHidden/>
    <w:rsid w:val="00990EFE"/>
    <w:pPr>
      <w:tabs>
        <w:tab w:val="clear" w:pos="475"/>
        <w:tab w:val="clear" w:pos="1008"/>
        <w:tab w:val="clear" w:pos="1120"/>
        <w:tab w:val="clear" w:pos="9696"/>
        <w:tab w:val="left" w:pos="993"/>
        <w:tab w:val="right" w:leader="dot" w:pos="9356"/>
      </w:tabs>
      <w:overflowPunct w:val="0"/>
      <w:autoSpaceDE w:val="0"/>
      <w:autoSpaceDN w:val="0"/>
      <w:adjustRightInd w:val="0"/>
      <w:spacing w:before="60"/>
      <w:ind w:left="993" w:right="411" w:hanging="993"/>
      <w:textAlignment w:val="baseline"/>
    </w:pPr>
    <w:rPr>
      <w:rFonts w:ascii="Times" w:hAnsi="Times"/>
      <w:bCs/>
      <w:i w:val="0"/>
      <w:iCs w:val="0"/>
      <w:noProof w:val="0"/>
      <w:lang w:eastAsia="en-US"/>
    </w:rPr>
  </w:style>
  <w:style w:type="paragraph" w:styleId="Aufzhlungszeichen">
    <w:name w:val="List Bullet"/>
    <w:basedOn w:val="Standard"/>
    <w:autoRedefine/>
    <w:semiHidden/>
    <w:rsid w:val="00990EFE"/>
    <w:pPr>
      <w:tabs>
        <w:tab w:val="num" w:pos="907"/>
      </w:tabs>
      <w:overflowPunct w:val="0"/>
      <w:autoSpaceDE w:val="0"/>
      <w:autoSpaceDN w:val="0"/>
      <w:adjustRightInd w:val="0"/>
      <w:ind w:left="907" w:hanging="283"/>
      <w:jc w:val="both"/>
      <w:textAlignment w:val="baseline"/>
    </w:pPr>
    <w:rPr>
      <w:rFonts w:ascii="Times" w:hAnsi="Times"/>
      <w:szCs w:val="20"/>
      <w:lang w:eastAsia="en-US"/>
    </w:rPr>
  </w:style>
  <w:style w:type="paragraph" w:customStyle="1" w:styleId="Code0">
    <w:name w:val="Code"/>
    <w:basedOn w:val="Standard"/>
    <w:semiHidden/>
    <w:rsid w:val="00990EFE"/>
    <w:pPr>
      <w:overflowPunct w:val="0"/>
      <w:autoSpaceDE w:val="0"/>
      <w:autoSpaceDN w:val="0"/>
      <w:adjustRightInd w:val="0"/>
      <w:ind w:firstLine="227"/>
      <w:jc w:val="both"/>
      <w:textAlignment w:val="baseline"/>
    </w:pPr>
    <w:rPr>
      <w:rFonts w:ascii="Courier New" w:hAnsi="Courier New" w:cs="Courier New"/>
      <w:sz w:val="19"/>
      <w:szCs w:val="20"/>
      <w:lang w:val="en-US" w:eastAsia="en-US"/>
    </w:rPr>
  </w:style>
  <w:style w:type="paragraph" w:customStyle="1" w:styleId="heading1">
    <w:name w:val="heading1"/>
    <w:basedOn w:val="Standard"/>
    <w:next w:val="Standard"/>
    <w:autoRedefine/>
    <w:semiHidden/>
    <w:rsid w:val="00990EFE"/>
    <w:pPr>
      <w:keepNext/>
      <w:keepLines/>
      <w:numPr>
        <w:ilvl w:val="1"/>
        <w:numId w:val="6"/>
      </w:numPr>
      <w:suppressAutoHyphens/>
      <w:overflowPunct w:val="0"/>
      <w:autoSpaceDE w:val="0"/>
      <w:autoSpaceDN w:val="0"/>
      <w:adjustRightInd w:val="0"/>
      <w:spacing w:before="520" w:after="280"/>
      <w:textAlignment w:val="baseline"/>
    </w:pPr>
    <w:rPr>
      <w:rFonts w:ascii="Helvetica" w:hAnsi="Helvetica"/>
      <w:b/>
      <w:szCs w:val="20"/>
      <w:lang w:val="en-US" w:eastAsia="en-US"/>
    </w:rPr>
  </w:style>
  <w:style w:type="paragraph" w:customStyle="1" w:styleId="heading2">
    <w:name w:val="heading2"/>
    <w:basedOn w:val="Standard"/>
    <w:next w:val="Standard"/>
    <w:autoRedefine/>
    <w:semiHidden/>
    <w:rsid w:val="00990EFE"/>
    <w:pPr>
      <w:keepNext/>
      <w:keepLines/>
      <w:numPr>
        <w:ilvl w:val="2"/>
        <w:numId w:val="6"/>
      </w:numPr>
      <w:tabs>
        <w:tab w:val="left" w:pos="454"/>
        <w:tab w:val="left" w:pos="510"/>
      </w:tabs>
      <w:suppressAutoHyphens/>
      <w:overflowPunct w:val="0"/>
      <w:autoSpaceDE w:val="0"/>
      <w:autoSpaceDN w:val="0"/>
      <w:adjustRightInd w:val="0"/>
      <w:spacing w:before="440" w:after="220"/>
      <w:ind w:left="714" w:hanging="357"/>
      <w:textAlignment w:val="baseline"/>
    </w:pPr>
    <w:rPr>
      <w:rFonts w:ascii="Helvetica" w:hAnsi="Helvetica"/>
      <w:b/>
      <w:szCs w:val="20"/>
      <w:lang w:val="en-US" w:eastAsia="en-US"/>
    </w:rPr>
  </w:style>
  <w:style w:type="paragraph" w:customStyle="1" w:styleId="Equation0">
    <w:name w:val="Equation"/>
    <w:basedOn w:val="Standard"/>
    <w:semiHidden/>
    <w:rsid w:val="00990EFE"/>
    <w:pPr>
      <w:overflowPunct w:val="0"/>
      <w:autoSpaceDE w:val="0"/>
      <w:autoSpaceDN w:val="0"/>
      <w:adjustRightInd w:val="0"/>
      <w:ind w:firstLine="227"/>
      <w:jc w:val="center"/>
      <w:textAlignment w:val="baseline"/>
    </w:pPr>
    <w:rPr>
      <w:rFonts w:ascii="Times" w:hAnsi="Times"/>
      <w:szCs w:val="20"/>
      <w:lang w:val="en-US" w:eastAsia="en-US"/>
    </w:rPr>
  </w:style>
  <w:style w:type="paragraph" w:customStyle="1" w:styleId="Titel1">
    <w:name w:val="Titel1"/>
    <w:basedOn w:val="Standard"/>
    <w:next w:val="Standard"/>
    <w:semiHidden/>
    <w:rsid w:val="00990EFE"/>
    <w:pPr>
      <w:keepNext/>
      <w:keepLines/>
      <w:pageBreakBefore/>
      <w:tabs>
        <w:tab w:val="left" w:pos="284"/>
      </w:tabs>
      <w:suppressAutoHyphens/>
      <w:overflowPunct w:val="0"/>
      <w:autoSpaceDE w:val="0"/>
      <w:autoSpaceDN w:val="0"/>
      <w:adjustRightInd w:val="0"/>
      <w:spacing w:after="1680" w:line="348" w:lineRule="exact"/>
      <w:textAlignment w:val="baseline"/>
    </w:pPr>
    <w:rPr>
      <w:rFonts w:ascii="Helvetica" w:hAnsi="Helvetica"/>
      <w:b/>
      <w:sz w:val="28"/>
      <w:szCs w:val="20"/>
      <w:lang w:val="en-US" w:eastAsia="en-US"/>
    </w:rPr>
  </w:style>
  <w:style w:type="paragraph" w:customStyle="1" w:styleId="heading3">
    <w:name w:val="heading3"/>
    <w:basedOn w:val="Standard"/>
    <w:next w:val="Standard"/>
    <w:autoRedefine/>
    <w:semiHidden/>
    <w:rsid w:val="00990EFE"/>
    <w:pPr>
      <w:keepNext/>
      <w:keepLines/>
      <w:numPr>
        <w:ilvl w:val="3"/>
        <w:numId w:val="6"/>
      </w:numPr>
      <w:tabs>
        <w:tab w:val="left" w:pos="284"/>
      </w:tabs>
      <w:suppressAutoHyphens/>
      <w:overflowPunct w:val="0"/>
      <w:autoSpaceDE w:val="0"/>
      <w:autoSpaceDN w:val="0"/>
      <w:adjustRightInd w:val="0"/>
      <w:spacing w:before="320" w:after="160"/>
      <w:ind w:left="714" w:hanging="357"/>
      <w:textAlignment w:val="baseline"/>
    </w:pPr>
    <w:rPr>
      <w:rFonts w:ascii="Helvetica" w:hAnsi="Helvetica"/>
      <w:b/>
      <w:i/>
      <w:szCs w:val="20"/>
      <w:lang w:val="en-US" w:eastAsia="en-US"/>
    </w:rPr>
  </w:style>
  <w:style w:type="paragraph" w:customStyle="1" w:styleId="tablelegend">
    <w:name w:val="tablelegend"/>
    <w:basedOn w:val="Standard"/>
    <w:next w:val="Standard"/>
    <w:semiHidden/>
    <w:rsid w:val="00990EFE"/>
    <w:pPr>
      <w:keepNext/>
      <w:keepLines/>
      <w:overflowPunct w:val="0"/>
      <w:autoSpaceDE w:val="0"/>
      <w:autoSpaceDN w:val="0"/>
      <w:adjustRightInd w:val="0"/>
      <w:spacing w:before="240" w:after="120" w:line="220" w:lineRule="exact"/>
      <w:jc w:val="both"/>
      <w:textAlignment w:val="baseline"/>
    </w:pPr>
    <w:rPr>
      <w:rFonts w:ascii="Times" w:hAnsi="Times"/>
      <w:sz w:val="18"/>
      <w:szCs w:val="20"/>
      <w:lang w:val="de-DE" w:eastAsia="en-US"/>
    </w:rPr>
  </w:style>
  <w:style w:type="paragraph" w:customStyle="1" w:styleId="tablenotes">
    <w:name w:val="tablenotes"/>
    <w:basedOn w:val="Standard"/>
    <w:next w:val="Standard"/>
    <w:semiHidden/>
    <w:rsid w:val="00990EFE"/>
    <w:pPr>
      <w:widowControl w:val="0"/>
      <w:overflowPunct w:val="0"/>
      <w:autoSpaceDE w:val="0"/>
      <w:autoSpaceDN w:val="0"/>
      <w:adjustRightInd w:val="0"/>
      <w:textAlignment w:val="baseline"/>
    </w:pPr>
    <w:rPr>
      <w:rFonts w:ascii="Times" w:hAnsi="Times"/>
      <w:sz w:val="18"/>
      <w:szCs w:val="20"/>
      <w:lang w:val="de-DE" w:eastAsia="en-US"/>
    </w:rPr>
  </w:style>
  <w:style w:type="paragraph" w:customStyle="1" w:styleId="reference">
    <w:name w:val="reference"/>
    <w:basedOn w:val="Standard"/>
    <w:semiHidden/>
    <w:rsid w:val="00990EFE"/>
    <w:pPr>
      <w:tabs>
        <w:tab w:val="left" w:pos="340"/>
      </w:tabs>
      <w:overflowPunct w:val="0"/>
      <w:autoSpaceDE w:val="0"/>
      <w:autoSpaceDN w:val="0"/>
      <w:adjustRightInd w:val="0"/>
      <w:spacing w:line="220" w:lineRule="exact"/>
      <w:ind w:left="340" w:hanging="340"/>
      <w:jc w:val="both"/>
      <w:textAlignment w:val="baseline"/>
    </w:pPr>
    <w:rPr>
      <w:rFonts w:ascii="Times" w:hAnsi="Times"/>
      <w:sz w:val="18"/>
      <w:szCs w:val="20"/>
      <w:lang w:val="en-US" w:eastAsia="en-US"/>
    </w:rPr>
  </w:style>
  <w:style w:type="paragraph" w:customStyle="1" w:styleId="Runninghead-left">
    <w:name w:val="Running head - left"/>
    <w:basedOn w:val="Standard"/>
    <w:semiHidden/>
    <w:rsid w:val="00990EFE"/>
    <w:pPr>
      <w:pBdr>
        <w:bottom w:val="single" w:sz="6" w:space="5" w:color="auto"/>
      </w:pBdr>
      <w:tabs>
        <w:tab w:val="left" w:pos="680"/>
        <w:tab w:val="right" w:pos="6237"/>
        <w:tab w:val="right" w:pos="6917"/>
      </w:tabs>
      <w:overflowPunct w:val="0"/>
      <w:autoSpaceDE w:val="0"/>
      <w:autoSpaceDN w:val="0"/>
      <w:adjustRightInd w:val="0"/>
      <w:spacing w:after="120" w:line="220" w:lineRule="exact"/>
      <w:textAlignment w:val="baseline"/>
    </w:pPr>
    <w:rPr>
      <w:rFonts w:ascii="Times" w:hAnsi="Times"/>
      <w:sz w:val="18"/>
      <w:szCs w:val="20"/>
      <w:lang w:val="en-US" w:eastAsia="en-US"/>
    </w:rPr>
  </w:style>
  <w:style w:type="paragraph" w:customStyle="1" w:styleId="Runninghead-right">
    <w:name w:val="Running head - right"/>
    <w:basedOn w:val="Runninghead-left"/>
    <w:semiHidden/>
    <w:rsid w:val="00990EFE"/>
    <w:pPr>
      <w:jc w:val="right"/>
    </w:pPr>
  </w:style>
  <w:style w:type="paragraph" w:customStyle="1" w:styleId="Item">
    <w:name w:val="Item"/>
    <w:basedOn w:val="Standard"/>
    <w:semiHidden/>
    <w:rsid w:val="00990EFE"/>
    <w:pPr>
      <w:tabs>
        <w:tab w:val="left" w:pos="227"/>
        <w:tab w:val="left" w:pos="454"/>
      </w:tabs>
      <w:overflowPunct w:val="0"/>
      <w:autoSpaceDE w:val="0"/>
      <w:autoSpaceDN w:val="0"/>
      <w:adjustRightInd w:val="0"/>
      <w:ind w:left="227" w:hanging="227"/>
      <w:jc w:val="both"/>
      <w:textAlignment w:val="baseline"/>
    </w:pPr>
    <w:rPr>
      <w:rFonts w:ascii="Times" w:hAnsi="Times"/>
      <w:szCs w:val="20"/>
      <w:lang w:val="en-US" w:eastAsia="en-US"/>
    </w:rPr>
  </w:style>
  <w:style w:type="paragraph" w:customStyle="1" w:styleId="tabletitle">
    <w:name w:val="table title"/>
    <w:basedOn w:val="Standard"/>
    <w:next w:val="Standard"/>
    <w:semiHidden/>
    <w:rsid w:val="00990EFE"/>
    <w:pPr>
      <w:keepNext/>
      <w:keepLines/>
      <w:overflowPunct w:val="0"/>
      <w:autoSpaceDE w:val="0"/>
      <w:autoSpaceDN w:val="0"/>
      <w:adjustRightInd w:val="0"/>
      <w:spacing w:before="240" w:after="120" w:line="220" w:lineRule="exact"/>
      <w:jc w:val="both"/>
      <w:textAlignment w:val="baseline"/>
    </w:pPr>
    <w:rPr>
      <w:rFonts w:ascii="Times" w:hAnsi="Times"/>
      <w:sz w:val="18"/>
      <w:szCs w:val="20"/>
      <w:lang w:val="de-DE" w:eastAsia="en-US"/>
    </w:rPr>
  </w:style>
  <w:style w:type="paragraph" w:customStyle="1" w:styleId="Chapter">
    <w:name w:val="Chapter"/>
    <w:basedOn w:val="Standard"/>
    <w:semiHidden/>
    <w:rsid w:val="00990EFE"/>
    <w:pPr>
      <w:tabs>
        <w:tab w:val="left" w:pos="1361"/>
        <w:tab w:val="left" w:pos="1531"/>
        <w:tab w:val="left" w:pos="1701"/>
        <w:tab w:val="left" w:pos="1871"/>
        <w:tab w:val="left" w:pos="2041"/>
        <w:tab w:val="left" w:pos="2211"/>
        <w:tab w:val="left" w:pos="2381"/>
        <w:tab w:val="left" w:pos="2552"/>
      </w:tabs>
      <w:overflowPunct w:val="0"/>
      <w:autoSpaceDE w:val="0"/>
      <w:autoSpaceDN w:val="0"/>
      <w:adjustRightInd w:val="0"/>
      <w:spacing w:before="840" w:after="720"/>
      <w:textAlignment w:val="baseline"/>
    </w:pPr>
    <w:rPr>
      <w:rFonts w:ascii="Hevetica" w:hAnsi="Hevetica"/>
      <w:b/>
      <w:bCs/>
      <w:sz w:val="36"/>
      <w:szCs w:val="20"/>
      <w:lang w:eastAsia="en-US"/>
    </w:rPr>
  </w:style>
  <w:style w:type="paragraph" w:customStyle="1" w:styleId="NormalText">
    <w:name w:val="Normal Text"/>
    <w:basedOn w:val="Standard"/>
    <w:semiHidden/>
    <w:rsid w:val="00990EFE"/>
    <w:pPr>
      <w:spacing w:line="260" w:lineRule="atLeast"/>
      <w:jc w:val="both"/>
    </w:pPr>
    <w:rPr>
      <w:sz w:val="21"/>
      <w:lang w:eastAsia="en-US"/>
    </w:rPr>
  </w:style>
  <w:style w:type="paragraph" w:customStyle="1" w:styleId="Heading1b">
    <w:name w:val="Heading 1b"/>
    <w:basedOn w:val="berschrift1"/>
    <w:semiHidden/>
    <w:rsid w:val="00990EFE"/>
    <w:pPr>
      <w:keepLines/>
      <w:numPr>
        <w:numId w:val="8"/>
      </w:numPr>
      <w:tabs>
        <w:tab w:val="clear" w:pos="5040"/>
        <w:tab w:val="clear" w:pos="7200"/>
        <w:tab w:val="left" w:pos="284"/>
      </w:tabs>
      <w:suppressAutoHyphens/>
      <w:overflowPunct w:val="0"/>
      <w:autoSpaceDE w:val="0"/>
      <w:autoSpaceDN w:val="0"/>
      <w:adjustRightInd w:val="0"/>
      <w:spacing w:before="960" w:after="1320" w:line="240" w:lineRule="auto"/>
      <w:ind w:left="714" w:hanging="357"/>
      <w:textAlignment w:val="baseline"/>
    </w:pPr>
    <w:rPr>
      <w:rFonts w:ascii="Helvetica" w:hAnsi="Helvetica"/>
      <w:bCs/>
      <w:spacing w:val="0"/>
      <w:sz w:val="36"/>
      <w:szCs w:val="20"/>
      <w:lang w:eastAsia="en-US"/>
    </w:rPr>
  </w:style>
  <w:style w:type="paragraph" w:customStyle="1" w:styleId="Heading2b">
    <w:name w:val="Heading 2b"/>
    <w:basedOn w:val="berschrift2"/>
    <w:semiHidden/>
    <w:rsid w:val="00990EFE"/>
    <w:pPr>
      <w:tabs>
        <w:tab w:val="clear" w:pos="510"/>
        <w:tab w:val="num" w:pos="-709"/>
      </w:tabs>
      <w:spacing w:before="520" w:after="160" w:line="240" w:lineRule="auto"/>
      <w:ind w:left="851" w:hanging="851"/>
    </w:pPr>
    <w:rPr>
      <w:rFonts w:ascii="Helvetica" w:hAnsi="Helvetica"/>
      <w:spacing w:val="0"/>
      <w:sz w:val="26"/>
      <w:lang w:eastAsia="en-US"/>
    </w:rPr>
  </w:style>
  <w:style w:type="paragraph" w:customStyle="1" w:styleId="Heading3b">
    <w:name w:val="Heading 3b"/>
    <w:basedOn w:val="berschrift3"/>
    <w:semiHidden/>
    <w:rsid w:val="00990EFE"/>
    <w:pPr>
      <w:tabs>
        <w:tab w:val="clear" w:pos="720"/>
        <w:tab w:val="num" w:pos="-539"/>
      </w:tabs>
      <w:spacing w:before="480" w:after="160" w:line="240" w:lineRule="auto"/>
      <w:ind w:left="908" w:hanging="908"/>
    </w:pPr>
    <w:rPr>
      <w:rFonts w:ascii="Helvetica" w:hAnsi="Helvetica" w:cs="Arial"/>
      <w:bCs/>
      <w:iCs w:val="0"/>
      <w:spacing w:val="0"/>
      <w:szCs w:val="26"/>
      <w:lang w:val="en-GB" w:eastAsia="en-US"/>
    </w:rPr>
  </w:style>
  <w:style w:type="paragraph" w:customStyle="1" w:styleId="Heading4b">
    <w:name w:val="Heading 4b"/>
    <w:basedOn w:val="berschrift4"/>
    <w:semiHidden/>
    <w:rsid w:val="00990EFE"/>
    <w:pPr>
      <w:tabs>
        <w:tab w:val="clear" w:pos="864"/>
        <w:tab w:val="num" w:pos="-564"/>
      </w:tabs>
      <w:spacing w:before="280" w:after="120"/>
      <w:ind w:left="-564"/>
    </w:pPr>
    <w:rPr>
      <w:rFonts w:ascii="Helvetica" w:hAnsi="Helvetica"/>
      <w:b w:val="0"/>
      <w:szCs w:val="28"/>
      <w:lang w:eastAsia="en-US"/>
    </w:rPr>
  </w:style>
  <w:style w:type="paragraph" w:styleId="Aufzhlungszeichen2">
    <w:name w:val="List Bullet 2"/>
    <w:basedOn w:val="Standard"/>
    <w:autoRedefine/>
    <w:semiHidden/>
    <w:rsid w:val="00990EFE"/>
    <w:pPr>
      <w:widowControl w:val="0"/>
      <w:numPr>
        <w:numId w:val="9"/>
      </w:numPr>
      <w:spacing w:before="60" w:after="60"/>
    </w:pPr>
    <w:rPr>
      <w:snapToGrid w:val="0"/>
      <w:szCs w:val="20"/>
      <w:lang w:eastAsia="de-DE"/>
    </w:rPr>
  </w:style>
  <w:style w:type="paragraph" w:styleId="Aufzhlungszeichen3">
    <w:name w:val="List Bullet 3"/>
    <w:basedOn w:val="Standard"/>
    <w:autoRedefine/>
    <w:semiHidden/>
    <w:rsid w:val="00990EFE"/>
    <w:pPr>
      <w:widowControl w:val="0"/>
      <w:numPr>
        <w:numId w:val="10"/>
      </w:numPr>
      <w:spacing w:before="60" w:after="60"/>
    </w:pPr>
    <w:rPr>
      <w:snapToGrid w:val="0"/>
      <w:szCs w:val="20"/>
      <w:lang w:eastAsia="de-DE"/>
    </w:rPr>
  </w:style>
  <w:style w:type="paragraph" w:styleId="Aufzhlungszeichen4">
    <w:name w:val="List Bullet 4"/>
    <w:basedOn w:val="Standard"/>
    <w:autoRedefine/>
    <w:semiHidden/>
    <w:rsid w:val="00990EFE"/>
    <w:pPr>
      <w:widowControl w:val="0"/>
      <w:numPr>
        <w:numId w:val="11"/>
      </w:numPr>
      <w:spacing w:before="60" w:after="60"/>
    </w:pPr>
    <w:rPr>
      <w:snapToGrid w:val="0"/>
      <w:szCs w:val="20"/>
      <w:lang w:eastAsia="de-DE"/>
    </w:rPr>
  </w:style>
  <w:style w:type="paragraph" w:styleId="Aufzhlungszeichen5">
    <w:name w:val="List Bullet 5"/>
    <w:basedOn w:val="Standard"/>
    <w:autoRedefine/>
    <w:semiHidden/>
    <w:rsid w:val="00990EFE"/>
    <w:pPr>
      <w:widowControl w:val="0"/>
      <w:numPr>
        <w:numId w:val="12"/>
      </w:numPr>
      <w:spacing w:before="60" w:after="60"/>
    </w:pPr>
    <w:rPr>
      <w:snapToGrid w:val="0"/>
      <w:szCs w:val="20"/>
      <w:lang w:eastAsia="de-DE"/>
    </w:rPr>
  </w:style>
  <w:style w:type="paragraph" w:styleId="Listennummer">
    <w:name w:val="List Number"/>
    <w:basedOn w:val="Standard"/>
    <w:semiHidden/>
    <w:rsid w:val="00990EFE"/>
    <w:pPr>
      <w:widowControl w:val="0"/>
      <w:numPr>
        <w:numId w:val="13"/>
      </w:numPr>
      <w:spacing w:before="60" w:after="60"/>
    </w:pPr>
    <w:rPr>
      <w:snapToGrid w:val="0"/>
      <w:szCs w:val="20"/>
      <w:lang w:eastAsia="de-DE"/>
    </w:rPr>
  </w:style>
  <w:style w:type="paragraph" w:styleId="Listennummer2">
    <w:name w:val="List Number 2"/>
    <w:basedOn w:val="Standard"/>
    <w:semiHidden/>
    <w:rsid w:val="00990EFE"/>
    <w:pPr>
      <w:widowControl w:val="0"/>
      <w:numPr>
        <w:numId w:val="14"/>
      </w:numPr>
      <w:spacing w:before="60" w:after="60"/>
    </w:pPr>
    <w:rPr>
      <w:snapToGrid w:val="0"/>
      <w:szCs w:val="20"/>
      <w:lang w:eastAsia="de-DE"/>
    </w:rPr>
  </w:style>
  <w:style w:type="paragraph" w:styleId="Listennummer3">
    <w:name w:val="List Number 3"/>
    <w:basedOn w:val="Standard"/>
    <w:semiHidden/>
    <w:rsid w:val="00990EFE"/>
    <w:pPr>
      <w:widowControl w:val="0"/>
      <w:numPr>
        <w:numId w:val="15"/>
      </w:numPr>
      <w:spacing w:before="60" w:after="60"/>
    </w:pPr>
    <w:rPr>
      <w:snapToGrid w:val="0"/>
      <w:szCs w:val="20"/>
      <w:lang w:eastAsia="de-DE"/>
    </w:rPr>
  </w:style>
  <w:style w:type="paragraph" w:styleId="Listennummer4">
    <w:name w:val="List Number 4"/>
    <w:basedOn w:val="Standard"/>
    <w:semiHidden/>
    <w:rsid w:val="00990EFE"/>
    <w:pPr>
      <w:widowControl w:val="0"/>
      <w:numPr>
        <w:numId w:val="16"/>
      </w:numPr>
      <w:spacing w:before="60" w:after="60"/>
    </w:pPr>
    <w:rPr>
      <w:snapToGrid w:val="0"/>
      <w:szCs w:val="20"/>
      <w:lang w:eastAsia="de-DE"/>
    </w:rPr>
  </w:style>
  <w:style w:type="paragraph" w:styleId="Listennummer5">
    <w:name w:val="List Number 5"/>
    <w:basedOn w:val="Standard"/>
    <w:semiHidden/>
    <w:rsid w:val="00990EFE"/>
    <w:pPr>
      <w:widowControl w:val="0"/>
      <w:numPr>
        <w:numId w:val="17"/>
      </w:numPr>
      <w:spacing w:before="60" w:after="60"/>
    </w:pPr>
    <w:rPr>
      <w:snapToGrid w:val="0"/>
      <w:szCs w:val="20"/>
      <w:lang w:eastAsia="de-DE"/>
    </w:rPr>
  </w:style>
  <w:style w:type="paragraph" w:customStyle="1" w:styleId="Heading10">
    <w:name w:val="Heading 1*"/>
    <w:basedOn w:val="berschrift1"/>
    <w:next w:val="Standard"/>
    <w:autoRedefine/>
    <w:semiHidden/>
    <w:rsid w:val="00990EFE"/>
    <w:pPr>
      <w:keepLines/>
      <w:numPr>
        <w:numId w:val="0"/>
      </w:numPr>
      <w:tabs>
        <w:tab w:val="clear" w:pos="5040"/>
        <w:tab w:val="clear" w:pos="7200"/>
        <w:tab w:val="left" w:pos="284"/>
        <w:tab w:val="left" w:pos="1361"/>
        <w:tab w:val="left" w:pos="1531"/>
        <w:tab w:val="left" w:pos="1701"/>
        <w:tab w:val="left" w:pos="1871"/>
        <w:tab w:val="left" w:pos="2041"/>
        <w:tab w:val="left" w:pos="2211"/>
        <w:tab w:val="left" w:pos="2381"/>
        <w:tab w:val="left" w:pos="2552"/>
      </w:tabs>
      <w:suppressAutoHyphens/>
      <w:overflowPunct w:val="0"/>
      <w:autoSpaceDE w:val="0"/>
      <w:autoSpaceDN w:val="0"/>
      <w:adjustRightInd w:val="0"/>
      <w:spacing w:before="960" w:after="1600" w:line="320" w:lineRule="exact"/>
      <w:textAlignment w:val="baseline"/>
    </w:pPr>
    <w:rPr>
      <w:rFonts w:ascii="Hevetica" w:hAnsi="Hevetica"/>
      <w:spacing w:val="0"/>
      <w:sz w:val="36"/>
      <w:szCs w:val="20"/>
      <w:lang w:eastAsia="en-US"/>
    </w:rPr>
  </w:style>
  <w:style w:type="paragraph" w:customStyle="1" w:styleId="NumbItemManual">
    <w:name w:val="Numb Item Manual"/>
    <w:basedOn w:val="Textkrper-Zeileneinzug"/>
    <w:link w:val="NumbItemManualZchn"/>
    <w:rsid w:val="00990EFE"/>
    <w:pPr>
      <w:spacing w:before="40"/>
      <w:ind w:left="641" w:hanging="357"/>
    </w:pPr>
  </w:style>
  <w:style w:type="character" w:customStyle="1" w:styleId="NumbItemManualZchn">
    <w:name w:val="Numb Item Manual Zchn"/>
    <w:basedOn w:val="FunotentextZchn"/>
    <w:link w:val="NumbItemManual"/>
    <w:rsid w:val="00990EFE"/>
    <w:rPr>
      <w:rFonts w:ascii="Arial" w:hAnsi="Arial"/>
      <w:spacing w:val="4"/>
      <w:sz w:val="16"/>
      <w:szCs w:val="24"/>
      <w:lang w:val="en-US" w:eastAsia="en-US" w:bidi="ar-SA"/>
    </w:rPr>
  </w:style>
  <w:style w:type="paragraph" w:customStyle="1" w:styleId="CODEF">
    <w:name w:val="CODEF"/>
    <w:basedOn w:val="CODE1"/>
    <w:next w:val="CODE1"/>
    <w:rsid w:val="00990EFE"/>
    <w:pPr>
      <w:spacing w:before="120"/>
    </w:pPr>
    <w:rPr>
      <w:szCs w:val="18"/>
    </w:rPr>
  </w:style>
  <w:style w:type="paragraph" w:customStyle="1" w:styleId="Body">
    <w:name w:val="Body"/>
    <w:basedOn w:val="Standard"/>
    <w:semiHidden/>
    <w:rsid w:val="00990EFE"/>
    <w:pPr>
      <w:overflowPunct w:val="0"/>
      <w:autoSpaceDE w:val="0"/>
      <w:autoSpaceDN w:val="0"/>
      <w:adjustRightInd w:val="0"/>
      <w:ind w:firstLine="342"/>
      <w:jc w:val="both"/>
      <w:textAlignment w:val="baseline"/>
    </w:pPr>
    <w:rPr>
      <w:rFonts w:ascii="Times" w:hAnsi="Times"/>
      <w:noProof/>
      <w:color w:val="000000"/>
      <w:sz w:val="22"/>
      <w:szCs w:val="20"/>
      <w:lang w:eastAsia="en-US"/>
    </w:rPr>
  </w:style>
  <w:style w:type="paragraph" w:customStyle="1" w:styleId="He2Heading">
    <w:name w:val="He2 Heading"/>
    <w:basedOn w:val="Standard"/>
    <w:semiHidden/>
    <w:rsid w:val="00990EFE"/>
    <w:pPr>
      <w:keepNext/>
      <w:tabs>
        <w:tab w:val="left" w:pos="686"/>
      </w:tabs>
      <w:overflowPunct w:val="0"/>
      <w:autoSpaceDE w:val="0"/>
      <w:autoSpaceDN w:val="0"/>
      <w:adjustRightInd w:val="0"/>
      <w:spacing w:before="480" w:after="80"/>
      <w:ind w:left="686" w:hanging="686"/>
      <w:textAlignment w:val="baseline"/>
    </w:pPr>
    <w:rPr>
      <w:rFonts w:ascii="Times" w:hAnsi="Times"/>
      <w:b/>
      <w:noProof/>
      <w:color w:val="000000"/>
      <w:sz w:val="28"/>
      <w:szCs w:val="20"/>
      <w:lang w:eastAsia="en-US"/>
    </w:rPr>
  </w:style>
  <w:style w:type="paragraph" w:customStyle="1" w:styleId="Abstract">
    <w:name w:val="Abstract"/>
    <w:basedOn w:val="Standard"/>
    <w:semiHidden/>
    <w:rsid w:val="00990EFE"/>
    <w:pPr>
      <w:overflowPunct w:val="0"/>
      <w:autoSpaceDE w:val="0"/>
      <w:autoSpaceDN w:val="0"/>
      <w:adjustRightInd w:val="0"/>
      <w:spacing w:before="180"/>
      <w:ind w:left="1134" w:right="1134"/>
      <w:textAlignment w:val="baseline"/>
    </w:pPr>
    <w:rPr>
      <w:rFonts w:ascii="Times" w:hAnsi="Times"/>
      <w:noProof/>
      <w:color w:val="000000"/>
      <w:szCs w:val="20"/>
      <w:lang w:eastAsia="en-US"/>
    </w:rPr>
  </w:style>
  <w:style w:type="paragraph" w:customStyle="1" w:styleId="AbstractBody">
    <w:name w:val="AbstractBody"/>
    <w:basedOn w:val="Standard"/>
    <w:semiHidden/>
    <w:rsid w:val="00990EFE"/>
    <w:pPr>
      <w:overflowPunct w:val="0"/>
      <w:autoSpaceDE w:val="0"/>
      <w:autoSpaceDN w:val="0"/>
      <w:adjustRightInd w:val="0"/>
      <w:ind w:left="1134" w:right="1134" w:firstLine="342"/>
      <w:textAlignment w:val="baseline"/>
    </w:pPr>
    <w:rPr>
      <w:rFonts w:ascii="Times" w:hAnsi="Times"/>
      <w:noProof/>
      <w:color w:val="000000"/>
      <w:szCs w:val="20"/>
      <w:lang w:eastAsia="en-US"/>
    </w:rPr>
  </w:style>
  <w:style w:type="paragraph" w:customStyle="1" w:styleId="Appendix">
    <w:name w:val="Appendix"/>
    <w:basedOn w:val="Standard"/>
    <w:semiHidden/>
    <w:rsid w:val="00990EFE"/>
    <w:pPr>
      <w:tabs>
        <w:tab w:val="left" w:pos="686"/>
      </w:tabs>
      <w:overflowPunct w:val="0"/>
      <w:autoSpaceDE w:val="0"/>
      <w:autoSpaceDN w:val="0"/>
      <w:adjustRightInd w:val="0"/>
      <w:spacing w:after="600"/>
      <w:ind w:left="1701"/>
      <w:jc w:val="right"/>
      <w:textAlignment w:val="baseline"/>
    </w:pPr>
    <w:rPr>
      <w:rFonts w:ascii="Times" w:hAnsi="Times"/>
      <w:b/>
      <w:noProof/>
      <w:color w:val="000000"/>
      <w:sz w:val="36"/>
      <w:szCs w:val="20"/>
      <w:lang w:eastAsia="en-US"/>
    </w:rPr>
  </w:style>
  <w:style w:type="paragraph" w:customStyle="1" w:styleId="Author">
    <w:name w:val="Author"/>
    <w:basedOn w:val="Standard"/>
    <w:semiHidden/>
    <w:rsid w:val="00990EFE"/>
    <w:pPr>
      <w:overflowPunct w:val="0"/>
      <w:autoSpaceDE w:val="0"/>
      <w:autoSpaceDN w:val="0"/>
      <w:adjustRightInd w:val="0"/>
      <w:ind w:left="720" w:right="720"/>
      <w:jc w:val="center"/>
      <w:textAlignment w:val="baseline"/>
    </w:pPr>
    <w:rPr>
      <w:rFonts w:ascii="Times" w:hAnsi="Times"/>
      <w:i/>
      <w:noProof/>
      <w:color w:val="000000"/>
      <w:szCs w:val="20"/>
      <w:lang w:eastAsia="en-US"/>
    </w:rPr>
  </w:style>
  <w:style w:type="paragraph" w:customStyle="1" w:styleId="B0Body">
    <w:name w:val="B0 Body"/>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Bo0Body">
    <w:name w:val="Bo0 Body"/>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60"/>
      <w:jc w:val="both"/>
      <w:textAlignment w:val="baseline"/>
    </w:pPr>
    <w:rPr>
      <w:rFonts w:ascii="Times" w:hAnsi="Times"/>
      <w:noProof/>
      <w:color w:val="000000"/>
      <w:sz w:val="22"/>
      <w:szCs w:val="20"/>
      <w:lang w:eastAsia="en-US"/>
    </w:rPr>
  </w:style>
  <w:style w:type="paragraph" w:customStyle="1" w:styleId="BoRunInBody">
    <w:name w:val="BoRunIn Body"/>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Bu0Bullet">
    <w:name w:val="Bu0 Bullet"/>
    <w:basedOn w:val="Standard"/>
    <w:semiHidden/>
    <w:rsid w:val="00990EFE"/>
    <w:pPr>
      <w:tabs>
        <w:tab w:val="left" w:pos="342"/>
      </w:tabs>
      <w:overflowPunct w:val="0"/>
      <w:autoSpaceDE w:val="0"/>
      <w:autoSpaceDN w:val="0"/>
      <w:adjustRightInd w:val="0"/>
      <w:spacing w:before="200"/>
      <w:ind w:left="342" w:hanging="285"/>
      <w:jc w:val="both"/>
      <w:textAlignment w:val="baseline"/>
    </w:pPr>
    <w:rPr>
      <w:rFonts w:ascii="Times" w:hAnsi="Times"/>
      <w:noProof/>
      <w:color w:val="000000"/>
      <w:sz w:val="22"/>
      <w:szCs w:val="20"/>
      <w:lang w:eastAsia="en-US"/>
    </w:rPr>
  </w:style>
  <w:style w:type="paragraph" w:customStyle="1" w:styleId="Bu2Bullet">
    <w:name w:val="Bu2 Bullet"/>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Bu20Bullet">
    <w:name w:val="Bu20 Bullet"/>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Bullet">
    <w:name w:val="Bullet"/>
    <w:basedOn w:val="Standard"/>
    <w:semiHidden/>
    <w:rsid w:val="00990EFE"/>
    <w:pPr>
      <w:tabs>
        <w:tab w:val="left" w:pos="342"/>
      </w:tabs>
      <w:overflowPunct w:val="0"/>
      <w:autoSpaceDE w:val="0"/>
      <w:autoSpaceDN w:val="0"/>
      <w:adjustRightInd w:val="0"/>
      <w:spacing w:before="100"/>
      <w:ind w:left="342" w:hanging="285"/>
      <w:jc w:val="both"/>
      <w:textAlignment w:val="baseline"/>
    </w:pPr>
    <w:rPr>
      <w:rFonts w:ascii="Times" w:hAnsi="Times"/>
      <w:noProof/>
      <w:color w:val="000000"/>
      <w:sz w:val="22"/>
      <w:szCs w:val="20"/>
      <w:lang w:eastAsia="en-US"/>
    </w:rPr>
  </w:style>
  <w:style w:type="paragraph" w:customStyle="1" w:styleId="Co0Code">
    <w:name w:val="Co0 Code"/>
    <w:basedOn w:val="Standard"/>
    <w:semiHidden/>
    <w:rsid w:val="00990EFE"/>
    <w:pPr>
      <w:keepNext/>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180"/>
      <w:textAlignment w:val="baseline"/>
    </w:pPr>
    <w:rPr>
      <w:rFonts w:ascii="Courier" w:hAnsi="Courier"/>
      <w:noProof/>
      <w:color w:val="000000"/>
      <w:sz w:val="18"/>
      <w:szCs w:val="20"/>
      <w:lang w:eastAsia="en-US"/>
    </w:rPr>
  </w:style>
  <w:style w:type="paragraph" w:customStyle="1" w:styleId="Co0SingleCode">
    <w:name w:val="Co0Single Code"/>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180"/>
      <w:textAlignment w:val="baseline"/>
    </w:pPr>
    <w:rPr>
      <w:rFonts w:ascii="Courier" w:hAnsi="Courier"/>
      <w:noProof/>
      <w:color w:val="000000"/>
      <w:sz w:val="18"/>
      <w:szCs w:val="20"/>
      <w:lang w:eastAsia="en-US"/>
    </w:rPr>
  </w:style>
  <w:style w:type="paragraph" w:customStyle="1" w:styleId="CodeBold">
    <w:name w:val="CodeBold"/>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textAlignment w:val="baseline"/>
    </w:pPr>
    <w:rPr>
      <w:rFonts w:ascii="Courier" w:hAnsi="Courier"/>
      <w:b/>
      <w:noProof/>
      <w:color w:val="000000"/>
      <w:sz w:val="22"/>
      <w:szCs w:val="20"/>
      <w:lang w:eastAsia="en-US"/>
    </w:rPr>
  </w:style>
  <w:style w:type="paragraph" w:customStyle="1" w:styleId="CodeSmall">
    <w:name w:val="CodeSmall"/>
    <w:basedOn w:val="Standard"/>
    <w:semiHidden/>
    <w:rsid w:val="00990EFE"/>
    <w:pPr>
      <w:tabs>
        <w:tab w:val="left" w:pos="541"/>
        <w:tab w:val="left" w:pos="897"/>
        <w:tab w:val="left" w:pos="1259"/>
        <w:tab w:val="left" w:pos="1618"/>
      </w:tabs>
      <w:overflowPunct w:val="0"/>
      <w:autoSpaceDE w:val="0"/>
      <w:autoSpaceDN w:val="0"/>
      <w:adjustRightInd w:val="0"/>
      <w:ind w:left="159"/>
      <w:textAlignment w:val="baseline"/>
    </w:pPr>
    <w:rPr>
      <w:rFonts w:ascii="Courier" w:hAnsi="Courier"/>
      <w:noProof/>
      <w:color w:val="000000"/>
      <w:sz w:val="18"/>
      <w:szCs w:val="20"/>
      <w:lang w:eastAsia="en-US"/>
    </w:rPr>
  </w:style>
  <w:style w:type="paragraph" w:customStyle="1" w:styleId="CStep">
    <w:name w:val="CStep"/>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80"/>
      <w:ind w:left="285"/>
      <w:jc w:val="both"/>
      <w:textAlignment w:val="baseline"/>
    </w:pPr>
    <w:rPr>
      <w:rFonts w:ascii="Times" w:hAnsi="Times"/>
      <w:noProof/>
      <w:color w:val="000000"/>
      <w:sz w:val="22"/>
      <w:szCs w:val="20"/>
      <w:lang w:eastAsia="en-US"/>
    </w:rPr>
  </w:style>
  <w:style w:type="paragraph" w:customStyle="1" w:styleId="Da0Dash">
    <w:name w:val="Da0 Dash"/>
    <w:basedOn w:val="Standard"/>
    <w:semiHidden/>
    <w:rsid w:val="00990EFE"/>
    <w:pPr>
      <w:tabs>
        <w:tab w:val="left" w:pos="342"/>
      </w:tabs>
      <w:overflowPunct w:val="0"/>
      <w:autoSpaceDE w:val="0"/>
      <w:autoSpaceDN w:val="0"/>
      <w:adjustRightInd w:val="0"/>
      <w:spacing w:before="200"/>
      <w:ind w:left="342" w:hanging="285"/>
      <w:jc w:val="both"/>
      <w:textAlignment w:val="baseline"/>
    </w:pPr>
    <w:rPr>
      <w:rFonts w:ascii="Times" w:hAnsi="Times"/>
      <w:noProof/>
      <w:color w:val="000000"/>
      <w:sz w:val="22"/>
      <w:szCs w:val="20"/>
      <w:lang w:eastAsia="en-US"/>
    </w:rPr>
  </w:style>
  <w:style w:type="paragraph" w:customStyle="1" w:styleId="Da2Dash">
    <w:name w:val="Da2 Dash"/>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Da20Dash">
    <w:name w:val="Da20 Dash"/>
    <w:basedOn w:val="Standard"/>
    <w:semiHidden/>
    <w:rsid w:val="00990EFE"/>
    <w:pPr>
      <w:tabs>
        <w:tab w:val="left" w:pos="681"/>
      </w:tabs>
      <w:overflowPunct w:val="0"/>
      <w:autoSpaceDE w:val="0"/>
      <w:autoSpaceDN w:val="0"/>
      <w:adjustRightInd w:val="0"/>
      <w:spacing w:before="100"/>
      <w:ind w:left="681" w:hanging="282"/>
      <w:jc w:val="both"/>
      <w:textAlignment w:val="baseline"/>
    </w:pPr>
    <w:rPr>
      <w:rFonts w:ascii="Times" w:hAnsi="Times"/>
      <w:noProof/>
      <w:color w:val="000000"/>
      <w:sz w:val="22"/>
      <w:szCs w:val="20"/>
      <w:lang w:eastAsia="en-US"/>
    </w:rPr>
  </w:style>
  <w:style w:type="paragraph" w:customStyle="1" w:styleId="Dash">
    <w:name w:val="Dash"/>
    <w:basedOn w:val="Standard"/>
    <w:semiHidden/>
    <w:rsid w:val="00990EFE"/>
    <w:pPr>
      <w:tabs>
        <w:tab w:val="left" w:pos="342"/>
      </w:tabs>
      <w:overflowPunct w:val="0"/>
      <w:autoSpaceDE w:val="0"/>
      <w:autoSpaceDN w:val="0"/>
      <w:adjustRightInd w:val="0"/>
      <w:spacing w:before="100"/>
      <w:ind w:left="342" w:hanging="285"/>
      <w:jc w:val="both"/>
      <w:textAlignment w:val="baseline"/>
    </w:pPr>
    <w:rPr>
      <w:rFonts w:ascii="Times" w:hAnsi="Times"/>
      <w:noProof/>
      <w:color w:val="000000"/>
      <w:sz w:val="22"/>
      <w:szCs w:val="20"/>
      <w:lang w:eastAsia="en-US"/>
    </w:rPr>
  </w:style>
  <w:style w:type="paragraph" w:customStyle="1" w:styleId="Definition">
    <w:name w:val="Definition"/>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DefinitionA">
    <w:name w:val="Definition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EqEquation">
    <w:name w:val="Eq* Equation"/>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120" w:after="200"/>
      <w:jc w:val="center"/>
      <w:textAlignment w:val="baseline"/>
    </w:pPr>
    <w:rPr>
      <w:rFonts w:ascii="Times" w:hAnsi="Times"/>
      <w:noProof/>
      <w:color w:val="000000"/>
      <w:szCs w:val="20"/>
      <w:lang w:eastAsia="en-US"/>
    </w:rPr>
  </w:style>
  <w:style w:type="paragraph" w:customStyle="1" w:styleId="EquationA">
    <w:name w:val="EquationA"/>
    <w:basedOn w:val="Standard"/>
    <w:semiHidden/>
    <w:rsid w:val="00990EFE"/>
    <w:pPr>
      <w:tabs>
        <w:tab w:val="left" w:pos="720"/>
        <w:tab w:val="left" w:pos="1441"/>
        <w:tab w:val="left" w:pos="2162"/>
        <w:tab w:val="left" w:pos="2880"/>
        <w:tab w:val="left" w:pos="3601"/>
        <w:tab w:val="left" w:pos="4322"/>
        <w:tab w:val="left" w:pos="5043"/>
        <w:tab w:val="left" w:pos="5761"/>
        <w:tab w:val="left" w:pos="6482"/>
        <w:tab w:val="left" w:pos="7203"/>
        <w:tab w:val="left" w:pos="7923"/>
        <w:tab w:val="left" w:pos="8641"/>
        <w:tab w:val="left" w:pos="9362"/>
      </w:tabs>
      <w:overflowPunct w:val="0"/>
      <w:autoSpaceDE w:val="0"/>
      <w:autoSpaceDN w:val="0"/>
      <w:adjustRightInd w:val="0"/>
      <w:spacing w:before="220"/>
      <w:jc w:val="center"/>
      <w:textAlignment w:val="baseline"/>
    </w:pPr>
    <w:rPr>
      <w:rFonts w:ascii="Times" w:hAnsi="Times"/>
      <w:noProof/>
      <w:color w:val="000000"/>
      <w:sz w:val="22"/>
      <w:szCs w:val="20"/>
      <w:lang w:eastAsia="en-US"/>
    </w:rPr>
  </w:style>
  <w:style w:type="paragraph" w:customStyle="1" w:styleId="ETable">
    <w:name w:val="ETabl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80" w:after="80"/>
      <w:textAlignment w:val="baseline"/>
    </w:pPr>
    <w:rPr>
      <w:rFonts w:ascii="Times" w:hAnsi="Times"/>
      <w:noProof/>
      <w:color w:val="000000"/>
      <w:sz w:val="22"/>
      <w:szCs w:val="20"/>
      <w:lang w:eastAsia="en-US"/>
    </w:rPr>
  </w:style>
  <w:style w:type="paragraph" w:customStyle="1" w:styleId="Example">
    <w:name w:val="Exampl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ExampleA">
    <w:name w:val="Example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Figanchor0">
    <w:name w:val="Figanchor"/>
    <w:basedOn w:val="Standard"/>
    <w:semiHidden/>
    <w:rsid w:val="00990EFE"/>
    <w:pPr>
      <w:keepNext/>
      <w:overflowPunct w:val="0"/>
      <w:autoSpaceDE w:val="0"/>
      <w:autoSpaceDN w:val="0"/>
      <w:adjustRightInd w:val="0"/>
      <w:jc w:val="both"/>
      <w:textAlignment w:val="baseline"/>
    </w:pPr>
    <w:rPr>
      <w:rFonts w:ascii="Times" w:hAnsi="Times"/>
      <w:noProof/>
      <w:color w:val="000000"/>
      <w:sz w:val="16"/>
      <w:szCs w:val="20"/>
      <w:lang w:eastAsia="en-US"/>
    </w:rPr>
  </w:style>
  <w:style w:type="paragraph" w:customStyle="1" w:styleId="Figure0">
    <w:name w:val="Figur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60" w:after="80"/>
      <w:textAlignment w:val="baseline"/>
    </w:pPr>
    <w:rPr>
      <w:rFonts w:ascii="Times" w:hAnsi="Times"/>
      <w:i/>
      <w:noProof/>
      <w:color w:val="000000"/>
      <w:szCs w:val="20"/>
      <w:lang w:eastAsia="en-US"/>
    </w:rPr>
  </w:style>
  <w:style w:type="paragraph" w:customStyle="1" w:styleId="FigureA">
    <w:name w:val="Figure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40" w:after="80"/>
      <w:textAlignment w:val="baseline"/>
    </w:pPr>
    <w:rPr>
      <w:rFonts w:ascii="Times" w:hAnsi="Times"/>
      <w:i/>
      <w:noProof/>
      <w:color w:val="000000"/>
      <w:szCs w:val="20"/>
      <w:lang w:eastAsia="en-US"/>
    </w:rPr>
  </w:style>
  <w:style w:type="paragraph" w:customStyle="1" w:styleId="Footnote">
    <w:name w:val="Footnote"/>
    <w:basedOn w:val="Standard"/>
    <w:rsid w:val="00990EFE"/>
    <w:pPr>
      <w:overflowPunct w:val="0"/>
      <w:autoSpaceDE w:val="0"/>
      <w:autoSpaceDN w:val="0"/>
      <w:adjustRightInd w:val="0"/>
      <w:ind w:left="567" w:right="359" w:hanging="208"/>
      <w:textAlignment w:val="baseline"/>
    </w:pPr>
    <w:rPr>
      <w:rFonts w:ascii="Times" w:hAnsi="Times"/>
      <w:noProof/>
      <w:color w:val="000000"/>
      <w:szCs w:val="20"/>
      <w:lang w:eastAsia="en-US"/>
    </w:rPr>
  </w:style>
  <w:style w:type="paragraph" w:customStyle="1" w:styleId="He1Heading">
    <w:name w:val="He1 Heading"/>
    <w:basedOn w:val="Standard"/>
    <w:semiHidden/>
    <w:rsid w:val="00990EFE"/>
    <w:pPr>
      <w:tabs>
        <w:tab w:val="left" w:pos="681"/>
      </w:tabs>
      <w:overflowPunct w:val="0"/>
      <w:autoSpaceDE w:val="0"/>
      <w:autoSpaceDN w:val="0"/>
      <w:adjustRightInd w:val="0"/>
      <w:spacing w:before="600" w:after="600"/>
      <w:ind w:left="1701" w:hanging="1701"/>
      <w:jc w:val="right"/>
      <w:textAlignment w:val="baseline"/>
    </w:pPr>
    <w:rPr>
      <w:rFonts w:ascii="Times" w:hAnsi="Times"/>
      <w:noProof/>
      <w:color w:val="000000"/>
      <w:sz w:val="36"/>
      <w:szCs w:val="20"/>
      <w:lang w:eastAsia="en-US"/>
    </w:rPr>
  </w:style>
  <w:style w:type="paragraph" w:customStyle="1" w:styleId="He1Heading0">
    <w:name w:val="He1* Heading"/>
    <w:basedOn w:val="Standard"/>
    <w:semiHidden/>
    <w:rsid w:val="00990EFE"/>
    <w:pPr>
      <w:tabs>
        <w:tab w:val="left" w:pos="686"/>
      </w:tabs>
      <w:overflowPunct w:val="0"/>
      <w:autoSpaceDE w:val="0"/>
      <w:autoSpaceDN w:val="0"/>
      <w:adjustRightInd w:val="0"/>
      <w:spacing w:after="600"/>
      <w:ind w:left="686" w:hanging="686"/>
      <w:jc w:val="right"/>
      <w:textAlignment w:val="baseline"/>
    </w:pPr>
    <w:rPr>
      <w:rFonts w:ascii="Times" w:hAnsi="Times"/>
      <w:b/>
      <w:noProof/>
      <w:color w:val="000000"/>
      <w:sz w:val="36"/>
      <w:szCs w:val="20"/>
      <w:lang w:eastAsia="en-US"/>
    </w:rPr>
  </w:style>
  <w:style w:type="paragraph" w:customStyle="1" w:styleId="He1ContinueHeading">
    <w:name w:val="He1Continue Heading"/>
    <w:basedOn w:val="Standard"/>
    <w:semiHidden/>
    <w:rsid w:val="00990EFE"/>
    <w:pPr>
      <w:tabs>
        <w:tab w:val="left" w:pos="681"/>
      </w:tabs>
      <w:overflowPunct w:val="0"/>
      <w:autoSpaceDE w:val="0"/>
      <w:autoSpaceDN w:val="0"/>
      <w:adjustRightInd w:val="0"/>
      <w:spacing w:after="1000"/>
      <w:ind w:left="681" w:hanging="681"/>
      <w:jc w:val="right"/>
      <w:textAlignment w:val="baseline"/>
    </w:pPr>
    <w:rPr>
      <w:rFonts w:ascii="Times" w:hAnsi="Times"/>
      <w:b/>
      <w:noProof/>
      <w:color w:val="000000"/>
      <w:sz w:val="36"/>
      <w:szCs w:val="20"/>
      <w:lang w:eastAsia="en-US"/>
    </w:rPr>
  </w:style>
  <w:style w:type="paragraph" w:customStyle="1" w:styleId="He1PostHeading">
    <w:name w:val="He1Post Heading"/>
    <w:basedOn w:val="Standard"/>
    <w:semiHidden/>
    <w:rsid w:val="00990EFE"/>
    <w:pPr>
      <w:tabs>
        <w:tab w:val="left" w:pos="686"/>
      </w:tabs>
      <w:overflowPunct w:val="0"/>
      <w:autoSpaceDE w:val="0"/>
      <w:autoSpaceDN w:val="0"/>
      <w:adjustRightInd w:val="0"/>
      <w:spacing w:after="600"/>
      <w:ind w:left="686" w:hanging="686"/>
      <w:jc w:val="right"/>
      <w:textAlignment w:val="baseline"/>
    </w:pPr>
    <w:rPr>
      <w:rFonts w:ascii="Times" w:hAnsi="Times"/>
      <w:b/>
      <w:noProof/>
      <w:color w:val="000000"/>
      <w:sz w:val="36"/>
      <w:szCs w:val="20"/>
      <w:lang w:eastAsia="en-US"/>
    </w:rPr>
  </w:style>
  <w:style w:type="paragraph" w:customStyle="1" w:styleId="He3Heading">
    <w:name w:val="He3 Heading"/>
    <w:basedOn w:val="Standard"/>
    <w:semiHidden/>
    <w:rsid w:val="00990EFE"/>
    <w:pPr>
      <w:keepNext/>
      <w:tabs>
        <w:tab w:val="left" w:pos="834"/>
      </w:tabs>
      <w:overflowPunct w:val="0"/>
      <w:autoSpaceDE w:val="0"/>
      <w:autoSpaceDN w:val="0"/>
      <w:adjustRightInd w:val="0"/>
      <w:spacing w:before="400"/>
      <w:ind w:left="834" w:hanging="834"/>
      <w:textAlignment w:val="baseline"/>
    </w:pPr>
    <w:rPr>
      <w:rFonts w:ascii="Times" w:hAnsi="Times"/>
      <w:b/>
      <w:noProof/>
      <w:color w:val="000000"/>
      <w:szCs w:val="20"/>
      <w:lang w:eastAsia="en-US"/>
    </w:rPr>
  </w:style>
  <w:style w:type="paragraph" w:customStyle="1" w:styleId="He4Heading">
    <w:name w:val="He4 Heading"/>
    <w:basedOn w:val="Standard"/>
    <w:semiHidden/>
    <w:rsid w:val="00990EFE"/>
    <w:pPr>
      <w:keepNext/>
      <w:tabs>
        <w:tab w:val="left" w:pos="863"/>
      </w:tabs>
      <w:overflowPunct w:val="0"/>
      <w:autoSpaceDE w:val="0"/>
      <w:autoSpaceDN w:val="0"/>
      <w:adjustRightInd w:val="0"/>
      <w:spacing w:before="320"/>
      <w:ind w:left="863" w:hanging="863"/>
      <w:textAlignment w:val="baseline"/>
    </w:pPr>
    <w:rPr>
      <w:rFonts w:ascii="Times" w:hAnsi="Times"/>
      <w:b/>
      <w:noProof/>
      <w:color w:val="000000"/>
      <w:szCs w:val="20"/>
      <w:lang w:eastAsia="en-US"/>
    </w:rPr>
  </w:style>
  <w:style w:type="paragraph" w:customStyle="1" w:styleId="He5Heading">
    <w:name w:val="He5 Heading"/>
    <w:basedOn w:val="Standard"/>
    <w:semiHidden/>
    <w:rsid w:val="00990EFE"/>
    <w:pPr>
      <w:keepNext/>
      <w:tabs>
        <w:tab w:val="left" w:pos="1005"/>
      </w:tabs>
      <w:overflowPunct w:val="0"/>
      <w:autoSpaceDE w:val="0"/>
      <w:autoSpaceDN w:val="0"/>
      <w:adjustRightInd w:val="0"/>
      <w:spacing w:before="320"/>
      <w:ind w:left="863" w:hanging="863"/>
      <w:textAlignment w:val="baseline"/>
    </w:pPr>
    <w:rPr>
      <w:rFonts w:ascii="Times" w:hAnsi="Times"/>
      <w:b/>
      <w:noProof/>
      <w:color w:val="000000"/>
      <w:sz w:val="22"/>
      <w:szCs w:val="20"/>
      <w:lang w:eastAsia="en-US"/>
    </w:rPr>
  </w:style>
  <w:style w:type="paragraph" w:customStyle="1" w:styleId="HeA2Heading">
    <w:name w:val="HeA2 Heading"/>
    <w:basedOn w:val="Standard"/>
    <w:semiHidden/>
    <w:rsid w:val="00990EFE"/>
    <w:pPr>
      <w:keepNext/>
      <w:tabs>
        <w:tab w:val="left" w:pos="686"/>
      </w:tabs>
      <w:overflowPunct w:val="0"/>
      <w:autoSpaceDE w:val="0"/>
      <w:autoSpaceDN w:val="0"/>
      <w:adjustRightInd w:val="0"/>
      <w:spacing w:before="480" w:after="80"/>
      <w:ind w:left="686" w:hanging="686"/>
      <w:textAlignment w:val="baseline"/>
    </w:pPr>
    <w:rPr>
      <w:rFonts w:ascii="Times" w:hAnsi="Times"/>
      <w:b/>
      <w:noProof/>
      <w:color w:val="000000"/>
      <w:sz w:val="28"/>
      <w:szCs w:val="20"/>
      <w:lang w:eastAsia="en-US"/>
    </w:rPr>
  </w:style>
  <w:style w:type="paragraph" w:customStyle="1" w:styleId="HeA3Heading">
    <w:name w:val="HeA3 Heading"/>
    <w:basedOn w:val="Standard"/>
    <w:semiHidden/>
    <w:rsid w:val="00990EFE"/>
    <w:pPr>
      <w:keepNext/>
      <w:tabs>
        <w:tab w:val="left" w:pos="834"/>
      </w:tabs>
      <w:overflowPunct w:val="0"/>
      <w:autoSpaceDE w:val="0"/>
      <w:autoSpaceDN w:val="0"/>
      <w:adjustRightInd w:val="0"/>
      <w:spacing w:before="400"/>
      <w:ind w:left="834" w:hanging="834"/>
      <w:textAlignment w:val="baseline"/>
    </w:pPr>
    <w:rPr>
      <w:rFonts w:ascii="Times" w:hAnsi="Times"/>
      <w:b/>
      <w:noProof/>
      <w:color w:val="000000"/>
      <w:szCs w:val="20"/>
      <w:lang w:eastAsia="en-US"/>
    </w:rPr>
  </w:style>
  <w:style w:type="paragraph" w:customStyle="1" w:styleId="HeA4Heading">
    <w:name w:val="HeA4 Heading"/>
    <w:basedOn w:val="Standard"/>
    <w:semiHidden/>
    <w:rsid w:val="00990EFE"/>
    <w:pPr>
      <w:keepNext/>
      <w:tabs>
        <w:tab w:val="left" w:pos="863"/>
      </w:tabs>
      <w:overflowPunct w:val="0"/>
      <w:autoSpaceDE w:val="0"/>
      <w:autoSpaceDN w:val="0"/>
      <w:adjustRightInd w:val="0"/>
      <w:spacing w:before="320"/>
      <w:ind w:left="863" w:hanging="863"/>
      <w:textAlignment w:val="baseline"/>
    </w:pPr>
    <w:rPr>
      <w:rFonts w:ascii="Times" w:hAnsi="Times"/>
      <w:b/>
      <w:noProof/>
      <w:color w:val="000000"/>
      <w:szCs w:val="20"/>
      <w:lang w:eastAsia="en-US"/>
    </w:rPr>
  </w:style>
  <w:style w:type="paragraph" w:customStyle="1" w:styleId="HeAnyHeading">
    <w:name w:val="HeAny Heading"/>
    <w:basedOn w:val="Standard"/>
    <w:semiHidden/>
    <w:rsid w:val="00990EFE"/>
    <w:pPr>
      <w:keepNext/>
      <w:tabs>
        <w:tab w:val="left" w:pos="1005"/>
      </w:tabs>
      <w:overflowPunct w:val="0"/>
      <w:autoSpaceDE w:val="0"/>
      <w:autoSpaceDN w:val="0"/>
      <w:adjustRightInd w:val="0"/>
      <w:spacing w:before="320"/>
      <w:textAlignment w:val="baseline"/>
    </w:pPr>
    <w:rPr>
      <w:rFonts w:ascii="Times" w:hAnsi="Times"/>
      <w:b/>
      <w:noProof/>
      <w:color w:val="000000"/>
      <w:sz w:val="22"/>
      <w:szCs w:val="20"/>
      <w:lang w:eastAsia="en-US"/>
    </w:rPr>
  </w:style>
  <w:style w:type="paragraph" w:customStyle="1" w:styleId="HeRunInHeading">
    <w:name w:val="HeRunIn Heading"/>
    <w:basedOn w:val="Standard"/>
    <w:semiHidden/>
    <w:rsid w:val="00990EFE"/>
    <w:pPr>
      <w:keepNext/>
      <w:tabs>
        <w:tab w:val="left" w:pos="1005"/>
      </w:tabs>
      <w:overflowPunct w:val="0"/>
      <w:autoSpaceDE w:val="0"/>
      <w:autoSpaceDN w:val="0"/>
      <w:adjustRightInd w:val="0"/>
      <w:spacing w:before="200"/>
      <w:ind w:left="863" w:hanging="863"/>
      <w:textAlignment w:val="baseline"/>
    </w:pPr>
    <w:rPr>
      <w:rFonts w:ascii="Times" w:hAnsi="Times"/>
      <w:b/>
      <w:noProof/>
      <w:color w:val="000000"/>
      <w:sz w:val="22"/>
      <w:szCs w:val="20"/>
      <w:lang w:eastAsia="en-US"/>
    </w:rPr>
  </w:style>
  <w:style w:type="paragraph" w:customStyle="1" w:styleId="HeSub1Heading">
    <w:name w:val="HeSub1 Heading"/>
    <w:basedOn w:val="Standard"/>
    <w:semiHidden/>
    <w:rsid w:val="00990EFE"/>
    <w:pPr>
      <w:keepNext/>
      <w:tabs>
        <w:tab w:val="left" w:pos="1005"/>
      </w:tabs>
      <w:overflowPunct w:val="0"/>
      <w:autoSpaceDE w:val="0"/>
      <w:autoSpaceDN w:val="0"/>
      <w:adjustRightInd w:val="0"/>
      <w:spacing w:before="260" w:after="160"/>
      <w:ind w:left="863" w:hanging="863"/>
      <w:textAlignment w:val="baseline"/>
    </w:pPr>
    <w:rPr>
      <w:rFonts w:ascii="Times" w:hAnsi="Times"/>
      <w:b/>
      <w:noProof/>
      <w:color w:val="000000"/>
      <w:sz w:val="22"/>
      <w:szCs w:val="20"/>
      <w:lang w:eastAsia="en-US"/>
    </w:rPr>
  </w:style>
  <w:style w:type="paragraph" w:customStyle="1" w:styleId="HeSub2Heading">
    <w:name w:val="HeSub2 Heading"/>
    <w:basedOn w:val="Standard"/>
    <w:semiHidden/>
    <w:rsid w:val="00990EFE"/>
    <w:pPr>
      <w:keepNext/>
      <w:tabs>
        <w:tab w:val="left" w:pos="1005"/>
      </w:tabs>
      <w:overflowPunct w:val="0"/>
      <w:autoSpaceDE w:val="0"/>
      <w:autoSpaceDN w:val="0"/>
      <w:adjustRightInd w:val="0"/>
      <w:spacing w:before="100" w:after="200"/>
      <w:ind w:left="863" w:hanging="863"/>
      <w:textAlignment w:val="baseline"/>
    </w:pPr>
    <w:rPr>
      <w:rFonts w:ascii="Times" w:hAnsi="Times"/>
      <w:i/>
      <w:noProof/>
      <w:color w:val="000000"/>
      <w:sz w:val="22"/>
      <w:szCs w:val="20"/>
      <w:lang w:eastAsia="en-US"/>
    </w:rPr>
  </w:style>
  <w:style w:type="paragraph" w:customStyle="1" w:styleId="IBItemBody">
    <w:name w:val="IB ItemBody"/>
    <w:basedOn w:val="Standard"/>
    <w:semiHidden/>
    <w:rsid w:val="00990EFE"/>
    <w:pPr>
      <w:overflowPunct w:val="0"/>
      <w:autoSpaceDE w:val="0"/>
      <w:autoSpaceDN w:val="0"/>
      <w:adjustRightInd w:val="0"/>
      <w:ind w:left="342" w:firstLine="339"/>
      <w:jc w:val="both"/>
      <w:textAlignment w:val="baseline"/>
    </w:pPr>
    <w:rPr>
      <w:rFonts w:ascii="Times" w:hAnsi="Times"/>
      <w:noProof/>
      <w:color w:val="000000"/>
      <w:sz w:val="22"/>
      <w:szCs w:val="20"/>
      <w:lang w:eastAsia="en-US"/>
    </w:rPr>
  </w:style>
  <w:style w:type="paragraph" w:customStyle="1" w:styleId="IB2ItemBody">
    <w:name w:val="IB2 ItemBody"/>
    <w:basedOn w:val="Standard"/>
    <w:semiHidden/>
    <w:rsid w:val="00990EFE"/>
    <w:pPr>
      <w:overflowPunct w:val="0"/>
      <w:autoSpaceDE w:val="0"/>
      <w:autoSpaceDN w:val="0"/>
      <w:adjustRightInd w:val="0"/>
      <w:ind w:left="681" w:firstLine="342"/>
      <w:jc w:val="both"/>
      <w:textAlignment w:val="baseline"/>
    </w:pPr>
    <w:rPr>
      <w:rFonts w:ascii="Times" w:hAnsi="Times"/>
      <w:noProof/>
      <w:color w:val="000000"/>
      <w:sz w:val="22"/>
      <w:szCs w:val="20"/>
      <w:lang w:eastAsia="en-US"/>
    </w:rPr>
  </w:style>
  <w:style w:type="paragraph" w:customStyle="1" w:styleId="It0Item">
    <w:name w:val="It0 Item"/>
    <w:basedOn w:val="Standard"/>
    <w:semiHidden/>
    <w:rsid w:val="00990EFE"/>
    <w:pPr>
      <w:tabs>
        <w:tab w:val="left" w:pos="342"/>
      </w:tabs>
      <w:overflowPunct w:val="0"/>
      <w:autoSpaceDE w:val="0"/>
      <w:autoSpaceDN w:val="0"/>
      <w:adjustRightInd w:val="0"/>
      <w:spacing w:before="200"/>
      <w:ind w:left="342" w:hanging="342"/>
      <w:jc w:val="both"/>
      <w:textAlignment w:val="baseline"/>
    </w:pPr>
    <w:rPr>
      <w:rFonts w:ascii="Times" w:hAnsi="Times"/>
      <w:noProof/>
      <w:color w:val="000000"/>
      <w:sz w:val="22"/>
      <w:szCs w:val="20"/>
      <w:lang w:eastAsia="en-US"/>
    </w:rPr>
  </w:style>
  <w:style w:type="paragraph" w:customStyle="1" w:styleId="It2Item">
    <w:name w:val="It2 Item"/>
    <w:basedOn w:val="Standard"/>
    <w:semiHidden/>
    <w:rsid w:val="00990EFE"/>
    <w:pPr>
      <w:tabs>
        <w:tab w:val="left" w:pos="681"/>
      </w:tabs>
      <w:overflowPunct w:val="0"/>
      <w:autoSpaceDE w:val="0"/>
      <w:autoSpaceDN w:val="0"/>
      <w:adjustRightInd w:val="0"/>
      <w:spacing w:before="100"/>
      <w:ind w:left="342"/>
      <w:jc w:val="both"/>
      <w:textAlignment w:val="baseline"/>
    </w:pPr>
    <w:rPr>
      <w:rFonts w:ascii="Times" w:hAnsi="Times"/>
      <w:noProof/>
      <w:color w:val="000000"/>
      <w:sz w:val="22"/>
      <w:szCs w:val="20"/>
      <w:lang w:eastAsia="en-US"/>
    </w:rPr>
  </w:style>
  <w:style w:type="paragraph" w:customStyle="1" w:styleId="It20Item">
    <w:name w:val="It20 Item"/>
    <w:basedOn w:val="Standard"/>
    <w:semiHidden/>
    <w:rsid w:val="00990EFE"/>
    <w:pPr>
      <w:tabs>
        <w:tab w:val="left" w:pos="681"/>
      </w:tabs>
      <w:overflowPunct w:val="0"/>
      <w:autoSpaceDE w:val="0"/>
      <w:autoSpaceDN w:val="0"/>
      <w:adjustRightInd w:val="0"/>
      <w:spacing w:before="100"/>
      <w:ind w:left="342"/>
      <w:jc w:val="both"/>
      <w:textAlignment w:val="baseline"/>
    </w:pPr>
    <w:rPr>
      <w:rFonts w:ascii="Times" w:hAnsi="Times"/>
      <w:noProof/>
      <w:color w:val="000000"/>
      <w:sz w:val="22"/>
      <w:szCs w:val="20"/>
      <w:lang w:eastAsia="en-US"/>
    </w:rPr>
  </w:style>
  <w:style w:type="paragraph" w:customStyle="1" w:styleId="ItemNamed">
    <w:name w:val="ItemNamed"/>
    <w:basedOn w:val="Standard"/>
    <w:semiHidden/>
    <w:rsid w:val="00990EFE"/>
    <w:pPr>
      <w:tabs>
        <w:tab w:val="left" w:pos="285"/>
      </w:tabs>
      <w:overflowPunct w:val="0"/>
      <w:autoSpaceDE w:val="0"/>
      <w:autoSpaceDN w:val="0"/>
      <w:adjustRightInd w:val="0"/>
      <w:spacing w:before="120"/>
      <w:ind w:left="285" w:hanging="285"/>
      <w:jc w:val="both"/>
      <w:textAlignment w:val="baseline"/>
    </w:pPr>
    <w:rPr>
      <w:rFonts w:ascii="Times" w:hAnsi="Times"/>
      <w:noProof/>
      <w:color w:val="000000"/>
      <w:sz w:val="22"/>
      <w:szCs w:val="20"/>
      <w:lang w:eastAsia="en-US"/>
    </w:rPr>
  </w:style>
  <w:style w:type="paragraph" w:customStyle="1" w:styleId="MappingTableCell">
    <w:name w:val="Mapping Table Cell"/>
    <w:basedOn w:val="Standard"/>
    <w:semiHidden/>
    <w:rsid w:val="00990EFE"/>
    <w:pPr>
      <w:overflowPunct w:val="0"/>
      <w:autoSpaceDE w:val="0"/>
      <w:autoSpaceDN w:val="0"/>
      <w:adjustRightInd w:val="0"/>
      <w:spacing w:before="40" w:after="40"/>
      <w:textAlignment w:val="baseline"/>
    </w:pPr>
    <w:rPr>
      <w:rFonts w:ascii="Times" w:hAnsi="Times"/>
      <w:noProof/>
      <w:color w:val="000000"/>
      <w:szCs w:val="20"/>
      <w:lang w:eastAsia="en-US"/>
    </w:rPr>
  </w:style>
  <w:style w:type="paragraph" w:customStyle="1" w:styleId="MappingTableTitle">
    <w:name w:val="Mapping Table Title"/>
    <w:basedOn w:val="Standard"/>
    <w:semiHidden/>
    <w:rsid w:val="00990EFE"/>
    <w:pPr>
      <w:overflowPunct w:val="0"/>
      <w:autoSpaceDE w:val="0"/>
      <w:autoSpaceDN w:val="0"/>
      <w:adjustRightInd w:val="0"/>
      <w:spacing w:before="40" w:after="40"/>
      <w:textAlignment w:val="baseline"/>
    </w:pPr>
    <w:rPr>
      <w:rFonts w:ascii="Times" w:hAnsi="Times"/>
      <w:noProof/>
      <w:color w:val="000000"/>
      <w:sz w:val="28"/>
      <w:szCs w:val="20"/>
      <w:lang w:eastAsia="en-US"/>
    </w:rPr>
  </w:style>
  <w:style w:type="paragraph" w:customStyle="1" w:styleId="Na0NamedItem">
    <w:name w:val="Na0 NamedItem"/>
    <w:basedOn w:val="Standard"/>
    <w:semiHidden/>
    <w:rsid w:val="00990EFE"/>
    <w:pPr>
      <w:keepNext/>
      <w:tabs>
        <w:tab w:val="left" w:pos="342"/>
      </w:tabs>
      <w:overflowPunct w:val="0"/>
      <w:autoSpaceDE w:val="0"/>
      <w:autoSpaceDN w:val="0"/>
      <w:adjustRightInd w:val="0"/>
      <w:spacing w:before="200"/>
      <w:ind w:left="342" w:hanging="342"/>
      <w:textAlignment w:val="baseline"/>
    </w:pPr>
    <w:rPr>
      <w:rFonts w:ascii="Times" w:hAnsi="Times"/>
      <w:b/>
      <w:noProof/>
      <w:color w:val="000000"/>
      <w:sz w:val="22"/>
      <w:szCs w:val="20"/>
      <w:lang w:eastAsia="en-US"/>
    </w:rPr>
  </w:style>
  <w:style w:type="paragraph" w:customStyle="1" w:styleId="NamedItem">
    <w:name w:val="NamedItem"/>
    <w:basedOn w:val="Standard"/>
    <w:semiHidden/>
    <w:rsid w:val="00990EFE"/>
    <w:pPr>
      <w:keepNext/>
      <w:tabs>
        <w:tab w:val="left" w:pos="342"/>
      </w:tabs>
      <w:overflowPunct w:val="0"/>
      <w:autoSpaceDE w:val="0"/>
      <w:autoSpaceDN w:val="0"/>
      <w:adjustRightInd w:val="0"/>
      <w:spacing w:before="100"/>
      <w:ind w:left="342" w:hanging="342"/>
      <w:textAlignment w:val="baseline"/>
    </w:pPr>
    <w:rPr>
      <w:rFonts w:ascii="Times" w:hAnsi="Times"/>
      <w:b/>
      <w:noProof/>
      <w:color w:val="000000"/>
      <w:sz w:val="22"/>
      <w:szCs w:val="20"/>
      <w:lang w:eastAsia="en-US"/>
    </w:rPr>
  </w:style>
  <w:style w:type="paragraph" w:customStyle="1" w:styleId="NBNamedBody">
    <w:name w:val="NB NamedBody"/>
    <w:basedOn w:val="Standard"/>
    <w:semiHidden/>
    <w:rsid w:val="00990EFE"/>
    <w:pPr>
      <w:overflowPunct w:val="0"/>
      <w:autoSpaceDE w:val="0"/>
      <w:autoSpaceDN w:val="0"/>
      <w:adjustRightInd w:val="0"/>
      <w:ind w:left="681"/>
      <w:jc w:val="both"/>
      <w:textAlignment w:val="baseline"/>
    </w:pPr>
    <w:rPr>
      <w:rFonts w:ascii="Times" w:hAnsi="Times"/>
      <w:noProof/>
      <w:color w:val="000000"/>
      <w:sz w:val="22"/>
      <w:szCs w:val="20"/>
      <w:lang w:eastAsia="en-US"/>
    </w:rPr>
  </w:style>
  <w:style w:type="paragraph" w:customStyle="1" w:styleId="Qu0Quote">
    <w:name w:val="Qu0 Quot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ind w:left="342" w:right="342"/>
      <w:jc w:val="both"/>
      <w:textAlignment w:val="baseline"/>
    </w:pPr>
    <w:rPr>
      <w:rFonts w:ascii="Times" w:hAnsi="Times"/>
      <w:i/>
      <w:noProof/>
      <w:color w:val="000000"/>
      <w:sz w:val="22"/>
      <w:szCs w:val="20"/>
      <w:lang w:eastAsia="en-US"/>
    </w:rPr>
  </w:style>
  <w:style w:type="paragraph" w:customStyle="1" w:styleId="Zitat1">
    <w:name w:val="Zitat1"/>
    <w:basedOn w:val="Standard"/>
    <w:semiHidden/>
    <w:rsid w:val="00990EFE"/>
    <w:pPr>
      <w:overflowPunct w:val="0"/>
      <w:autoSpaceDE w:val="0"/>
      <w:autoSpaceDN w:val="0"/>
      <w:adjustRightInd w:val="0"/>
      <w:ind w:left="342" w:right="342" w:firstLine="339"/>
      <w:jc w:val="both"/>
      <w:textAlignment w:val="baseline"/>
    </w:pPr>
    <w:rPr>
      <w:rFonts w:ascii="Times" w:hAnsi="Times"/>
      <w:i/>
      <w:noProof/>
      <w:color w:val="000000"/>
      <w:sz w:val="22"/>
      <w:szCs w:val="20"/>
      <w:lang w:eastAsia="en-US"/>
    </w:rPr>
  </w:style>
  <w:style w:type="paragraph" w:customStyle="1" w:styleId="Reference0">
    <w:name w:val="Reference"/>
    <w:basedOn w:val="Standard"/>
    <w:rsid w:val="00990EFE"/>
    <w:pPr>
      <w:tabs>
        <w:tab w:val="left" w:pos="1023"/>
      </w:tabs>
      <w:overflowPunct w:val="0"/>
      <w:autoSpaceDE w:val="0"/>
      <w:autoSpaceDN w:val="0"/>
      <w:adjustRightInd w:val="0"/>
      <w:spacing w:before="120"/>
      <w:ind w:left="1023" w:hanging="1023"/>
      <w:textAlignment w:val="baseline"/>
    </w:pPr>
    <w:rPr>
      <w:noProof/>
      <w:color w:val="000000"/>
      <w:szCs w:val="20"/>
      <w:lang w:eastAsia="en-US"/>
    </w:rPr>
  </w:style>
  <w:style w:type="paragraph" w:customStyle="1" w:styleId="TabAnchor">
    <w:name w:val="TabAnchor"/>
    <w:basedOn w:val="Standard"/>
    <w:semiHidden/>
    <w:rsid w:val="00990EFE"/>
    <w:pPr>
      <w:keepNext/>
      <w:overflowPunct w:val="0"/>
      <w:autoSpaceDE w:val="0"/>
      <w:autoSpaceDN w:val="0"/>
      <w:adjustRightInd w:val="0"/>
      <w:spacing w:before="200"/>
      <w:jc w:val="both"/>
      <w:textAlignment w:val="baseline"/>
    </w:pPr>
    <w:rPr>
      <w:rFonts w:ascii="Times" w:hAnsi="Times"/>
      <w:noProof/>
      <w:color w:val="000000"/>
      <w:sz w:val="16"/>
      <w:szCs w:val="20"/>
      <w:lang w:eastAsia="en-US"/>
    </w:rPr>
  </w:style>
  <w:style w:type="paragraph" w:customStyle="1" w:styleId="Table">
    <w:name w:val="Table"/>
    <w:basedOn w:val="Standard"/>
    <w:rsid w:val="00990EFE"/>
    <w:pPr>
      <w:tabs>
        <w:tab w:val="left" w:pos="285"/>
      </w:tabs>
      <w:overflowPunct w:val="0"/>
      <w:autoSpaceDE w:val="0"/>
      <w:autoSpaceDN w:val="0"/>
      <w:adjustRightInd w:val="0"/>
      <w:spacing w:before="160" w:after="80"/>
      <w:jc w:val="center"/>
      <w:textAlignment w:val="baseline"/>
    </w:pPr>
    <w:rPr>
      <w:rFonts w:ascii="Times" w:hAnsi="Times"/>
      <w:b/>
      <w:noProof/>
      <w:color w:val="000000"/>
      <w:szCs w:val="20"/>
      <w:lang w:eastAsia="en-US"/>
    </w:rPr>
  </w:style>
  <w:style w:type="paragraph" w:customStyle="1" w:styleId="TableFootnote">
    <w:name w:val="TableFootnote"/>
    <w:basedOn w:val="Standard"/>
    <w:rsid w:val="00990EFE"/>
    <w:pPr>
      <w:overflowPunct w:val="0"/>
      <w:autoSpaceDE w:val="0"/>
      <w:autoSpaceDN w:val="0"/>
      <w:adjustRightInd w:val="0"/>
      <w:ind w:left="359" w:right="359"/>
      <w:textAlignment w:val="baseline"/>
    </w:pPr>
    <w:rPr>
      <w:rFonts w:ascii="Times" w:hAnsi="Times"/>
      <w:noProof/>
      <w:color w:val="000000"/>
      <w:szCs w:val="20"/>
      <w:lang w:eastAsia="en-US"/>
    </w:rPr>
  </w:style>
  <w:style w:type="paragraph" w:customStyle="1" w:styleId="TableTitle0">
    <w:name w:val="TableTitle"/>
    <w:basedOn w:val="Standard"/>
    <w:semiHidden/>
    <w:rsid w:val="00990EFE"/>
    <w:pPr>
      <w:overflowPunct w:val="0"/>
      <w:autoSpaceDE w:val="0"/>
      <w:autoSpaceDN w:val="0"/>
      <w:adjustRightInd w:val="0"/>
      <w:jc w:val="center"/>
      <w:textAlignment w:val="baseline"/>
    </w:pPr>
    <w:rPr>
      <w:rFonts w:ascii="Times" w:hAnsi="Times"/>
      <w:b/>
      <w:noProof/>
      <w:color w:val="000000"/>
      <w:szCs w:val="20"/>
      <w:lang w:eastAsia="en-US"/>
    </w:rPr>
  </w:style>
  <w:style w:type="paragraph" w:customStyle="1" w:styleId="Text">
    <w:name w:val="Text"/>
    <w:basedOn w:val="Standard"/>
    <w:semiHidden/>
    <w:rsid w:val="00990EFE"/>
    <w:pPr>
      <w:tabs>
        <w:tab w:val="left" w:pos="1701"/>
        <w:tab w:val="left" w:pos="3402"/>
        <w:tab w:val="left" w:pos="5103"/>
        <w:tab w:val="left" w:pos="6804"/>
        <w:tab w:val="left" w:pos="8505"/>
      </w:tabs>
      <w:overflowPunct w:val="0"/>
      <w:autoSpaceDE w:val="0"/>
      <w:autoSpaceDN w:val="0"/>
      <w:adjustRightInd w:val="0"/>
      <w:textAlignment w:val="baseline"/>
    </w:pPr>
    <w:rPr>
      <w:rFonts w:ascii="Courier" w:hAnsi="Courier"/>
      <w:noProof/>
      <w:color w:val="000000"/>
      <w:szCs w:val="20"/>
      <w:lang w:eastAsia="en-US"/>
    </w:rPr>
  </w:style>
  <w:style w:type="paragraph" w:customStyle="1" w:styleId="Theorem">
    <w:name w:val="Theorem"/>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customStyle="1" w:styleId="TheoremA">
    <w:name w:val="TheoremA"/>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200"/>
      <w:jc w:val="both"/>
      <w:textAlignment w:val="baseline"/>
    </w:pPr>
    <w:rPr>
      <w:rFonts w:ascii="Times" w:hAnsi="Times"/>
      <w:noProof/>
      <w:color w:val="000000"/>
      <w:sz w:val="22"/>
      <w:szCs w:val="20"/>
      <w:lang w:eastAsia="en-US"/>
    </w:rPr>
  </w:style>
  <w:style w:type="paragraph" w:styleId="Titel">
    <w:name w:val="Title"/>
    <w:basedOn w:val="Standard"/>
    <w:qFormat/>
    <w:rsid w:val="00990EFE"/>
    <w:rPr>
      <w:rFonts w:ascii="Times" w:hAnsi="Times"/>
      <w:b/>
      <w:noProof/>
      <w:color w:val="000000"/>
      <w:sz w:val="44"/>
      <w:szCs w:val="20"/>
      <w:lang w:eastAsia="en-US"/>
    </w:rPr>
  </w:style>
  <w:style w:type="paragraph" w:customStyle="1" w:styleId="xFigure">
    <w:name w:val="xFigure*"/>
    <w:basedOn w:val="Standard"/>
    <w:semiHidden/>
    <w:rsid w:val="00990EFE"/>
    <w:pPr>
      <w:tabs>
        <w:tab w:val="left" w:pos="1441"/>
        <w:tab w:val="left" w:pos="2880"/>
        <w:tab w:val="left" w:pos="4322"/>
        <w:tab w:val="left" w:pos="5761"/>
        <w:tab w:val="left" w:pos="7203"/>
        <w:tab w:val="left" w:pos="8641"/>
        <w:tab w:val="left" w:pos="10083"/>
      </w:tabs>
      <w:overflowPunct w:val="0"/>
      <w:autoSpaceDE w:val="0"/>
      <w:autoSpaceDN w:val="0"/>
      <w:adjustRightInd w:val="0"/>
      <w:spacing w:before="160" w:after="80"/>
      <w:textAlignment w:val="baseline"/>
    </w:pPr>
    <w:rPr>
      <w:rFonts w:ascii="Times" w:hAnsi="Times"/>
      <w:i/>
      <w:noProof/>
      <w:color w:val="000000"/>
      <w:szCs w:val="20"/>
      <w:lang w:eastAsia="en-US"/>
    </w:rPr>
  </w:style>
  <w:style w:type="paragraph" w:customStyle="1" w:styleId="xHe1Heading">
    <w:name w:val="xHe1 Heading"/>
    <w:basedOn w:val="Standard"/>
    <w:semiHidden/>
    <w:rsid w:val="00990EFE"/>
    <w:pPr>
      <w:keepNext/>
      <w:tabs>
        <w:tab w:val="left" w:pos="681"/>
      </w:tabs>
      <w:overflowPunct w:val="0"/>
      <w:autoSpaceDE w:val="0"/>
      <w:autoSpaceDN w:val="0"/>
      <w:adjustRightInd w:val="0"/>
      <w:spacing w:before="600" w:after="200"/>
      <w:ind w:left="681" w:hanging="681"/>
      <w:textAlignment w:val="baseline"/>
    </w:pPr>
    <w:rPr>
      <w:rFonts w:ascii="Times" w:hAnsi="Times"/>
      <w:b/>
      <w:noProof/>
      <w:color w:val="000000"/>
      <w:sz w:val="36"/>
      <w:szCs w:val="20"/>
      <w:lang w:eastAsia="en-US"/>
    </w:rPr>
  </w:style>
  <w:style w:type="paragraph" w:customStyle="1" w:styleId="xHe1Heading0">
    <w:name w:val="xHe1* Heading"/>
    <w:basedOn w:val="Standard"/>
    <w:semiHidden/>
    <w:rsid w:val="00990EFE"/>
    <w:pPr>
      <w:keepNext/>
      <w:tabs>
        <w:tab w:val="left" w:pos="433"/>
      </w:tabs>
      <w:overflowPunct w:val="0"/>
      <w:autoSpaceDE w:val="0"/>
      <w:autoSpaceDN w:val="0"/>
      <w:adjustRightInd w:val="0"/>
      <w:spacing w:before="600" w:after="200" w:line="360" w:lineRule="atLeast"/>
      <w:textAlignment w:val="baseline"/>
    </w:pPr>
    <w:rPr>
      <w:rFonts w:ascii="Times" w:hAnsi="Times"/>
      <w:b/>
      <w:noProof/>
      <w:color w:val="000000"/>
      <w:sz w:val="36"/>
      <w:szCs w:val="20"/>
      <w:lang w:eastAsia="en-US"/>
    </w:rPr>
  </w:style>
  <w:style w:type="paragraph" w:customStyle="1" w:styleId="xHe1Heading1">
    <w:name w:val="xHe1*+ Heading"/>
    <w:basedOn w:val="Standard"/>
    <w:semiHidden/>
    <w:rsid w:val="00990EFE"/>
    <w:pPr>
      <w:tabs>
        <w:tab w:val="left" w:pos="681"/>
      </w:tabs>
      <w:overflowPunct w:val="0"/>
      <w:autoSpaceDE w:val="0"/>
      <w:autoSpaceDN w:val="0"/>
      <w:adjustRightInd w:val="0"/>
      <w:spacing w:before="600" w:after="200"/>
      <w:ind w:left="681" w:hanging="681"/>
      <w:textAlignment w:val="baseline"/>
    </w:pPr>
    <w:rPr>
      <w:rFonts w:ascii="Times" w:hAnsi="Times"/>
      <w:b/>
      <w:noProof/>
      <w:color w:val="000000"/>
      <w:sz w:val="36"/>
      <w:szCs w:val="20"/>
      <w:lang w:eastAsia="en-US"/>
    </w:rPr>
  </w:style>
  <w:style w:type="paragraph" w:customStyle="1" w:styleId="xHe1Heading2">
    <w:name w:val="xHe1+ Heading"/>
    <w:basedOn w:val="Standard"/>
    <w:semiHidden/>
    <w:rsid w:val="00990EFE"/>
    <w:pPr>
      <w:tabs>
        <w:tab w:val="left" w:pos="681"/>
      </w:tabs>
      <w:overflowPunct w:val="0"/>
      <w:autoSpaceDE w:val="0"/>
      <w:autoSpaceDN w:val="0"/>
      <w:adjustRightInd w:val="0"/>
      <w:spacing w:before="600" w:after="200"/>
      <w:ind w:left="681" w:hanging="681"/>
      <w:textAlignment w:val="baseline"/>
    </w:pPr>
    <w:rPr>
      <w:rFonts w:ascii="Times" w:hAnsi="Times"/>
      <w:b/>
      <w:noProof/>
      <w:color w:val="000000"/>
      <w:sz w:val="36"/>
      <w:szCs w:val="20"/>
      <w:lang w:eastAsia="en-US"/>
    </w:rPr>
  </w:style>
  <w:style w:type="paragraph" w:customStyle="1" w:styleId="xHe2Heading">
    <w:name w:val="xHe2 Heading"/>
    <w:basedOn w:val="Standard"/>
    <w:semiHidden/>
    <w:rsid w:val="00990EFE"/>
    <w:pPr>
      <w:keepNext/>
      <w:tabs>
        <w:tab w:val="left" w:pos="686"/>
      </w:tabs>
      <w:overflowPunct w:val="0"/>
      <w:autoSpaceDE w:val="0"/>
      <w:autoSpaceDN w:val="0"/>
      <w:adjustRightInd w:val="0"/>
      <w:spacing w:before="480" w:after="80"/>
      <w:ind w:left="686" w:hanging="686"/>
      <w:textAlignment w:val="baseline"/>
    </w:pPr>
    <w:rPr>
      <w:rFonts w:ascii="Times" w:hAnsi="Times"/>
      <w:b/>
      <w:noProof/>
      <w:color w:val="000000"/>
      <w:sz w:val="28"/>
      <w:szCs w:val="20"/>
      <w:lang w:eastAsia="en-US"/>
    </w:rPr>
  </w:style>
  <w:style w:type="paragraph" w:customStyle="1" w:styleId="xHe2Heading0">
    <w:name w:val="xHe2* Heading"/>
    <w:basedOn w:val="Standard"/>
    <w:semiHidden/>
    <w:rsid w:val="00990EFE"/>
    <w:pPr>
      <w:keepNext/>
      <w:tabs>
        <w:tab w:val="left" w:pos="576"/>
      </w:tabs>
      <w:overflowPunct w:val="0"/>
      <w:autoSpaceDE w:val="0"/>
      <w:autoSpaceDN w:val="0"/>
      <w:adjustRightInd w:val="0"/>
      <w:spacing w:before="480" w:after="80"/>
      <w:textAlignment w:val="baseline"/>
    </w:pPr>
    <w:rPr>
      <w:rFonts w:ascii="Times" w:hAnsi="Times"/>
      <w:b/>
      <w:noProof/>
      <w:color w:val="000000"/>
      <w:sz w:val="28"/>
      <w:szCs w:val="20"/>
      <w:lang w:eastAsia="en-US"/>
    </w:rPr>
  </w:style>
  <w:style w:type="paragraph" w:customStyle="1" w:styleId="xHe2Heading1">
    <w:name w:val="xHe2+ Heading"/>
    <w:basedOn w:val="Standard"/>
    <w:semiHidden/>
    <w:rsid w:val="00990EFE"/>
    <w:pPr>
      <w:tabs>
        <w:tab w:val="left" w:pos="738"/>
      </w:tabs>
      <w:overflowPunct w:val="0"/>
      <w:autoSpaceDE w:val="0"/>
      <w:autoSpaceDN w:val="0"/>
      <w:adjustRightInd w:val="0"/>
      <w:spacing w:before="480" w:after="80"/>
      <w:ind w:left="738" w:hanging="738"/>
      <w:textAlignment w:val="baseline"/>
    </w:pPr>
    <w:rPr>
      <w:rFonts w:ascii="Times" w:hAnsi="Times"/>
      <w:b/>
      <w:noProof/>
      <w:color w:val="000000"/>
      <w:sz w:val="28"/>
      <w:szCs w:val="20"/>
      <w:lang w:eastAsia="en-US"/>
    </w:rPr>
  </w:style>
  <w:style w:type="paragraph" w:customStyle="1" w:styleId="xHe3Heading">
    <w:name w:val="xHe3 Heading"/>
    <w:basedOn w:val="Standard"/>
    <w:semiHidden/>
    <w:rsid w:val="00990EFE"/>
    <w:pPr>
      <w:keepNext/>
      <w:tabs>
        <w:tab w:val="left" w:pos="834"/>
      </w:tabs>
      <w:overflowPunct w:val="0"/>
      <w:autoSpaceDE w:val="0"/>
      <w:autoSpaceDN w:val="0"/>
      <w:adjustRightInd w:val="0"/>
      <w:spacing w:before="400"/>
      <w:ind w:left="834" w:hanging="834"/>
      <w:textAlignment w:val="baseline"/>
    </w:pPr>
    <w:rPr>
      <w:rFonts w:ascii="Times" w:hAnsi="Times"/>
      <w:b/>
      <w:noProof/>
      <w:color w:val="000000"/>
      <w:szCs w:val="20"/>
      <w:lang w:eastAsia="en-US"/>
    </w:rPr>
  </w:style>
  <w:style w:type="paragraph" w:customStyle="1" w:styleId="xHe3Heading0">
    <w:name w:val="xHe3* Heading"/>
    <w:basedOn w:val="Standard"/>
    <w:semiHidden/>
    <w:rsid w:val="00990EFE"/>
    <w:pPr>
      <w:keepNext/>
      <w:tabs>
        <w:tab w:val="left" w:pos="720"/>
      </w:tabs>
      <w:overflowPunct w:val="0"/>
      <w:autoSpaceDE w:val="0"/>
      <w:autoSpaceDN w:val="0"/>
      <w:adjustRightInd w:val="0"/>
      <w:spacing w:before="400"/>
      <w:textAlignment w:val="baseline"/>
    </w:pPr>
    <w:rPr>
      <w:rFonts w:ascii="Times" w:hAnsi="Times"/>
      <w:b/>
      <w:noProof/>
      <w:color w:val="000000"/>
      <w:szCs w:val="20"/>
      <w:lang w:eastAsia="en-US"/>
    </w:rPr>
  </w:style>
  <w:style w:type="paragraph" w:customStyle="1" w:styleId="xHe4Heading">
    <w:name w:val="xHe4 Heading"/>
    <w:basedOn w:val="Standard"/>
    <w:semiHidden/>
    <w:rsid w:val="00990EFE"/>
    <w:pPr>
      <w:keepNext/>
      <w:tabs>
        <w:tab w:val="left" w:pos="863"/>
      </w:tabs>
      <w:overflowPunct w:val="0"/>
      <w:autoSpaceDE w:val="0"/>
      <w:autoSpaceDN w:val="0"/>
      <w:adjustRightInd w:val="0"/>
      <w:spacing w:before="320"/>
      <w:ind w:left="863" w:hanging="863"/>
      <w:textAlignment w:val="baseline"/>
    </w:pPr>
    <w:rPr>
      <w:rFonts w:ascii="Times" w:hAnsi="Times"/>
      <w:b/>
      <w:noProof/>
      <w:color w:val="000000"/>
      <w:szCs w:val="20"/>
      <w:lang w:eastAsia="en-US"/>
    </w:rPr>
  </w:style>
  <w:style w:type="paragraph" w:customStyle="1" w:styleId="xHe4Heading0">
    <w:name w:val="xHe4* Heading"/>
    <w:basedOn w:val="Standard"/>
    <w:semiHidden/>
    <w:rsid w:val="00990EFE"/>
    <w:pPr>
      <w:keepNext/>
      <w:tabs>
        <w:tab w:val="left" w:pos="863"/>
      </w:tabs>
      <w:overflowPunct w:val="0"/>
      <w:autoSpaceDE w:val="0"/>
      <w:autoSpaceDN w:val="0"/>
      <w:adjustRightInd w:val="0"/>
      <w:spacing w:before="320"/>
      <w:textAlignment w:val="baseline"/>
    </w:pPr>
    <w:rPr>
      <w:rFonts w:ascii="Times" w:hAnsi="Times"/>
      <w:b/>
      <w:noProof/>
      <w:color w:val="000000"/>
      <w:szCs w:val="20"/>
      <w:lang w:eastAsia="en-US"/>
    </w:rPr>
  </w:style>
  <w:style w:type="paragraph" w:customStyle="1" w:styleId="xHe5Heading">
    <w:name w:val="xHe5 Heading"/>
    <w:basedOn w:val="Standard"/>
    <w:semiHidden/>
    <w:rsid w:val="00990EFE"/>
    <w:pPr>
      <w:keepNext/>
      <w:tabs>
        <w:tab w:val="left" w:pos="1005"/>
      </w:tabs>
      <w:overflowPunct w:val="0"/>
      <w:autoSpaceDE w:val="0"/>
      <w:autoSpaceDN w:val="0"/>
      <w:adjustRightInd w:val="0"/>
      <w:spacing w:before="320"/>
      <w:ind w:left="863" w:hanging="863"/>
      <w:textAlignment w:val="baseline"/>
    </w:pPr>
    <w:rPr>
      <w:rFonts w:ascii="Times" w:hAnsi="Times"/>
      <w:b/>
      <w:noProof/>
      <w:color w:val="000000"/>
      <w:sz w:val="22"/>
      <w:szCs w:val="20"/>
      <w:lang w:eastAsia="en-US"/>
    </w:rPr>
  </w:style>
  <w:style w:type="paragraph" w:customStyle="1" w:styleId="xHe5Heading0">
    <w:name w:val="xHe5* Heading"/>
    <w:basedOn w:val="Standard"/>
    <w:semiHidden/>
    <w:rsid w:val="00990EFE"/>
    <w:pPr>
      <w:keepNext/>
      <w:tabs>
        <w:tab w:val="left" w:pos="1005"/>
      </w:tabs>
      <w:overflowPunct w:val="0"/>
      <w:autoSpaceDE w:val="0"/>
      <w:autoSpaceDN w:val="0"/>
      <w:adjustRightInd w:val="0"/>
      <w:spacing w:before="320"/>
      <w:textAlignment w:val="baseline"/>
    </w:pPr>
    <w:rPr>
      <w:rFonts w:ascii="Times" w:hAnsi="Times"/>
      <w:b/>
      <w:noProof/>
      <w:color w:val="000000"/>
      <w:sz w:val="22"/>
      <w:szCs w:val="20"/>
      <w:lang w:eastAsia="en-US"/>
    </w:rPr>
  </w:style>
  <w:style w:type="character" w:customStyle="1" w:styleId="Bold">
    <w:name w:val="Bold"/>
    <w:semiHidden/>
    <w:rsid w:val="00990EFE"/>
    <w:rPr>
      <w:b/>
    </w:rPr>
  </w:style>
  <w:style w:type="character" w:customStyle="1" w:styleId="EquationVariables">
    <w:name w:val="EquationVariables"/>
    <w:semiHidden/>
    <w:rsid w:val="00990EFE"/>
    <w:rPr>
      <w:i/>
    </w:rPr>
  </w:style>
  <w:style w:type="character" w:customStyle="1" w:styleId="Invisible">
    <w:name w:val="Invisible"/>
    <w:semiHidden/>
    <w:rsid w:val="00990EFE"/>
    <w:rPr>
      <w:rFonts w:ascii="Times" w:hAnsi="Times"/>
      <w:i/>
      <w:color w:val="FF0000"/>
      <w:sz w:val="22"/>
    </w:rPr>
  </w:style>
  <w:style w:type="character" w:customStyle="1" w:styleId="Plain">
    <w:name w:val="Plain"/>
    <w:rsid w:val="00990EFE"/>
    <w:rPr>
      <w:rFonts w:ascii="Times" w:hAnsi="Times"/>
      <w:sz w:val="22"/>
    </w:rPr>
  </w:style>
  <w:style w:type="character" w:customStyle="1" w:styleId="Superscript">
    <w:name w:val="Superscript"/>
    <w:semiHidden/>
    <w:rsid w:val="00990EFE"/>
    <w:rPr>
      <w:rFonts w:ascii="Times" w:hAnsi="Times"/>
      <w:sz w:val="20"/>
      <w:vertAlign w:val="superscript"/>
    </w:rPr>
  </w:style>
  <w:style w:type="character" w:customStyle="1" w:styleId="Symbol">
    <w:name w:val="Symbol"/>
    <w:semiHidden/>
    <w:rsid w:val="00990EFE"/>
    <w:rPr>
      <w:rFonts w:ascii="Symbol" w:hAnsi="Symbol"/>
      <w:sz w:val="24"/>
    </w:rPr>
  </w:style>
  <w:style w:type="character" w:customStyle="1" w:styleId="symitalic">
    <w:name w:val="symitalic"/>
    <w:semiHidden/>
    <w:rsid w:val="00990EFE"/>
    <w:rPr>
      <w:rFonts w:ascii="Symbol" w:hAnsi="Symbol"/>
      <w:sz w:val="22"/>
    </w:rPr>
  </w:style>
  <w:style w:type="paragraph" w:styleId="StandardWeb">
    <w:name w:val="Normal (Web)"/>
    <w:basedOn w:val="Standard"/>
    <w:rsid w:val="00990EFE"/>
    <w:pPr>
      <w:spacing w:before="100" w:beforeAutospacing="1" w:after="100" w:afterAutospacing="1"/>
    </w:pPr>
    <w:rPr>
      <w:rFonts w:cs="Arial"/>
      <w:lang w:eastAsia="en-US"/>
    </w:rPr>
  </w:style>
  <w:style w:type="character" w:customStyle="1" w:styleId="StyleCODEBold">
    <w:name w:val="Style CODE + Bold"/>
    <w:basedOn w:val="CODE"/>
    <w:rsid w:val="00990EFE"/>
    <w:rPr>
      <w:rFonts w:ascii="Courier New" w:hAnsi="Courier New"/>
      <w:b/>
      <w:bCs/>
      <w:sz w:val="19"/>
    </w:rPr>
  </w:style>
  <w:style w:type="paragraph" w:customStyle="1" w:styleId="Preformatted">
    <w:name w:val="Preformatted"/>
    <w:basedOn w:val="Standard"/>
    <w:rsid w:val="00990EFE"/>
    <w:pPr>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 w:val="left" w:pos="3969"/>
        <w:tab w:val="left" w:pos="4253"/>
        <w:tab w:val="left" w:pos="4536"/>
        <w:tab w:val="left" w:pos="4820"/>
        <w:tab w:val="left" w:pos="5103"/>
        <w:tab w:val="left" w:pos="5387"/>
        <w:tab w:val="left" w:pos="5670"/>
        <w:tab w:val="left" w:pos="5954"/>
        <w:tab w:val="left" w:pos="6237"/>
        <w:tab w:val="left" w:pos="6521"/>
        <w:tab w:val="left" w:pos="6804"/>
        <w:tab w:val="left" w:pos="7088"/>
        <w:tab w:val="left" w:pos="7371"/>
        <w:tab w:val="left" w:pos="7655"/>
        <w:tab w:val="left" w:pos="7938"/>
        <w:tab w:val="left" w:pos="8222"/>
        <w:tab w:val="left" w:pos="8505"/>
        <w:tab w:val="left" w:pos="8789"/>
        <w:tab w:val="left" w:pos="9072"/>
        <w:tab w:val="left" w:pos="9356"/>
      </w:tabs>
      <w:overflowPunct w:val="0"/>
      <w:autoSpaceDE w:val="0"/>
      <w:autoSpaceDN w:val="0"/>
      <w:adjustRightInd w:val="0"/>
      <w:ind w:firstLine="227"/>
      <w:jc w:val="both"/>
      <w:textAlignment w:val="baseline"/>
    </w:pPr>
    <w:rPr>
      <w:rFonts w:ascii="Courier New" w:hAnsi="Courier New"/>
      <w:sz w:val="21"/>
      <w:szCs w:val="20"/>
      <w:lang w:eastAsia="en-US"/>
    </w:rPr>
  </w:style>
  <w:style w:type="character" w:customStyle="1" w:styleId="Typewriter">
    <w:name w:val="Typewriter"/>
    <w:rsid w:val="00990EFE"/>
    <w:rPr>
      <w:rFonts w:ascii="Courier New" w:hAnsi="Courier New"/>
      <w:sz w:val="20"/>
    </w:rPr>
  </w:style>
  <w:style w:type="paragraph" w:styleId="Blocktext">
    <w:name w:val="Block Text"/>
    <w:basedOn w:val="Standard"/>
    <w:link w:val="BlocktextZchn"/>
    <w:rsid w:val="00990EFE"/>
    <w:pPr>
      <w:spacing w:after="120"/>
      <w:ind w:left="1440" w:right="1440"/>
    </w:pPr>
    <w:rPr>
      <w:lang w:eastAsia="en-US"/>
    </w:rPr>
  </w:style>
  <w:style w:type="paragraph" w:customStyle="1" w:styleId="Appendix1">
    <w:name w:val="Appendix1"/>
    <w:basedOn w:val="Standard"/>
    <w:next w:val="Textkrper"/>
    <w:rsid w:val="00990EFE"/>
    <w:pPr>
      <w:pageBreakBefore/>
      <w:numPr>
        <w:numId w:val="19"/>
      </w:numPr>
      <w:tabs>
        <w:tab w:val="left" w:pos="1600"/>
      </w:tabs>
      <w:spacing w:before="360" w:after="240"/>
      <w:ind w:left="0"/>
      <w:outlineLvl w:val="0"/>
    </w:pPr>
    <w:rPr>
      <w:b/>
      <w:sz w:val="24"/>
      <w:szCs w:val="36"/>
      <w:lang w:eastAsia="sv-SE"/>
    </w:rPr>
  </w:style>
  <w:style w:type="paragraph" w:customStyle="1" w:styleId="Appendix2">
    <w:name w:val="Appendix2"/>
    <w:basedOn w:val="Appendix1"/>
    <w:next w:val="Textkrper"/>
    <w:rsid w:val="00990EFE"/>
    <w:pPr>
      <w:keepNext/>
      <w:pageBreakBefore w:val="0"/>
      <w:numPr>
        <w:ilvl w:val="1"/>
      </w:numPr>
      <w:spacing w:before="520" w:after="160"/>
      <w:outlineLvl w:val="9"/>
    </w:pPr>
    <w:rPr>
      <w:sz w:val="22"/>
      <w:szCs w:val="26"/>
    </w:rPr>
  </w:style>
  <w:style w:type="paragraph" w:customStyle="1" w:styleId="Appendix3">
    <w:name w:val="Appendix3"/>
    <w:basedOn w:val="Appendix2"/>
    <w:rsid w:val="00990EFE"/>
    <w:pPr>
      <w:numPr>
        <w:ilvl w:val="2"/>
      </w:numPr>
      <w:spacing w:before="480"/>
    </w:pPr>
    <w:rPr>
      <w:sz w:val="20"/>
    </w:rPr>
  </w:style>
  <w:style w:type="character" w:customStyle="1" w:styleId="BodyHangingZchn">
    <w:name w:val="BodyHanging Zchn"/>
    <w:basedOn w:val="TextkrperZchn"/>
    <w:link w:val="BodyHanging"/>
    <w:rsid w:val="00990EFE"/>
    <w:rPr>
      <w:rFonts w:ascii="Arial" w:hAnsi="Arial"/>
      <w:spacing w:val="4"/>
      <w:szCs w:val="24"/>
      <w:lang w:val="en-US" w:eastAsia="en-US" w:bidi="ar-SA"/>
    </w:rPr>
  </w:style>
  <w:style w:type="paragraph" w:customStyle="1" w:styleId="BodyHanging">
    <w:name w:val="BodyHanging"/>
    <w:basedOn w:val="Textkrper"/>
    <w:link w:val="BodyHangingZchn"/>
    <w:rsid w:val="00990EFE"/>
    <w:pPr>
      <w:ind w:left="284" w:hanging="284"/>
    </w:pPr>
    <w:rPr>
      <w:spacing w:val="0"/>
      <w:lang w:eastAsia="en-US"/>
    </w:rPr>
  </w:style>
  <w:style w:type="paragraph" w:customStyle="1" w:styleId="Default">
    <w:name w:val="Default"/>
    <w:link w:val="DefaultZchn"/>
    <w:rsid w:val="00990EFE"/>
    <w:pPr>
      <w:autoSpaceDE w:val="0"/>
      <w:autoSpaceDN w:val="0"/>
      <w:adjustRightInd w:val="0"/>
    </w:pPr>
    <w:rPr>
      <w:rFonts w:eastAsia="Times New Roman"/>
      <w:color w:val="000000"/>
      <w:sz w:val="24"/>
      <w:szCs w:val="24"/>
    </w:rPr>
  </w:style>
  <w:style w:type="paragraph" w:customStyle="1" w:styleId="CaptionAppendix">
    <w:name w:val="CaptionAppendix"/>
    <w:basedOn w:val="Appendix3"/>
    <w:next w:val="Textkrper"/>
    <w:rsid w:val="000D0261"/>
    <w:pPr>
      <w:numPr>
        <w:ilvl w:val="8"/>
      </w:numPr>
      <w:spacing w:before="120" w:after="120"/>
      <w:ind w:left="0"/>
      <w:jc w:val="center"/>
    </w:pPr>
  </w:style>
  <w:style w:type="table" w:styleId="TabelleEinfach2">
    <w:name w:val="Table Simple 2"/>
    <w:basedOn w:val="NormaleTabelle"/>
    <w:rsid w:val="00990EFE"/>
    <w:rPr>
      <w:rFonts w:eastAsia="Times New Roman"/>
    </w:r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paragraph" w:styleId="HTMLVorformatiert">
    <w:name w:val="HTML Preformatted"/>
    <w:basedOn w:val="Standard"/>
    <w:rsid w:val="00990E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MS Mincho" w:hAnsi="Courier New" w:cs="Courier New"/>
      <w:szCs w:val="20"/>
      <w:lang w:val="de-DE" w:eastAsia="ja-JP"/>
    </w:rPr>
  </w:style>
  <w:style w:type="character" w:styleId="HTMLSchreibmaschine">
    <w:name w:val="HTML Typewriter"/>
    <w:basedOn w:val="Absatz-Standardschriftart"/>
    <w:rsid w:val="00990EFE"/>
    <w:rPr>
      <w:rFonts w:ascii="Courier New" w:eastAsia="MS Mincho" w:hAnsi="Courier New" w:cs="Courier New"/>
      <w:sz w:val="20"/>
      <w:szCs w:val="20"/>
    </w:rPr>
  </w:style>
  <w:style w:type="paragraph" w:customStyle="1" w:styleId="sdfootnote">
    <w:name w:val="sdfootnote"/>
    <w:basedOn w:val="Standard"/>
    <w:rsid w:val="00990EFE"/>
    <w:pPr>
      <w:spacing w:before="100" w:beforeAutospacing="1"/>
      <w:ind w:left="284" w:hanging="284"/>
    </w:pPr>
    <w:rPr>
      <w:rFonts w:eastAsia="MS Mincho"/>
      <w:szCs w:val="20"/>
      <w:lang w:val="de-DE" w:eastAsia="ja-JP"/>
    </w:rPr>
  </w:style>
  <w:style w:type="paragraph" w:customStyle="1" w:styleId="Textkrper-Tabelle">
    <w:name w:val="Textkörper - Tabelle"/>
    <w:basedOn w:val="Standard"/>
    <w:rsid w:val="00990EFE"/>
    <w:pPr>
      <w:ind w:left="20"/>
    </w:pPr>
    <w:rPr>
      <w:szCs w:val="21"/>
      <w:lang w:eastAsia="en-US"/>
    </w:rPr>
  </w:style>
  <w:style w:type="character" w:customStyle="1" w:styleId="FormatvorlageArial">
    <w:name w:val="Formatvorlage Arial"/>
    <w:basedOn w:val="Absatz-Standardschriftart"/>
    <w:rsid w:val="00990EFE"/>
    <w:rPr>
      <w:rFonts w:ascii="Arial" w:hAnsi="Arial" w:cs="Times New Roman"/>
      <w:sz w:val="20"/>
    </w:rPr>
  </w:style>
  <w:style w:type="paragraph" w:customStyle="1" w:styleId="Bild">
    <w:name w:val="Bild"/>
    <w:basedOn w:val="Standard"/>
    <w:next w:val="Standard"/>
    <w:rsid w:val="00990EFE"/>
    <w:pPr>
      <w:keepNext/>
      <w:spacing w:before="240"/>
      <w:jc w:val="center"/>
    </w:pPr>
    <w:rPr>
      <w:szCs w:val="20"/>
      <w:lang w:val="de-DE" w:eastAsia="de-DE"/>
    </w:rPr>
  </w:style>
  <w:style w:type="character" w:customStyle="1" w:styleId="termdef">
    <w:name w:val="termdef"/>
    <w:basedOn w:val="Absatz-Standardschriftart"/>
    <w:rsid w:val="00990EFE"/>
  </w:style>
  <w:style w:type="paragraph" w:customStyle="1" w:styleId="GlossaryDescription">
    <w:name w:val="GlossaryDescription"/>
    <w:basedOn w:val="Text"/>
    <w:rsid w:val="00990EFE"/>
    <w:pPr>
      <w:widowControl w:val="0"/>
      <w:autoSpaceDN/>
      <w:adjustRightInd/>
      <w:spacing w:after="120"/>
    </w:pPr>
    <w:rPr>
      <w:rFonts w:ascii="Palatino Linotype" w:hAnsi="Palatino Linotype" w:cs="NimbusRomNo9L-Regu"/>
      <w:noProof w:val="0"/>
      <w:sz w:val="22"/>
      <w:szCs w:val="22"/>
      <w:lang w:eastAsia="ar-SA"/>
    </w:rPr>
  </w:style>
  <w:style w:type="paragraph" w:customStyle="1" w:styleId="GlossaryTerm">
    <w:name w:val="GlossaryTerm"/>
    <w:basedOn w:val="Text"/>
    <w:rsid w:val="00990EFE"/>
    <w:pPr>
      <w:widowControl w:val="0"/>
      <w:suppressAutoHyphens/>
      <w:autoSpaceDN/>
      <w:adjustRightInd/>
    </w:pPr>
    <w:rPr>
      <w:rFonts w:ascii="Palatino Linotype" w:hAnsi="Palatino Linotype" w:cs="NimbusRomNo9L-Medi"/>
      <w:i/>
      <w:noProof w:val="0"/>
      <w:sz w:val="22"/>
      <w:szCs w:val="22"/>
      <w:lang w:eastAsia="ar-SA"/>
    </w:rPr>
  </w:style>
  <w:style w:type="paragraph" w:customStyle="1" w:styleId="GlossaryComment">
    <w:name w:val="GlossaryComment"/>
    <w:basedOn w:val="Text"/>
    <w:rsid w:val="00990EFE"/>
    <w:pPr>
      <w:widowControl w:val="0"/>
      <w:autoSpaceDN/>
      <w:adjustRightInd/>
      <w:spacing w:after="120"/>
    </w:pPr>
    <w:rPr>
      <w:rFonts w:ascii="Palatino Linotype" w:hAnsi="Palatino Linotype" w:cs="Courier"/>
      <w:bCs/>
      <w:noProof w:val="0"/>
      <w:sz w:val="22"/>
      <w:szCs w:val="36"/>
      <w:lang w:eastAsia="ar-SA"/>
    </w:rPr>
  </w:style>
  <w:style w:type="paragraph" w:customStyle="1" w:styleId="GlossaryDescriptionNo">
    <w:name w:val="GlossaryDescriptionNo"/>
    <w:basedOn w:val="GlossaryDescription"/>
    <w:rsid w:val="00990EFE"/>
    <w:pPr>
      <w:widowControl/>
      <w:numPr>
        <w:numId w:val="22"/>
      </w:numPr>
    </w:pPr>
  </w:style>
  <w:style w:type="character" w:customStyle="1" w:styleId="code3">
    <w:name w:val="code"/>
    <w:basedOn w:val="Absatz-Standardschriftart"/>
    <w:rsid w:val="00990EFE"/>
  </w:style>
  <w:style w:type="character" w:customStyle="1" w:styleId="Formatvorlagecaption-text105pt">
    <w:name w:val="Formatvorlage caption-text + 105 pt"/>
    <w:basedOn w:val="caption-text"/>
    <w:rsid w:val="00990EFE"/>
    <w:rPr>
      <w:rFonts w:ascii="Arial" w:hAnsi="Arial"/>
      <w:b/>
      <w:bCs/>
      <w:sz w:val="20"/>
    </w:rPr>
  </w:style>
  <w:style w:type="character" w:customStyle="1" w:styleId="Formatvorlagecaption-text105ptNichtFett">
    <w:name w:val="Formatvorlage caption-text + 105 pt Nicht Fett"/>
    <w:basedOn w:val="caption-text"/>
    <w:rsid w:val="00990EFE"/>
    <w:rPr>
      <w:rFonts w:ascii="Arial" w:hAnsi="Arial"/>
      <w:b/>
      <w:sz w:val="20"/>
    </w:rPr>
  </w:style>
  <w:style w:type="character" w:customStyle="1" w:styleId="WW8Num3z0">
    <w:name w:val="WW8Num3z0"/>
    <w:rsid w:val="00110A96"/>
    <w:rPr>
      <w:rFonts w:ascii="Symbol" w:hAnsi="Symbol"/>
    </w:rPr>
  </w:style>
  <w:style w:type="paragraph" w:customStyle="1" w:styleId="Absatz">
    <w:name w:val="Absatz"/>
    <w:basedOn w:val="Standard"/>
    <w:rsid w:val="00944A60"/>
    <w:pPr>
      <w:spacing w:after="255" w:line="255" w:lineRule="atLeast"/>
      <w:ind w:left="1729"/>
    </w:pPr>
    <w:rPr>
      <w:rFonts w:ascii="Frutiger 45 Light" w:hAnsi="Frutiger 45 Light"/>
      <w:sz w:val="22"/>
      <w:szCs w:val="20"/>
      <w:lang w:val="de-DE" w:eastAsia="de-DE"/>
    </w:rPr>
  </w:style>
  <w:style w:type="character" w:customStyle="1" w:styleId="WW8Num3z1">
    <w:name w:val="WW8Num3z1"/>
    <w:rsid w:val="00B77D76"/>
    <w:rPr>
      <w:rFonts w:ascii="Wingdings 2" w:hAnsi="Wingdings 2" w:cs="StarSymbol"/>
      <w:sz w:val="18"/>
      <w:szCs w:val="18"/>
    </w:rPr>
  </w:style>
  <w:style w:type="character" w:customStyle="1" w:styleId="WW8Num3z2">
    <w:name w:val="WW8Num3z2"/>
    <w:rsid w:val="00B77D76"/>
    <w:rPr>
      <w:rFonts w:ascii="StarSymbol" w:hAnsi="StarSymbol" w:cs="StarSymbol"/>
      <w:sz w:val="18"/>
      <w:szCs w:val="18"/>
    </w:rPr>
  </w:style>
  <w:style w:type="character" w:customStyle="1" w:styleId="Absatz-Standardschriftart8">
    <w:name w:val="Absatz-Standardschriftart8"/>
    <w:rsid w:val="00B77D76"/>
  </w:style>
  <w:style w:type="character" w:customStyle="1" w:styleId="WW8Num2z0">
    <w:name w:val="WW8Num2z0"/>
    <w:rsid w:val="00B77D76"/>
    <w:rPr>
      <w:rFonts w:ascii="Symbol" w:hAnsi="Symbol"/>
    </w:rPr>
  </w:style>
  <w:style w:type="character" w:customStyle="1" w:styleId="WW8Num2z1">
    <w:name w:val="WW8Num2z1"/>
    <w:rsid w:val="00B77D76"/>
    <w:rPr>
      <w:rFonts w:ascii="Wingdings 2" w:hAnsi="Wingdings 2" w:cs="StarSymbol"/>
      <w:sz w:val="18"/>
      <w:szCs w:val="18"/>
    </w:rPr>
  </w:style>
  <w:style w:type="character" w:customStyle="1" w:styleId="WW8Num2z2">
    <w:name w:val="WW8Num2z2"/>
    <w:rsid w:val="00B77D76"/>
    <w:rPr>
      <w:rFonts w:ascii="StarSymbol" w:hAnsi="StarSymbol" w:cs="StarSymbol"/>
      <w:sz w:val="18"/>
      <w:szCs w:val="18"/>
    </w:rPr>
  </w:style>
  <w:style w:type="character" w:customStyle="1" w:styleId="Absatz-Standardschriftart7">
    <w:name w:val="Absatz-Standardschriftart7"/>
    <w:rsid w:val="00B77D76"/>
  </w:style>
  <w:style w:type="character" w:customStyle="1" w:styleId="WW8Num4z0">
    <w:name w:val="WW8Num4z0"/>
    <w:rsid w:val="00B77D76"/>
    <w:rPr>
      <w:rFonts w:ascii="Symbol" w:hAnsi="Symbol"/>
    </w:rPr>
  </w:style>
  <w:style w:type="character" w:customStyle="1" w:styleId="WW8Num4z1">
    <w:name w:val="WW8Num4z1"/>
    <w:rsid w:val="00B77D76"/>
    <w:rPr>
      <w:rFonts w:ascii="Courier New" w:hAnsi="Courier New" w:cs="Courier New"/>
    </w:rPr>
  </w:style>
  <w:style w:type="character" w:customStyle="1" w:styleId="WW8Num4z2">
    <w:name w:val="WW8Num4z2"/>
    <w:rsid w:val="00B77D76"/>
    <w:rPr>
      <w:rFonts w:ascii="Wingdings" w:hAnsi="Wingdings"/>
    </w:rPr>
  </w:style>
  <w:style w:type="character" w:customStyle="1" w:styleId="Absatz-Standardschriftart6">
    <w:name w:val="Absatz-Standardschriftart6"/>
    <w:rsid w:val="00B77D76"/>
  </w:style>
  <w:style w:type="character" w:customStyle="1" w:styleId="Absatz-Standardschriftart5">
    <w:name w:val="Absatz-Standardschriftart5"/>
    <w:rsid w:val="00B77D76"/>
  </w:style>
  <w:style w:type="character" w:customStyle="1" w:styleId="Absatz-Standardschriftart4">
    <w:name w:val="Absatz-Standardschriftart4"/>
    <w:rsid w:val="00B77D76"/>
  </w:style>
  <w:style w:type="character" w:customStyle="1" w:styleId="Absatz-Standardschriftart3">
    <w:name w:val="Absatz-Standardschriftart3"/>
    <w:rsid w:val="00B77D76"/>
  </w:style>
  <w:style w:type="character" w:customStyle="1" w:styleId="Absatz-Standardschriftart2">
    <w:name w:val="Absatz-Standardschriftart2"/>
    <w:rsid w:val="00B77D76"/>
  </w:style>
  <w:style w:type="character" w:customStyle="1" w:styleId="Absatz-Standardschriftart1">
    <w:name w:val="Absatz-Standardschriftart1"/>
    <w:rsid w:val="00B77D76"/>
  </w:style>
  <w:style w:type="character" w:customStyle="1" w:styleId="Aufzhlungszeichen1">
    <w:name w:val="Aufzählungszeichen1"/>
    <w:rsid w:val="00B77D76"/>
    <w:rPr>
      <w:rFonts w:ascii="StarSymbol" w:eastAsia="StarSymbol" w:hAnsi="StarSymbol" w:cs="StarSymbol"/>
      <w:sz w:val="18"/>
      <w:szCs w:val="18"/>
    </w:rPr>
  </w:style>
  <w:style w:type="character" w:customStyle="1" w:styleId="Nummerierungszeichen">
    <w:name w:val="Nummerierungszeichen"/>
    <w:rsid w:val="00B77D76"/>
  </w:style>
  <w:style w:type="paragraph" w:customStyle="1" w:styleId="BulletStandard">
    <w:name w:val="Bullet Standard"/>
    <w:basedOn w:val="Textkrper"/>
    <w:link w:val="BulletStandardZchn"/>
    <w:rsid w:val="00CE0BCC"/>
    <w:pPr>
      <w:numPr>
        <w:numId w:val="24"/>
      </w:numPr>
      <w:tabs>
        <w:tab w:val="clear" w:pos="360"/>
        <w:tab w:val="left" w:pos="284"/>
      </w:tabs>
      <w:spacing w:before="60" w:after="60"/>
      <w:ind w:left="284" w:hanging="284"/>
      <w:contextualSpacing/>
      <w:jc w:val="left"/>
    </w:pPr>
  </w:style>
  <w:style w:type="paragraph" w:customStyle="1" w:styleId="Heading">
    <w:name w:val="Heading"/>
    <w:basedOn w:val="Standard"/>
    <w:next w:val="Textkrper"/>
    <w:rsid w:val="00B77D76"/>
    <w:pPr>
      <w:keepNext/>
      <w:suppressAutoHyphens/>
      <w:spacing w:before="240" w:after="120" w:line="312" w:lineRule="auto"/>
    </w:pPr>
    <w:rPr>
      <w:rFonts w:ascii="Liberation Sans" w:eastAsia="DejaVu Sans" w:hAnsi="Liberation Sans" w:cs="DejaVu Sans"/>
      <w:sz w:val="28"/>
      <w:szCs w:val="28"/>
      <w:lang w:val="de-DE" w:eastAsia="ar-SA"/>
    </w:rPr>
  </w:style>
  <w:style w:type="paragraph" w:styleId="Liste">
    <w:name w:val="List"/>
    <w:basedOn w:val="Textkrper"/>
    <w:rsid w:val="00B77D76"/>
    <w:pPr>
      <w:suppressAutoHyphens/>
      <w:spacing w:before="0" w:after="120" w:line="312" w:lineRule="auto"/>
    </w:pPr>
    <w:rPr>
      <w:rFonts w:ascii="Times New Roman" w:hAnsi="Times New Roman" w:cs="Tahoma"/>
      <w:spacing w:val="0"/>
      <w:sz w:val="24"/>
      <w:szCs w:val="20"/>
      <w:lang w:val="de-DE" w:eastAsia="ar-SA"/>
    </w:rPr>
  </w:style>
  <w:style w:type="paragraph" w:customStyle="1" w:styleId="Beschriftung1">
    <w:name w:val="Beschriftung1"/>
    <w:basedOn w:val="Standard"/>
    <w:rsid w:val="00B77D76"/>
    <w:pPr>
      <w:suppressLineNumbers/>
      <w:suppressAutoHyphens/>
      <w:spacing w:before="120" w:after="120" w:line="312" w:lineRule="auto"/>
    </w:pPr>
    <w:rPr>
      <w:rFonts w:ascii="Times New Roman" w:hAnsi="Times New Roman"/>
      <w:i/>
      <w:iCs/>
      <w:sz w:val="24"/>
      <w:lang w:val="de-DE" w:eastAsia="ar-SA"/>
    </w:rPr>
  </w:style>
  <w:style w:type="paragraph" w:customStyle="1" w:styleId="Index">
    <w:name w:val="Index"/>
    <w:basedOn w:val="Standard"/>
    <w:rsid w:val="00B77D76"/>
    <w:pPr>
      <w:suppressLineNumbers/>
      <w:suppressAutoHyphens/>
      <w:spacing w:after="120" w:line="312" w:lineRule="auto"/>
    </w:pPr>
    <w:rPr>
      <w:rFonts w:ascii="Times New Roman" w:hAnsi="Times New Roman"/>
      <w:sz w:val="24"/>
      <w:szCs w:val="20"/>
      <w:lang w:val="de-DE" w:eastAsia="ar-SA"/>
    </w:rPr>
  </w:style>
  <w:style w:type="paragraph" w:customStyle="1" w:styleId="berschrift">
    <w:name w:val="Überschrift"/>
    <w:basedOn w:val="Standard"/>
    <w:next w:val="Textkrper"/>
    <w:rsid w:val="00B77D76"/>
    <w:pPr>
      <w:keepNext/>
      <w:keepLines/>
      <w:pageBreakBefore/>
      <w:suppressAutoHyphens/>
      <w:spacing w:before="480" w:after="120" w:line="312" w:lineRule="auto"/>
    </w:pPr>
    <w:rPr>
      <w:rFonts w:eastAsia="DejaVu LGC Sans" w:cs="Tahoma"/>
      <w:sz w:val="28"/>
      <w:szCs w:val="28"/>
      <w:lang w:val="de-DE" w:eastAsia="ar-SA"/>
    </w:rPr>
  </w:style>
  <w:style w:type="paragraph" w:customStyle="1" w:styleId="Beschriftung4">
    <w:name w:val="Beschriftung4"/>
    <w:basedOn w:val="Standard"/>
    <w:rsid w:val="00B77D76"/>
    <w:pPr>
      <w:suppressLineNumbers/>
      <w:suppressAutoHyphens/>
      <w:spacing w:before="120" w:after="120" w:line="312" w:lineRule="auto"/>
    </w:pPr>
    <w:rPr>
      <w:rFonts w:ascii="Times New Roman" w:hAnsi="Times New Roman" w:cs="Tahoma"/>
      <w:i/>
      <w:iCs/>
      <w:sz w:val="24"/>
      <w:lang w:val="de-DE" w:eastAsia="ar-SA"/>
    </w:rPr>
  </w:style>
  <w:style w:type="paragraph" w:customStyle="1" w:styleId="Verzeichnis">
    <w:name w:val="Verzeichnis"/>
    <w:basedOn w:val="Standard"/>
    <w:rsid w:val="00B77D76"/>
    <w:pPr>
      <w:suppressLineNumbers/>
      <w:suppressAutoHyphens/>
      <w:spacing w:after="120" w:line="312" w:lineRule="auto"/>
    </w:pPr>
    <w:rPr>
      <w:rFonts w:ascii="Times New Roman" w:hAnsi="Times New Roman" w:cs="Tahoma"/>
      <w:sz w:val="24"/>
      <w:szCs w:val="20"/>
      <w:lang w:val="de-DE" w:eastAsia="ar-SA"/>
    </w:rPr>
  </w:style>
  <w:style w:type="paragraph" w:customStyle="1" w:styleId="Beschriftung3">
    <w:name w:val="Beschriftung3"/>
    <w:basedOn w:val="Standard"/>
    <w:rsid w:val="00B77D76"/>
    <w:pPr>
      <w:suppressLineNumbers/>
      <w:suppressAutoHyphens/>
      <w:spacing w:before="120" w:after="120" w:line="312" w:lineRule="auto"/>
    </w:pPr>
    <w:rPr>
      <w:rFonts w:ascii="Times New Roman" w:hAnsi="Times New Roman" w:cs="Tahoma"/>
      <w:i/>
      <w:iCs/>
      <w:sz w:val="24"/>
      <w:lang w:val="de-DE" w:eastAsia="ar-SA"/>
    </w:rPr>
  </w:style>
  <w:style w:type="paragraph" w:customStyle="1" w:styleId="Beschriftung2">
    <w:name w:val="Beschriftung2"/>
    <w:basedOn w:val="Standard"/>
    <w:rsid w:val="00B77D76"/>
    <w:pPr>
      <w:suppressLineNumbers/>
      <w:suppressAutoHyphens/>
      <w:spacing w:before="120" w:after="120" w:line="312" w:lineRule="auto"/>
    </w:pPr>
    <w:rPr>
      <w:rFonts w:ascii="Times New Roman" w:hAnsi="Times New Roman" w:cs="Tahoma"/>
      <w:i/>
      <w:iCs/>
      <w:sz w:val="24"/>
      <w:lang w:val="de-DE" w:eastAsia="ar-SA"/>
    </w:rPr>
  </w:style>
  <w:style w:type="paragraph" w:customStyle="1" w:styleId="Beschriftung11">
    <w:name w:val="Beschriftung11"/>
    <w:basedOn w:val="Standard"/>
    <w:rsid w:val="00B77D76"/>
    <w:pPr>
      <w:suppressLineNumbers/>
      <w:suppressAutoHyphens/>
      <w:spacing w:before="120" w:after="120" w:line="312" w:lineRule="auto"/>
    </w:pPr>
    <w:rPr>
      <w:rFonts w:ascii="Times New Roman" w:hAnsi="Times New Roman" w:cs="Tahoma"/>
      <w:i/>
      <w:iCs/>
      <w:sz w:val="24"/>
      <w:lang w:val="de-DE" w:eastAsia="ar-SA"/>
    </w:rPr>
  </w:style>
  <w:style w:type="paragraph" w:customStyle="1" w:styleId="berschriftohneNummerklein11pt">
    <w:name w:val="Überschrift ohne Nummer klein + 11 pt"/>
    <w:basedOn w:val="Standard"/>
    <w:rsid w:val="00B77D76"/>
    <w:pPr>
      <w:suppressAutoHyphens/>
      <w:spacing w:before="60" w:after="60" w:line="100" w:lineRule="atLeast"/>
      <w:jc w:val="center"/>
    </w:pPr>
    <w:rPr>
      <w:b/>
      <w:sz w:val="22"/>
      <w:szCs w:val="22"/>
      <w:lang w:val="de-DE" w:eastAsia="ar-SA"/>
    </w:rPr>
  </w:style>
  <w:style w:type="paragraph" w:customStyle="1" w:styleId="TabellenInhalt">
    <w:name w:val="Tabellen Inhalt"/>
    <w:basedOn w:val="Standard"/>
    <w:rsid w:val="00B77D76"/>
    <w:pPr>
      <w:suppressLineNumbers/>
      <w:suppressAutoHyphens/>
      <w:spacing w:after="120" w:line="312" w:lineRule="auto"/>
    </w:pPr>
    <w:rPr>
      <w:rFonts w:ascii="Times New Roman" w:hAnsi="Times New Roman"/>
      <w:sz w:val="24"/>
      <w:szCs w:val="20"/>
      <w:lang w:val="de-DE" w:eastAsia="ar-SA"/>
    </w:rPr>
  </w:style>
  <w:style w:type="paragraph" w:customStyle="1" w:styleId="Tabellenberschrift">
    <w:name w:val="Tabellen Überschrift"/>
    <w:basedOn w:val="TabellenInhalt"/>
    <w:rsid w:val="00B77D76"/>
    <w:pPr>
      <w:jc w:val="center"/>
    </w:pPr>
    <w:rPr>
      <w:b/>
      <w:bCs/>
    </w:rPr>
  </w:style>
  <w:style w:type="paragraph" w:customStyle="1" w:styleId="Dokumentstruktur1">
    <w:name w:val="Dokumentstruktur1"/>
    <w:basedOn w:val="Standard"/>
    <w:rsid w:val="00B77D76"/>
    <w:pPr>
      <w:shd w:val="clear" w:color="auto" w:fill="000080"/>
      <w:suppressAutoHyphens/>
      <w:spacing w:after="120" w:line="312" w:lineRule="auto"/>
    </w:pPr>
    <w:rPr>
      <w:rFonts w:ascii="Tahoma" w:hAnsi="Tahoma" w:cs="Tahoma"/>
      <w:szCs w:val="20"/>
      <w:lang w:val="de-DE" w:eastAsia="ar-SA"/>
    </w:rPr>
  </w:style>
  <w:style w:type="paragraph" w:customStyle="1" w:styleId="TableContents0">
    <w:name w:val="Table Contents"/>
    <w:basedOn w:val="Standard"/>
    <w:rsid w:val="00B77D76"/>
    <w:pPr>
      <w:suppressLineNumbers/>
      <w:suppressAutoHyphens/>
      <w:spacing w:after="120" w:line="312" w:lineRule="auto"/>
    </w:pPr>
    <w:rPr>
      <w:rFonts w:ascii="Times New Roman" w:hAnsi="Times New Roman"/>
      <w:sz w:val="24"/>
      <w:szCs w:val="20"/>
      <w:lang w:val="de-DE" w:eastAsia="ar-SA"/>
    </w:rPr>
  </w:style>
  <w:style w:type="paragraph" w:customStyle="1" w:styleId="TableHeading">
    <w:name w:val="Table Heading"/>
    <w:basedOn w:val="TableContents0"/>
    <w:rsid w:val="00B77D76"/>
    <w:pPr>
      <w:jc w:val="center"/>
    </w:pPr>
    <w:rPr>
      <w:b/>
      <w:bCs/>
    </w:rPr>
  </w:style>
  <w:style w:type="paragraph" w:customStyle="1" w:styleId="Contents10">
    <w:name w:val="Contents 10"/>
    <w:basedOn w:val="Index"/>
    <w:rsid w:val="00B77D76"/>
    <w:pPr>
      <w:tabs>
        <w:tab w:val="right" w:leader="dot" w:pos="12519"/>
      </w:tabs>
      <w:ind w:left="2547"/>
    </w:pPr>
  </w:style>
  <w:style w:type="paragraph" w:styleId="Kommentartext">
    <w:name w:val="annotation text"/>
    <w:basedOn w:val="Standard"/>
    <w:semiHidden/>
    <w:rsid w:val="002978F2"/>
    <w:pPr>
      <w:spacing w:line="240" w:lineRule="auto"/>
    </w:pPr>
    <w:rPr>
      <w:rFonts w:eastAsia="Batang"/>
      <w:szCs w:val="20"/>
      <w:lang w:eastAsia="ko-KR"/>
    </w:rPr>
  </w:style>
  <w:style w:type="character" w:styleId="Kommentarzeichen">
    <w:name w:val="annotation reference"/>
    <w:basedOn w:val="Absatz-Standardschriftart"/>
    <w:semiHidden/>
    <w:rsid w:val="002978F2"/>
    <w:rPr>
      <w:sz w:val="16"/>
      <w:szCs w:val="16"/>
    </w:rPr>
  </w:style>
  <w:style w:type="paragraph" w:customStyle="1" w:styleId="FormatvorlageBeschriftung">
    <w:name w:val="Formatvorlage Beschriftung"/>
    <w:basedOn w:val="Beschriftung"/>
    <w:rsid w:val="007E2A00"/>
    <w:pPr>
      <w:spacing w:after="240"/>
      <w:jc w:val="center"/>
    </w:pPr>
    <w:rPr>
      <w:lang w:val="en-US"/>
    </w:rPr>
  </w:style>
  <w:style w:type="paragraph" w:styleId="Kommentarthema">
    <w:name w:val="annotation subject"/>
    <w:basedOn w:val="Kommentartext"/>
    <w:next w:val="Kommentartext"/>
    <w:semiHidden/>
    <w:rsid w:val="001C66F6"/>
    <w:pPr>
      <w:spacing w:line="288" w:lineRule="auto"/>
    </w:pPr>
    <w:rPr>
      <w:rFonts w:eastAsia="Times New Roman"/>
      <w:b/>
      <w:bCs/>
      <w:lang w:eastAsia="nl-NL"/>
    </w:rPr>
  </w:style>
  <w:style w:type="paragraph" w:customStyle="1" w:styleId="Textkrper1">
    <w:name w:val="Textkörper 1"/>
    <w:basedOn w:val="Textkrper"/>
    <w:rsid w:val="006763C7"/>
    <w:pPr>
      <w:spacing w:before="40"/>
    </w:pPr>
  </w:style>
  <w:style w:type="paragraph" w:customStyle="1" w:styleId="NummerierteListe">
    <w:name w:val="NummerierteListe"/>
    <w:basedOn w:val="Textkrper"/>
    <w:rsid w:val="00434DC4"/>
    <w:pPr>
      <w:numPr>
        <w:numId w:val="23"/>
      </w:numPr>
    </w:pPr>
  </w:style>
  <w:style w:type="character" w:customStyle="1" w:styleId="BulletStandardZchn">
    <w:name w:val="Bullet Standard Zchn"/>
    <w:basedOn w:val="TextkrperZchn"/>
    <w:link w:val="BulletStandard"/>
    <w:rsid w:val="00392804"/>
    <w:rPr>
      <w:rFonts w:ascii="Arial" w:hAnsi="Arial"/>
      <w:spacing w:val="4"/>
      <w:szCs w:val="24"/>
      <w:lang w:val="en-US" w:eastAsia="nl-NL" w:bidi="ar-SA"/>
    </w:rPr>
  </w:style>
  <w:style w:type="character" w:customStyle="1" w:styleId="BlocktextZchn">
    <w:name w:val="Blocktext Zchn"/>
    <w:basedOn w:val="Absatz-Standardschriftart"/>
    <w:link w:val="Blocktext"/>
    <w:rsid w:val="00C1610F"/>
    <w:rPr>
      <w:rFonts w:ascii="Arial" w:hAnsi="Arial"/>
      <w:szCs w:val="24"/>
      <w:lang w:val="en-GB" w:eastAsia="en-US" w:bidi="ar-SA"/>
    </w:rPr>
  </w:style>
  <w:style w:type="paragraph" w:styleId="berarbeitung">
    <w:name w:val="Revision"/>
    <w:hidden/>
    <w:uiPriority w:val="99"/>
    <w:semiHidden/>
    <w:rsid w:val="006E1897"/>
    <w:rPr>
      <w:rFonts w:ascii="Arial" w:eastAsia="Times New Roman" w:hAnsi="Arial"/>
      <w:szCs w:val="24"/>
      <w:lang w:val="en-GB" w:eastAsia="nl-NL"/>
    </w:rPr>
  </w:style>
  <w:style w:type="paragraph" w:customStyle="1" w:styleId="Hint">
    <w:name w:val="Hint"/>
    <w:basedOn w:val="Default"/>
    <w:link w:val="HintZchn"/>
    <w:qFormat/>
    <w:rsid w:val="0038186B"/>
    <w:pPr>
      <w:tabs>
        <w:tab w:val="left" w:pos="500"/>
        <w:tab w:val="left" w:pos="900"/>
        <w:tab w:val="left" w:pos="3400"/>
      </w:tabs>
      <w:ind w:left="100"/>
      <w:pPrChange w:id="0" w:author="andreas" w:date="2017-02-19T21:26:00Z">
        <w:pPr>
          <w:tabs>
            <w:tab w:val="left" w:pos="500"/>
            <w:tab w:val="left" w:pos="900"/>
            <w:tab w:val="left" w:pos="3400"/>
          </w:tabs>
          <w:autoSpaceDE w:val="0"/>
          <w:autoSpaceDN w:val="0"/>
          <w:adjustRightInd w:val="0"/>
          <w:ind w:left="100"/>
        </w:pPr>
      </w:pPrChange>
    </w:pPr>
    <w:rPr>
      <w:rFonts w:ascii="Courier New" w:hAnsi="Courier New" w:cs="Courier New"/>
      <w:vanish/>
      <w:sz w:val="18"/>
      <w:szCs w:val="18"/>
      <w:lang w:val="en-US"/>
      <w:rPrChange w:id="0" w:author="andreas" w:date="2017-02-19T21:26:00Z">
        <w:rPr>
          <w:rFonts w:ascii="Courier New" w:hAnsi="Courier New" w:cs="Courier New"/>
          <w:color w:val="000000"/>
          <w:sz w:val="18"/>
          <w:szCs w:val="18"/>
          <w:lang w:val="en-US" w:eastAsia="de-DE" w:bidi="ar-SA"/>
        </w:rPr>
      </w:rPrChange>
    </w:rPr>
  </w:style>
  <w:style w:type="character" w:customStyle="1" w:styleId="DefaultZchn">
    <w:name w:val="Default Zchn"/>
    <w:basedOn w:val="Absatz-Standardschriftart"/>
    <w:link w:val="Default"/>
    <w:rsid w:val="0038186B"/>
    <w:rPr>
      <w:rFonts w:eastAsia="Times New Roman"/>
      <w:color w:val="000000"/>
      <w:sz w:val="24"/>
      <w:szCs w:val="24"/>
    </w:rPr>
  </w:style>
  <w:style w:type="character" w:customStyle="1" w:styleId="HintZchn">
    <w:name w:val="Hint Zchn"/>
    <w:basedOn w:val="DefaultZchn"/>
    <w:link w:val="Hint"/>
    <w:rsid w:val="0038186B"/>
    <w:rPr>
      <w:rFonts w:ascii="Courier New" w:eastAsia="Times New Roman" w:hAnsi="Courier New" w:cs="Courier New"/>
      <w:vanish/>
      <w:color w:val="000000"/>
      <w:sz w:val="18"/>
      <w:szCs w:val="18"/>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431702117">
      <w:bodyDiv w:val="1"/>
      <w:marLeft w:val="0"/>
      <w:marRight w:val="0"/>
      <w:marTop w:val="0"/>
      <w:marBottom w:val="0"/>
      <w:divBdr>
        <w:top w:val="none" w:sz="0" w:space="0" w:color="auto"/>
        <w:left w:val="none" w:sz="0" w:space="0" w:color="auto"/>
        <w:bottom w:val="none" w:sz="0" w:space="0" w:color="auto"/>
        <w:right w:val="none" w:sz="0" w:space="0" w:color="auto"/>
      </w:divBdr>
    </w:div>
    <w:div w:id="490292722">
      <w:bodyDiv w:val="1"/>
      <w:marLeft w:val="0"/>
      <w:marRight w:val="0"/>
      <w:marTop w:val="0"/>
      <w:marBottom w:val="0"/>
      <w:divBdr>
        <w:top w:val="none" w:sz="0" w:space="0" w:color="auto"/>
        <w:left w:val="none" w:sz="0" w:space="0" w:color="auto"/>
        <w:bottom w:val="none" w:sz="0" w:space="0" w:color="auto"/>
        <w:right w:val="none" w:sz="0" w:space="0" w:color="auto"/>
      </w:divBdr>
    </w:div>
    <w:div w:id="513228097">
      <w:bodyDiv w:val="1"/>
      <w:marLeft w:val="0"/>
      <w:marRight w:val="0"/>
      <w:marTop w:val="0"/>
      <w:marBottom w:val="0"/>
      <w:divBdr>
        <w:top w:val="none" w:sz="0" w:space="0" w:color="auto"/>
        <w:left w:val="none" w:sz="0" w:space="0" w:color="auto"/>
        <w:bottom w:val="none" w:sz="0" w:space="0" w:color="auto"/>
        <w:right w:val="none" w:sz="0" w:space="0" w:color="auto"/>
      </w:divBdr>
    </w:div>
    <w:div w:id="621150806">
      <w:bodyDiv w:val="1"/>
      <w:marLeft w:val="0"/>
      <w:marRight w:val="0"/>
      <w:marTop w:val="0"/>
      <w:marBottom w:val="0"/>
      <w:divBdr>
        <w:top w:val="none" w:sz="0" w:space="0" w:color="auto"/>
        <w:left w:val="none" w:sz="0" w:space="0" w:color="auto"/>
        <w:bottom w:val="none" w:sz="0" w:space="0" w:color="auto"/>
        <w:right w:val="none" w:sz="0" w:space="0" w:color="auto"/>
      </w:divBdr>
    </w:div>
    <w:div w:id="1002052004">
      <w:bodyDiv w:val="1"/>
      <w:marLeft w:val="0"/>
      <w:marRight w:val="0"/>
      <w:marTop w:val="0"/>
      <w:marBottom w:val="0"/>
      <w:divBdr>
        <w:top w:val="none" w:sz="0" w:space="0" w:color="auto"/>
        <w:left w:val="none" w:sz="0" w:space="0" w:color="auto"/>
        <w:bottom w:val="none" w:sz="0" w:space="0" w:color="auto"/>
        <w:right w:val="none" w:sz="0" w:space="0" w:color="auto"/>
      </w:divBdr>
    </w:div>
    <w:div w:id="1374692048">
      <w:bodyDiv w:val="1"/>
      <w:marLeft w:val="0"/>
      <w:marRight w:val="0"/>
      <w:marTop w:val="0"/>
      <w:marBottom w:val="0"/>
      <w:divBdr>
        <w:top w:val="none" w:sz="0" w:space="0" w:color="auto"/>
        <w:left w:val="none" w:sz="0" w:space="0" w:color="auto"/>
        <w:bottom w:val="none" w:sz="0" w:space="0" w:color="auto"/>
        <w:right w:val="none" w:sz="0" w:space="0" w:color="auto"/>
      </w:divBdr>
      <w:divsChild>
        <w:div w:id="530412542">
          <w:marLeft w:val="1080"/>
          <w:marRight w:val="0"/>
          <w:marTop w:val="67"/>
          <w:marBottom w:val="0"/>
          <w:divBdr>
            <w:top w:val="none" w:sz="0" w:space="0" w:color="auto"/>
            <w:left w:val="none" w:sz="0" w:space="0" w:color="auto"/>
            <w:bottom w:val="none" w:sz="0" w:space="0" w:color="auto"/>
            <w:right w:val="none" w:sz="0" w:space="0" w:color="auto"/>
          </w:divBdr>
        </w:div>
        <w:div w:id="625235952">
          <w:marLeft w:val="1080"/>
          <w:marRight w:val="0"/>
          <w:marTop w:val="67"/>
          <w:marBottom w:val="0"/>
          <w:divBdr>
            <w:top w:val="none" w:sz="0" w:space="0" w:color="auto"/>
            <w:left w:val="none" w:sz="0" w:space="0" w:color="auto"/>
            <w:bottom w:val="none" w:sz="0" w:space="0" w:color="auto"/>
            <w:right w:val="none" w:sz="0" w:space="0" w:color="auto"/>
          </w:divBdr>
        </w:div>
        <w:div w:id="1036004617">
          <w:marLeft w:val="1080"/>
          <w:marRight w:val="0"/>
          <w:marTop w:val="67"/>
          <w:marBottom w:val="0"/>
          <w:divBdr>
            <w:top w:val="none" w:sz="0" w:space="0" w:color="auto"/>
            <w:left w:val="none" w:sz="0" w:space="0" w:color="auto"/>
            <w:bottom w:val="none" w:sz="0" w:space="0" w:color="auto"/>
            <w:right w:val="none" w:sz="0" w:space="0" w:color="auto"/>
          </w:divBdr>
        </w:div>
        <w:div w:id="1051421280">
          <w:marLeft w:val="1080"/>
          <w:marRight w:val="0"/>
          <w:marTop w:val="67"/>
          <w:marBottom w:val="0"/>
          <w:divBdr>
            <w:top w:val="none" w:sz="0" w:space="0" w:color="auto"/>
            <w:left w:val="none" w:sz="0" w:space="0" w:color="auto"/>
            <w:bottom w:val="none" w:sz="0" w:space="0" w:color="auto"/>
            <w:right w:val="none" w:sz="0" w:space="0" w:color="auto"/>
          </w:divBdr>
        </w:div>
        <w:div w:id="1528717049">
          <w:marLeft w:val="1080"/>
          <w:marRight w:val="0"/>
          <w:marTop w:val="67"/>
          <w:marBottom w:val="0"/>
          <w:divBdr>
            <w:top w:val="none" w:sz="0" w:space="0" w:color="auto"/>
            <w:left w:val="none" w:sz="0" w:space="0" w:color="auto"/>
            <w:bottom w:val="none" w:sz="0" w:space="0" w:color="auto"/>
            <w:right w:val="none" w:sz="0" w:space="0" w:color="auto"/>
          </w:divBdr>
        </w:div>
        <w:div w:id="2106685104">
          <w:marLeft w:val="1080"/>
          <w:marRight w:val="0"/>
          <w:marTop w:val="67"/>
          <w:marBottom w:val="0"/>
          <w:divBdr>
            <w:top w:val="none" w:sz="0" w:space="0" w:color="auto"/>
            <w:left w:val="none" w:sz="0" w:space="0" w:color="auto"/>
            <w:bottom w:val="none" w:sz="0" w:space="0" w:color="auto"/>
            <w:right w:val="none" w:sz="0" w:space="0" w:color="auto"/>
          </w:divBdr>
        </w:div>
      </w:divsChild>
    </w:div>
    <w:div w:id="1649363551">
      <w:bodyDiv w:val="1"/>
      <w:marLeft w:val="0"/>
      <w:marRight w:val="0"/>
      <w:marTop w:val="0"/>
      <w:marBottom w:val="0"/>
      <w:divBdr>
        <w:top w:val="none" w:sz="0" w:space="0" w:color="auto"/>
        <w:left w:val="none" w:sz="0" w:space="0" w:color="auto"/>
        <w:bottom w:val="none" w:sz="0" w:space="0" w:color="auto"/>
        <w:right w:val="none" w:sz="0" w:space="0" w:color="auto"/>
      </w:divBdr>
      <w:divsChild>
        <w:div w:id="1223059776">
          <w:marLeft w:val="1080"/>
          <w:marRight w:val="0"/>
          <w:marTop w:val="67"/>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46.bin"/><Relationship Id="rId299" Type="http://schemas.openxmlformats.org/officeDocument/2006/relationships/oleObject" Target="embeddings/oleObject132.bin"/><Relationship Id="rId21" Type="http://schemas.openxmlformats.org/officeDocument/2006/relationships/oleObject" Target="embeddings/oleObject2.bin"/><Relationship Id="rId63" Type="http://schemas.openxmlformats.org/officeDocument/2006/relationships/oleObject" Target="embeddings/oleObject24.bin"/><Relationship Id="rId159" Type="http://schemas.openxmlformats.org/officeDocument/2006/relationships/image" Target="media/image76.wmf"/><Relationship Id="rId324" Type="http://schemas.openxmlformats.org/officeDocument/2006/relationships/oleObject" Target="embeddings/oleObject148.bin"/><Relationship Id="rId366" Type="http://schemas.openxmlformats.org/officeDocument/2006/relationships/image" Target="media/image167.wmf"/><Relationship Id="rId170" Type="http://schemas.openxmlformats.org/officeDocument/2006/relationships/image" Target="media/image81.wmf"/><Relationship Id="rId226" Type="http://schemas.openxmlformats.org/officeDocument/2006/relationships/image" Target="media/image109.wmf"/><Relationship Id="rId433" Type="http://schemas.openxmlformats.org/officeDocument/2006/relationships/image" Target="media/image195.wmf"/><Relationship Id="rId268" Type="http://schemas.openxmlformats.org/officeDocument/2006/relationships/image" Target="media/image129.wmf"/><Relationship Id="rId475" Type="http://schemas.openxmlformats.org/officeDocument/2006/relationships/oleObject" Target="embeddings/oleObject237.bin"/><Relationship Id="rId32" Type="http://schemas.openxmlformats.org/officeDocument/2006/relationships/image" Target="media/image10.wmf"/><Relationship Id="rId74" Type="http://schemas.openxmlformats.org/officeDocument/2006/relationships/image" Target="media/image30.wmf"/><Relationship Id="rId128" Type="http://schemas.openxmlformats.org/officeDocument/2006/relationships/image" Target="media/image62.wmf"/><Relationship Id="rId335" Type="http://schemas.openxmlformats.org/officeDocument/2006/relationships/oleObject" Target="embeddings/oleObject155.bin"/><Relationship Id="rId377" Type="http://schemas.openxmlformats.org/officeDocument/2006/relationships/oleObject" Target="embeddings/oleObject180.bin"/><Relationship Id="rId500" Type="http://schemas.openxmlformats.org/officeDocument/2006/relationships/image" Target="media/image222.wmf"/><Relationship Id="rId5" Type="http://schemas.openxmlformats.org/officeDocument/2006/relationships/webSettings" Target="webSettings.xml"/><Relationship Id="rId181" Type="http://schemas.openxmlformats.org/officeDocument/2006/relationships/oleObject" Target="embeddings/oleObject80.bin"/><Relationship Id="rId237" Type="http://schemas.openxmlformats.org/officeDocument/2006/relationships/oleObject" Target="embeddings/oleObject109.bin"/><Relationship Id="rId402" Type="http://schemas.openxmlformats.org/officeDocument/2006/relationships/image" Target="media/image183.wmf"/><Relationship Id="rId279" Type="http://schemas.openxmlformats.org/officeDocument/2006/relationships/image" Target="media/image136.png"/><Relationship Id="rId444" Type="http://schemas.openxmlformats.org/officeDocument/2006/relationships/image" Target="media/image199.wmf"/><Relationship Id="rId486" Type="http://schemas.openxmlformats.org/officeDocument/2006/relationships/oleObject" Target="embeddings/oleObject244.bin"/><Relationship Id="rId43" Type="http://schemas.openxmlformats.org/officeDocument/2006/relationships/oleObject" Target="embeddings/oleObject14.bin"/><Relationship Id="rId139" Type="http://schemas.openxmlformats.org/officeDocument/2006/relationships/oleObject" Target="embeddings/oleObject57.bin"/><Relationship Id="rId290" Type="http://schemas.openxmlformats.org/officeDocument/2006/relationships/hyperlink" Target="http://www.simulationx.com/" TargetMode="External"/><Relationship Id="rId304" Type="http://schemas.openxmlformats.org/officeDocument/2006/relationships/oleObject" Target="embeddings/oleObject135.bin"/><Relationship Id="rId346" Type="http://schemas.openxmlformats.org/officeDocument/2006/relationships/image" Target="media/image159.wmf"/><Relationship Id="rId388" Type="http://schemas.openxmlformats.org/officeDocument/2006/relationships/oleObject" Target="embeddings/oleObject186.bin"/><Relationship Id="rId85" Type="http://schemas.openxmlformats.org/officeDocument/2006/relationships/image" Target="media/image37.png"/><Relationship Id="rId150" Type="http://schemas.openxmlformats.org/officeDocument/2006/relationships/oleObject" Target="embeddings/oleObject63.bin"/><Relationship Id="rId192" Type="http://schemas.openxmlformats.org/officeDocument/2006/relationships/image" Target="media/image92.wmf"/><Relationship Id="rId206" Type="http://schemas.openxmlformats.org/officeDocument/2006/relationships/image" Target="media/image99.wmf"/><Relationship Id="rId413" Type="http://schemas.openxmlformats.org/officeDocument/2006/relationships/image" Target="media/image187.wmf"/><Relationship Id="rId248" Type="http://schemas.openxmlformats.org/officeDocument/2006/relationships/image" Target="media/image119.wmf"/><Relationship Id="rId455" Type="http://schemas.openxmlformats.org/officeDocument/2006/relationships/image" Target="media/image204.wmf"/><Relationship Id="rId497" Type="http://schemas.openxmlformats.org/officeDocument/2006/relationships/oleObject" Target="embeddings/oleObject251.bin"/><Relationship Id="rId12" Type="http://schemas.openxmlformats.org/officeDocument/2006/relationships/header" Target="header3.xml"/><Relationship Id="rId108" Type="http://schemas.openxmlformats.org/officeDocument/2006/relationships/image" Target="media/image52.wmf"/><Relationship Id="rId315" Type="http://schemas.openxmlformats.org/officeDocument/2006/relationships/oleObject" Target="embeddings/oleObject142.bin"/><Relationship Id="rId357" Type="http://schemas.openxmlformats.org/officeDocument/2006/relationships/image" Target="media/image164.wmf"/><Relationship Id="rId54" Type="http://schemas.openxmlformats.org/officeDocument/2006/relationships/image" Target="media/image20.wmf"/><Relationship Id="rId96" Type="http://schemas.openxmlformats.org/officeDocument/2006/relationships/image" Target="media/image46.wmf"/><Relationship Id="rId161" Type="http://schemas.openxmlformats.org/officeDocument/2006/relationships/image" Target="media/image77.wmf"/><Relationship Id="rId217" Type="http://schemas.openxmlformats.org/officeDocument/2006/relationships/oleObject" Target="embeddings/oleObject98.bin"/><Relationship Id="rId399" Type="http://schemas.openxmlformats.org/officeDocument/2006/relationships/oleObject" Target="embeddings/oleObject192.bin"/><Relationship Id="rId259" Type="http://schemas.openxmlformats.org/officeDocument/2006/relationships/oleObject" Target="embeddings/oleObject120.bin"/><Relationship Id="rId424" Type="http://schemas.openxmlformats.org/officeDocument/2006/relationships/oleObject" Target="embeddings/oleObject208.bin"/><Relationship Id="rId466" Type="http://schemas.openxmlformats.org/officeDocument/2006/relationships/image" Target="media/image208.wmf"/><Relationship Id="rId23" Type="http://schemas.openxmlformats.org/officeDocument/2006/relationships/oleObject" Target="embeddings/oleObject3.bin"/><Relationship Id="rId119" Type="http://schemas.openxmlformats.org/officeDocument/2006/relationships/oleObject" Target="embeddings/oleObject47.bin"/><Relationship Id="rId270" Type="http://schemas.openxmlformats.org/officeDocument/2006/relationships/image" Target="media/image130.wmf"/><Relationship Id="rId326" Type="http://schemas.openxmlformats.org/officeDocument/2006/relationships/image" Target="media/image152.wmf"/><Relationship Id="rId65" Type="http://schemas.openxmlformats.org/officeDocument/2006/relationships/oleObject" Target="embeddings/oleObject25.bin"/><Relationship Id="rId130" Type="http://schemas.openxmlformats.org/officeDocument/2006/relationships/image" Target="media/image63.wmf"/><Relationship Id="rId368" Type="http://schemas.openxmlformats.org/officeDocument/2006/relationships/image" Target="media/image168.wmf"/><Relationship Id="rId172" Type="http://schemas.openxmlformats.org/officeDocument/2006/relationships/image" Target="media/image82.wmf"/><Relationship Id="rId228" Type="http://schemas.openxmlformats.org/officeDocument/2006/relationships/image" Target="media/image110.wmf"/><Relationship Id="rId435" Type="http://schemas.openxmlformats.org/officeDocument/2006/relationships/oleObject" Target="embeddings/oleObject214.bin"/><Relationship Id="rId477" Type="http://schemas.openxmlformats.org/officeDocument/2006/relationships/oleObject" Target="embeddings/oleObject238.bin"/><Relationship Id="rId281" Type="http://schemas.openxmlformats.org/officeDocument/2006/relationships/image" Target="media/image138.png"/><Relationship Id="rId337" Type="http://schemas.openxmlformats.org/officeDocument/2006/relationships/oleObject" Target="embeddings/oleObject156.bin"/><Relationship Id="rId502" Type="http://schemas.openxmlformats.org/officeDocument/2006/relationships/image" Target="media/image223.wmf"/><Relationship Id="rId34" Type="http://schemas.openxmlformats.org/officeDocument/2006/relationships/image" Target="media/image11.wmf"/><Relationship Id="rId76" Type="http://schemas.openxmlformats.org/officeDocument/2006/relationships/image" Target="media/image31.wmf"/><Relationship Id="rId141" Type="http://schemas.openxmlformats.org/officeDocument/2006/relationships/oleObject" Target="embeddings/oleObject58.bin"/><Relationship Id="rId379" Type="http://schemas.openxmlformats.org/officeDocument/2006/relationships/image" Target="media/image173.wmf"/><Relationship Id="rId7" Type="http://schemas.openxmlformats.org/officeDocument/2006/relationships/endnotes" Target="endnotes.xml"/><Relationship Id="rId183" Type="http://schemas.openxmlformats.org/officeDocument/2006/relationships/oleObject" Target="embeddings/oleObject81.bin"/><Relationship Id="rId239" Type="http://schemas.openxmlformats.org/officeDocument/2006/relationships/oleObject" Target="embeddings/oleObject110.bin"/><Relationship Id="rId390" Type="http://schemas.openxmlformats.org/officeDocument/2006/relationships/oleObject" Target="embeddings/oleObject187.bin"/><Relationship Id="rId404" Type="http://schemas.openxmlformats.org/officeDocument/2006/relationships/oleObject" Target="embeddings/oleObject195.bin"/><Relationship Id="rId446" Type="http://schemas.openxmlformats.org/officeDocument/2006/relationships/oleObject" Target="embeddings/oleObject221.bin"/><Relationship Id="rId250" Type="http://schemas.openxmlformats.org/officeDocument/2006/relationships/image" Target="media/image120.wmf"/><Relationship Id="rId292" Type="http://schemas.openxmlformats.org/officeDocument/2006/relationships/hyperlink" Target="http://en.wikipedia.org/wiki/Xml" TargetMode="External"/><Relationship Id="rId306" Type="http://schemas.openxmlformats.org/officeDocument/2006/relationships/oleObject" Target="embeddings/oleObject136.bin"/><Relationship Id="rId488" Type="http://schemas.openxmlformats.org/officeDocument/2006/relationships/oleObject" Target="embeddings/oleObject245.bin"/><Relationship Id="rId45" Type="http://schemas.openxmlformats.org/officeDocument/2006/relationships/oleObject" Target="embeddings/oleObject15.bin"/><Relationship Id="rId87" Type="http://schemas.openxmlformats.org/officeDocument/2006/relationships/image" Target="media/image39.emf"/><Relationship Id="rId110" Type="http://schemas.openxmlformats.org/officeDocument/2006/relationships/image" Target="media/image53.wmf"/><Relationship Id="rId348" Type="http://schemas.openxmlformats.org/officeDocument/2006/relationships/oleObject" Target="embeddings/oleObject164.bin"/><Relationship Id="rId152" Type="http://schemas.openxmlformats.org/officeDocument/2006/relationships/image" Target="media/image73.wmf"/><Relationship Id="rId173" Type="http://schemas.openxmlformats.org/officeDocument/2006/relationships/oleObject" Target="embeddings/oleObject76.bin"/><Relationship Id="rId194" Type="http://schemas.openxmlformats.org/officeDocument/2006/relationships/image" Target="media/image93.wmf"/><Relationship Id="rId208" Type="http://schemas.openxmlformats.org/officeDocument/2006/relationships/image" Target="media/image100.wmf"/><Relationship Id="rId229" Type="http://schemas.openxmlformats.org/officeDocument/2006/relationships/oleObject" Target="embeddings/oleObject104.bin"/><Relationship Id="rId380" Type="http://schemas.openxmlformats.org/officeDocument/2006/relationships/oleObject" Target="embeddings/oleObject182.bin"/><Relationship Id="rId415" Type="http://schemas.openxmlformats.org/officeDocument/2006/relationships/image" Target="media/image188.wmf"/><Relationship Id="rId436" Type="http://schemas.openxmlformats.org/officeDocument/2006/relationships/oleObject" Target="embeddings/oleObject215.bin"/><Relationship Id="rId457" Type="http://schemas.openxmlformats.org/officeDocument/2006/relationships/image" Target="media/image205.wmf"/><Relationship Id="rId240" Type="http://schemas.openxmlformats.org/officeDocument/2006/relationships/image" Target="media/image115.wmf"/><Relationship Id="rId261" Type="http://schemas.openxmlformats.org/officeDocument/2006/relationships/oleObject" Target="embeddings/oleObject121.bin"/><Relationship Id="rId478" Type="http://schemas.openxmlformats.org/officeDocument/2006/relationships/image" Target="media/image214.wmf"/><Relationship Id="rId499" Type="http://schemas.openxmlformats.org/officeDocument/2006/relationships/oleObject" Target="embeddings/oleObject252.bin"/><Relationship Id="rId14" Type="http://schemas.openxmlformats.org/officeDocument/2006/relationships/image" Target="media/image2.png"/><Relationship Id="rId35" Type="http://schemas.openxmlformats.org/officeDocument/2006/relationships/oleObject" Target="embeddings/oleObject9.bin"/><Relationship Id="rId56" Type="http://schemas.openxmlformats.org/officeDocument/2006/relationships/image" Target="media/image21.wmf"/><Relationship Id="rId77" Type="http://schemas.openxmlformats.org/officeDocument/2006/relationships/oleObject" Target="embeddings/oleObject31.bin"/><Relationship Id="rId100" Type="http://schemas.openxmlformats.org/officeDocument/2006/relationships/image" Target="media/image48.wmf"/><Relationship Id="rId282" Type="http://schemas.openxmlformats.org/officeDocument/2006/relationships/image" Target="media/image139.png"/><Relationship Id="rId317" Type="http://schemas.openxmlformats.org/officeDocument/2006/relationships/oleObject" Target="embeddings/oleObject143.bin"/><Relationship Id="rId338" Type="http://schemas.openxmlformats.org/officeDocument/2006/relationships/oleObject" Target="embeddings/oleObject157.bin"/><Relationship Id="rId359" Type="http://schemas.openxmlformats.org/officeDocument/2006/relationships/image" Target="media/image165.wmf"/><Relationship Id="rId503" Type="http://schemas.openxmlformats.org/officeDocument/2006/relationships/oleObject" Target="embeddings/oleObject254.bin"/><Relationship Id="rId8" Type="http://schemas.openxmlformats.org/officeDocument/2006/relationships/header" Target="header1.xml"/><Relationship Id="rId98" Type="http://schemas.openxmlformats.org/officeDocument/2006/relationships/image" Target="media/image47.wmf"/><Relationship Id="rId121" Type="http://schemas.openxmlformats.org/officeDocument/2006/relationships/oleObject" Target="embeddings/oleObject48.bin"/><Relationship Id="rId142" Type="http://schemas.openxmlformats.org/officeDocument/2006/relationships/oleObject" Target="embeddings/oleObject59.bin"/><Relationship Id="rId163" Type="http://schemas.openxmlformats.org/officeDocument/2006/relationships/oleObject" Target="embeddings/oleObject71.bin"/><Relationship Id="rId184" Type="http://schemas.openxmlformats.org/officeDocument/2006/relationships/image" Target="media/image88.wmf"/><Relationship Id="rId219" Type="http://schemas.openxmlformats.org/officeDocument/2006/relationships/oleObject" Target="embeddings/oleObject99.bin"/><Relationship Id="rId370" Type="http://schemas.openxmlformats.org/officeDocument/2006/relationships/image" Target="media/image169.wmf"/><Relationship Id="rId391" Type="http://schemas.openxmlformats.org/officeDocument/2006/relationships/image" Target="media/image178.wmf"/><Relationship Id="rId405" Type="http://schemas.openxmlformats.org/officeDocument/2006/relationships/image" Target="media/image184.wmf"/><Relationship Id="rId426" Type="http://schemas.openxmlformats.org/officeDocument/2006/relationships/oleObject" Target="embeddings/oleObject209.bin"/><Relationship Id="rId447" Type="http://schemas.openxmlformats.org/officeDocument/2006/relationships/image" Target="media/image200.wmf"/><Relationship Id="rId230" Type="http://schemas.openxmlformats.org/officeDocument/2006/relationships/image" Target="media/image111.wmf"/><Relationship Id="rId251" Type="http://schemas.openxmlformats.org/officeDocument/2006/relationships/oleObject" Target="embeddings/oleObject116.bin"/><Relationship Id="rId468" Type="http://schemas.openxmlformats.org/officeDocument/2006/relationships/image" Target="media/image209.wmf"/><Relationship Id="rId489" Type="http://schemas.openxmlformats.org/officeDocument/2006/relationships/image" Target="media/image218.wmf"/><Relationship Id="rId25" Type="http://schemas.openxmlformats.org/officeDocument/2006/relationships/oleObject" Target="embeddings/oleObject4.bin"/><Relationship Id="rId46" Type="http://schemas.openxmlformats.org/officeDocument/2006/relationships/image" Target="media/image16.wmf"/><Relationship Id="rId67" Type="http://schemas.openxmlformats.org/officeDocument/2006/relationships/oleObject" Target="embeddings/oleObject26.bin"/><Relationship Id="rId272" Type="http://schemas.openxmlformats.org/officeDocument/2006/relationships/image" Target="media/image131.wmf"/><Relationship Id="rId293" Type="http://schemas.openxmlformats.org/officeDocument/2006/relationships/image" Target="media/image140.wmf"/><Relationship Id="rId307" Type="http://schemas.openxmlformats.org/officeDocument/2006/relationships/oleObject" Target="embeddings/oleObject137.bin"/><Relationship Id="rId328" Type="http://schemas.openxmlformats.org/officeDocument/2006/relationships/image" Target="media/image153.wmf"/><Relationship Id="rId349" Type="http://schemas.openxmlformats.org/officeDocument/2006/relationships/image" Target="media/image160.wmf"/><Relationship Id="rId88" Type="http://schemas.openxmlformats.org/officeDocument/2006/relationships/image" Target="media/image40.png"/><Relationship Id="rId111" Type="http://schemas.openxmlformats.org/officeDocument/2006/relationships/oleObject" Target="embeddings/oleObject43.bin"/><Relationship Id="rId132" Type="http://schemas.openxmlformats.org/officeDocument/2006/relationships/image" Target="media/image64.wmf"/><Relationship Id="rId153" Type="http://schemas.openxmlformats.org/officeDocument/2006/relationships/oleObject" Target="embeddings/oleObject65.bin"/><Relationship Id="rId174" Type="http://schemas.openxmlformats.org/officeDocument/2006/relationships/image" Target="media/image83.wmf"/><Relationship Id="rId195" Type="http://schemas.openxmlformats.org/officeDocument/2006/relationships/oleObject" Target="embeddings/oleObject87.bin"/><Relationship Id="rId209" Type="http://schemas.openxmlformats.org/officeDocument/2006/relationships/oleObject" Target="embeddings/oleObject94.bin"/><Relationship Id="rId360" Type="http://schemas.openxmlformats.org/officeDocument/2006/relationships/oleObject" Target="embeddings/oleObject170.bin"/><Relationship Id="rId381" Type="http://schemas.openxmlformats.org/officeDocument/2006/relationships/oleObject" Target="embeddings/oleObject183.bin"/><Relationship Id="rId416" Type="http://schemas.openxmlformats.org/officeDocument/2006/relationships/oleObject" Target="embeddings/oleObject202.bin"/><Relationship Id="rId220" Type="http://schemas.openxmlformats.org/officeDocument/2006/relationships/image" Target="media/image106.wmf"/><Relationship Id="rId241" Type="http://schemas.openxmlformats.org/officeDocument/2006/relationships/oleObject" Target="embeddings/oleObject111.bin"/><Relationship Id="rId437" Type="http://schemas.openxmlformats.org/officeDocument/2006/relationships/image" Target="media/image196.wmf"/><Relationship Id="rId458" Type="http://schemas.openxmlformats.org/officeDocument/2006/relationships/oleObject" Target="embeddings/oleObject227.bin"/><Relationship Id="rId479" Type="http://schemas.openxmlformats.org/officeDocument/2006/relationships/oleObject" Target="embeddings/oleObject239.bin"/><Relationship Id="rId15" Type="http://schemas.openxmlformats.org/officeDocument/2006/relationships/hyperlink" Target="http://creativecommons.org/licenses/by-sa/3.0/" TargetMode="External"/><Relationship Id="rId36" Type="http://schemas.openxmlformats.org/officeDocument/2006/relationships/image" Target="media/image12.wmf"/><Relationship Id="rId57" Type="http://schemas.openxmlformats.org/officeDocument/2006/relationships/oleObject" Target="embeddings/oleObject21.bin"/><Relationship Id="rId262" Type="http://schemas.openxmlformats.org/officeDocument/2006/relationships/image" Target="media/image126.wmf"/><Relationship Id="rId283" Type="http://schemas.openxmlformats.org/officeDocument/2006/relationships/hyperlink" Target="file:///P:\model\controller.mdl" TargetMode="External"/><Relationship Id="rId318" Type="http://schemas.openxmlformats.org/officeDocument/2006/relationships/oleObject" Target="embeddings/oleObject144.bin"/><Relationship Id="rId339" Type="http://schemas.openxmlformats.org/officeDocument/2006/relationships/oleObject" Target="embeddings/oleObject158.bin"/><Relationship Id="rId490" Type="http://schemas.openxmlformats.org/officeDocument/2006/relationships/oleObject" Target="embeddings/oleObject246.bin"/><Relationship Id="rId504" Type="http://schemas.openxmlformats.org/officeDocument/2006/relationships/oleObject" Target="embeddings/oleObject255.bin"/><Relationship Id="rId78" Type="http://schemas.openxmlformats.org/officeDocument/2006/relationships/image" Target="media/image32.wmf"/><Relationship Id="rId99" Type="http://schemas.openxmlformats.org/officeDocument/2006/relationships/oleObject" Target="embeddings/oleObject37.bin"/><Relationship Id="rId101" Type="http://schemas.openxmlformats.org/officeDocument/2006/relationships/oleObject" Target="embeddings/oleObject38.bin"/><Relationship Id="rId122" Type="http://schemas.openxmlformats.org/officeDocument/2006/relationships/image" Target="media/image59.wmf"/><Relationship Id="rId143" Type="http://schemas.openxmlformats.org/officeDocument/2006/relationships/image" Target="media/image69.wmf"/><Relationship Id="rId164" Type="http://schemas.openxmlformats.org/officeDocument/2006/relationships/image" Target="media/image78.wmf"/><Relationship Id="rId185" Type="http://schemas.openxmlformats.org/officeDocument/2006/relationships/oleObject" Target="embeddings/oleObject82.bin"/><Relationship Id="rId350" Type="http://schemas.openxmlformats.org/officeDocument/2006/relationships/oleObject" Target="embeddings/oleObject165.bin"/><Relationship Id="rId371" Type="http://schemas.openxmlformats.org/officeDocument/2006/relationships/oleObject" Target="embeddings/oleObject177.bin"/><Relationship Id="rId406" Type="http://schemas.openxmlformats.org/officeDocument/2006/relationships/oleObject" Target="embeddings/oleObject196.bin"/><Relationship Id="rId9" Type="http://schemas.openxmlformats.org/officeDocument/2006/relationships/header" Target="header2.xml"/><Relationship Id="rId210" Type="http://schemas.openxmlformats.org/officeDocument/2006/relationships/image" Target="media/image101.wmf"/><Relationship Id="rId392" Type="http://schemas.openxmlformats.org/officeDocument/2006/relationships/oleObject" Target="embeddings/oleObject188.bin"/><Relationship Id="rId427" Type="http://schemas.openxmlformats.org/officeDocument/2006/relationships/image" Target="media/image192.wmf"/><Relationship Id="rId448" Type="http://schemas.openxmlformats.org/officeDocument/2006/relationships/oleObject" Target="embeddings/oleObject222.bin"/><Relationship Id="rId469" Type="http://schemas.openxmlformats.org/officeDocument/2006/relationships/oleObject" Target="embeddings/oleObject234.bin"/><Relationship Id="rId26" Type="http://schemas.openxmlformats.org/officeDocument/2006/relationships/image" Target="media/image7.wmf"/><Relationship Id="rId231" Type="http://schemas.openxmlformats.org/officeDocument/2006/relationships/oleObject" Target="embeddings/oleObject105.bin"/><Relationship Id="rId252" Type="http://schemas.openxmlformats.org/officeDocument/2006/relationships/image" Target="media/image121.wmf"/><Relationship Id="rId273" Type="http://schemas.openxmlformats.org/officeDocument/2006/relationships/oleObject" Target="embeddings/oleObject127.bin"/><Relationship Id="rId294" Type="http://schemas.openxmlformats.org/officeDocument/2006/relationships/oleObject" Target="embeddings/oleObject129.bin"/><Relationship Id="rId308" Type="http://schemas.openxmlformats.org/officeDocument/2006/relationships/image" Target="media/image146.wmf"/><Relationship Id="rId329" Type="http://schemas.openxmlformats.org/officeDocument/2006/relationships/oleObject" Target="embeddings/oleObject151.bin"/><Relationship Id="rId480" Type="http://schemas.openxmlformats.org/officeDocument/2006/relationships/image" Target="media/image215.wmf"/><Relationship Id="rId47" Type="http://schemas.openxmlformats.org/officeDocument/2006/relationships/oleObject" Target="embeddings/oleObject16.bin"/><Relationship Id="rId68" Type="http://schemas.openxmlformats.org/officeDocument/2006/relationships/image" Target="media/image27.wmf"/><Relationship Id="rId89" Type="http://schemas.openxmlformats.org/officeDocument/2006/relationships/image" Target="media/image41.emf"/><Relationship Id="rId112" Type="http://schemas.openxmlformats.org/officeDocument/2006/relationships/image" Target="media/image54.wmf"/><Relationship Id="rId133" Type="http://schemas.openxmlformats.org/officeDocument/2006/relationships/oleObject" Target="embeddings/oleObject54.bin"/><Relationship Id="rId154" Type="http://schemas.openxmlformats.org/officeDocument/2006/relationships/oleObject" Target="embeddings/oleObject66.bin"/><Relationship Id="rId175" Type="http://schemas.openxmlformats.org/officeDocument/2006/relationships/oleObject" Target="embeddings/oleObject77.bin"/><Relationship Id="rId340" Type="http://schemas.openxmlformats.org/officeDocument/2006/relationships/oleObject" Target="embeddings/oleObject159.bin"/><Relationship Id="rId361" Type="http://schemas.openxmlformats.org/officeDocument/2006/relationships/image" Target="media/image166.wmf"/><Relationship Id="rId196" Type="http://schemas.openxmlformats.org/officeDocument/2006/relationships/image" Target="media/image94.wmf"/><Relationship Id="rId200" Type="http://schemas.openxmlformats.org/officeDocument/2006/relationships/image" Target="media/image96.wmf"/><Relationship Id="rId382" Type="http://schemas.openxmlformats.org/officeDocument/2006/relationships/image" Target="media/image174.wmf"/><Relationship Id="rId417" Type="http://schemas.openxmlformats.org/officeDocument/2006/relationships/oleObject" Target="embeddings/oleObject203.bin"/><Relationship Id="rId438" Type="http://schemas.openxmlformats.org/officeDocument/2006/relationships/oleObject" Target="embeddings/oleObject216.bin"/><Relationship Id="rId459" Type="http://schemas.openxmlformats.org/officeDocument/2006/relationships/oleObject" Target="embeddings/oleObject228.bin"/><Relationship Id="rId16" Type="http://schemas.openxmlformats.org/officeDocument/2006/relationships/hyperlink" Target="http://creativecommons.org/licenses/by-sa/3.0/legalcode" TargetMode="External"/><Relationship Id="rId221" Type="http://schemas.openxmlformats.org/officeDocument/2006/relationships/oleObject" Target="embeddings/oleObject100.bin"/><Relationship Id="rId242" Type="http://schemas.openxmlformats.org/officeDocument/2006/relationships/image" Target="media/image116.wmf"/><Relationship Id="rId263" Type="http://schemas.openxmlformats.org/officeDocument/2006/relationships/oleObject" Target="embeddings/oleObject122.bin"/><Relationship Id="rId284" Type="http://schemas.openxmlformats.org/officeDocument/2006/relationships/hyperlink" Target="http://www.lmsintl.com/" TargetMode="External"/><Relationship Id="rId319" Type="http://schemas.openxmlformats.org/officeDocument/2006/relationships/oleObject" Target="embeddings/oleObject145.bin"/><Relationship Id="rId470" Type="http://schemas.openxmlformats.org/officeDocument/2006/relationships/image" Target="media/image210.wmf"/><Relationship Id="rId491" Type="http://schemas.openxmlformats.org/officeDocument/2006/relationships/image" Target="media/image219.wmf"/><Relationship Id="rId505" Type="http://schemas.openxmlformats.org/officeDocument/2006/relationships/header" Target="header4.xml"/><Relationship Id="rId37" Type="http://schemas.openxmlformats.org/officeDocument/2006/relationships/oleObject" Target="embeddings/oleObject10.bin"/><Relationship Id="rId58" Type="http://schemas.openxmlformats.org/officeDocument/2006/relationships/image" Target="media/image22.wmf"/><Relationship Id="rId79" Type="http://schemas.openxmlformats.org/officeDocument/2006/relationships/oleObject" Target="embeddings/oleObject32.bin"/><Relationship Id="rId102" Type="http://schemas.openxmlformats.org/officeDocument/2006/relationships/image" Target="media/image49.wmf"/><Relationship Id="rId123" Type="http://schemas.openxmlformats.org/officeDocument/2006/relationships/oleObject" Target="embeddings/oleObject49.bin"/><Relationship Id="rId144" Type="http://schemas.openxmlformats.org/officeDocument/2006/relationships/oleObject" Target="embeddings/oleObject60.bin"/><Relationship Id="rId330" Type="http://schemas.openxmlformats.org/officeDocument/2006/relationships/oleObject" Target="embeddings/oleObject152.bin"/><Relationship Id="rId90" Type="http://schemas.openxmlformats.org/officeDocument/2006/relationships/image" Target="media/image42.emf"/><Relationship Id="rId165" Type="http://schemas.openxmlformats.org/officeDocument/2006/relationships/oleObject" Target="embeddings/oleObject72.bin"/><Relationship Id="rId186" Type="http://schemas.openxmlformats.org/officeDocument/2006/relationships/image" Target="media/image89.wmf"/><Relationship Id="rId351" Type="http://schemas.openxmlformats.org/officeDocument/2006/relationships/image" Target="media/image161.wmf"/><Relationship Id="rId372" Type="http://schemas.openxmlformats.org/officeDocument/2006/relationships/image" Target="media/image170.wmf"/><Relationship Id="rId393" Type="http://schemas.openxmlformats.org/officeDocument/2006/relationships/image" Target="media/image179.wmf"/><Relationship Id="rId407" Type="http://schemas.openxmlformats.org/officeDocument/2006/relationships/image" Target="media/image185.wmf"/><Relationship Id="rId428" Type="http://schemas.openxmlformats.org/officeDocument/2006/relationships/oleObject" Target="embeddings/oleObject210.bin"/><Relationship Id="rId449" Type="http://schemas.openxmlformats.org/officeDocument/2006/relationships/image" Target="media/image201.wmf"/><Relationship Id="rId211" Type="http://schemas.openxmlformats.org/officeDocument/2006/relationships/oleObject" Target="embeddings/oleObject95.bin"/><Relationship Id="rId232" Type="http://schemas.openxmlformats.org/officeDocument/2006/relationships/image" Target="media/image112.wmf"/><Relationship Id="rId253" Type="http://schemas.openxmlformats.org/officeDocument/2006/relationships/oleObject" Target="embeddings/oleObject117.bin"/><Relationship Id="rId274" Type="http://schemas.openxmlformats.org/officeDocument/2006/relationships/image" Target="media/image132.wmf"/><Relationship Id="rId295" Type="http://schemas.openxmlformats.org/officeDocument/2006/relationships/oleObject" Target="embeddings/oleObject130.bin"/><Relationship Id="rId309" Type="http://schemas.openxmlformats.org/officeDocument/2006/relationships/oleObject" Target="embeddings/oleObject138.bin"/><Relationship Id="rId460" Type="http://schemas.openxmlformats.org/officeDocument/2006/relationships/oleObject" Target="embeddings/oleObject229.bin"/><Relationship Id="rId481" Type="http://schemas.openxmlformats.org/officeDocument/2006/relationships/oleObject" Target="embeddings/oleObject240.bin"/><Relationship Id="rId27" Type="http://schemas.openxmlformats.org/officeDocument/2006/relationships/oleObject" Target="embeddings/oleObject5.bin"/><Relationship Id="rId48" Type="http://schemas.openxmlformats.org/officeDocument/2006/relationships/image" Target="media/image17.wmf"/><Relationship Id="rId69" Type="http://schemas.openxmlformats.org/officeDocument/2006/relationships/oleObject" Target="embeddings/oleObject27.bin"/><Relationship Id="rId113" Type="http://schemas.openxmlformats.org/officeDocument/2006/relationships/oleObject" Target="embeddings/oleObject44.bin"/><Relationship Id="rId134" Type="http://schemas.openxmlformats.org/officeDocument/2006/relationships/image" Target="media/image65.wmf"/><Relationship Id="rId320" Type="http://schemas.openxmlformats.org/officeDocument/2006/relationships/oleObject" Target="embeddings/oleObject146.bin"/><Relationship Id="rId80" Type="http://schemas.openxmlformats.org/officeDocument/2006/relationships/oleObject" Target="embeddings/oleObject33.bin"/><Relationship Id="rId155" Type="http://schemas.openxmlformats.org/officeDocument/2006/relationships/image" Target="media/image74.wmf"/><Relationship Id="rId176" Type="http://schemas.openxmlformats.org/officeDocument/2006/relationships/image" Target="media/image84.wmf"/><Relationship Id="rId197" Type="http://schemas.openxmlformats.org/officeDocument/2006/relationships/oleObject" Target="embeddings/oleObject88.bin"/><Relationship Id="rId341" Type="http://schemas.openxmlformats.org/officeDocument/2006/relationships/image" Target="media/image157.wmf"/><Relationship Id="rId362" Type="http://schemas.openxmlformats.org/officeDocument/2006/relationships/oleObject" Target="embeddings/oleObject171.bin"/><Relationship Id="rId383" Type="http://schemas.openxmlformats.org/officeDocument/2006/relationships/oleObject" Target="embeddings/oleObject184.bin"/><Relationship Id="rId418" Type="http://schemas.openxmlformats.org/officeDocument/2006/relationships/oleObject" Target="embeddings/oleObject204.bin"/><Relationship Id="rId439" Type="http://schemas.openxmlformats.org/officeDocument/2006/relationships/oleObject" Target="embeddings/oleObject217.bin"/><Relationship Id="rId201" Type="http://schemas.openxmlformats.org/officeDocument/2006/relationships/oleObject" Target="embeddings/oleObject90.bin"/><Relationship Id="rId222" Type="http://schemas.openxmlformats.org/officeDocument/2006/relationships/image" Target="media/image107.wmf"/><Relationship Id="rId243" Type="http://schemas.openxmlformats.org/officeDocument/2006/relationships/oleObject" Target="embeddings/oleObject112.bin"/><Relationship Id="rId264" Type="http://schemas.openxmlformats.org/officeDocument/2006/relationships/image" Target="media/image127.wmf"/><Relationship Id="rId285" Type="http://schemas.openxmlformats.org/officeDocument/2006/relationships/hyperlink" Target="http://www.autosar.org/" TargetMode="External"/><Relationship Id="rId450" Type="http://schemas.openxmlformats.org/officeDocument/2006/relationships/oleObject" Target="embeddings/oleObject223.bin"/><Relationship Id="rId471" Type="http://schemas.openxmlformats.org/officeDocument/2006/relationships/oleObject" Target="embeddings/oleObject235.bin"/><Relationship Id="rId506" Type="http://schemas.openxmlformats.org/officeDocument/2006/relationships/fontTable" Target="fontTable.xml"/><Relationship Id="rId17" Type="http://schemas.openxmlformats.org/officeDocument/2006/relationships/hyperlink" Target="mailto:contact@fmi-standard.org" TargetMode="External"/><Relationship Id="rId38" Type="http://schemas.openxmlformats.org/officeDocument/2006/relationships/image" Target="media/image13.wmf"/><Relationship Id="rId59" Type="http://schemas.openxmlformats.org/officeDocument/2006/relationships/oleObject" Target="embeddings/oleObject22.bin"/><Relationship Id="rId103" Type="http://schemas.openxmlformats.org/officeDocument/2006/relationships/oleObject" Target="embeddings/oleObject39.bin"/><Relationship Id="rId124" Type="http://schemas.openxmlformats.org/officeDocument/2006/relationships/image" Target="media/image60.wmf"/><Relationship Id="rId310" Type="http://schemas.openxmlformats.org/officeDocument/2006/relationships/oleObject" Target="embeddings/oleObject139.bin"/><Relationship Id="rId492" Type="http://schemas.openxmlformats.org/officeDocument/2006/relationships/oleObject" Target="embeddings/oleObject247.bin"/><Relationship Id="rId70" Type="http://schemas.openxmlformats.org/officeDocument/2006/relationships/image" Target="media/image28.wmf"/><Relationship Id="rId91" Type="http://schemas.openxmlformats.org/officeDocument/2006/relationships/image" Target="media/image43.png"/><Relationship Id="rId145" Type="http://schemas.openxmlformats.org/officeDocument/2006/relationships/image" Target="media/image70.emf"/><Relationship Id="rId166" Type="http://schemas.openxmlformats.org/officeDocument/2006/relationships/image" Target="media/image79.wmf"/><Relationship Id="rId187" Type="http://schemas.openxmlformats.org/officeDocument/2006/relationships/oleObject" Target="embeddings/oleObject83.bin"/><Relationship Id="rId331" Type="http://schemas.openxmlformats.org/officeDocument/2006/relationships/image" Target="media/image154.wmf"/><Relationship Id="rId352" Type="http://schemas.openxmlformats.org/officeDocument/2006/relationships/oleObject" Target="embeddings/oleObject166.bin"/><Relationship Id="rId373" Type="http://schemas.openxmlformats.org/officeDocument/2006/relationships/oleObject" Target="embeddings/oleObject178.bin"/><Relationship Id="rId394" Type="http://schemas.openxmlformats.org/officeDocument/2006/relationships/oleObject" Target="embeddings/oleObject189.bin"/><Relationship Id="rId408" Type="http://schemas.openxmlformats.org/officeDocument/2006/relationships/oleObject" Target="embeddings/oleObject197.bin"/><Relationship Id="rId429" Type="http://schemas.openxmlformats.org/officeDocument/2006/relationships/image" Target="media/image193.wmf"/><Relationship Id="rId1" Type="http://schemas.openxmlformats.org/officeDocument/2006/relationships/customXml" Target="../customXml/item1.xml"/><Relationship Id="rId212" Type="http://schemas.openxmlformats.org/officeDocument/2006/relationships/image" Target="media/image102.wmf"/><Relationship Id="rId233" Type="http://schemas.openxmlformats.org/officeDocument/2006/relationships/oleObject" Target="embeddings/oleObject106.bin"/><Relationship Id="rId254" Type="http://schemas.openxmlformats.org/officeDocument/2006/relationships/image" Target="media/image122.wmf"/><Relationship Id="rId440" Type="http://schemas.openxmlformats.org/officeDocument/2006/relationships/image" Target="media/image197.wmf"/><Relationship Id="rId28" Type="http://schemas.openxmlformats.org/officeDocument/2006/relationships/image" Target="media/image8.wmf"/><Relationship Id="rId49" Type="http://schemas.openxmlformats.org/officeDocument/2006/relationships/oleObject" Target="embeddings/oleObject17.bin"/><Relationship Id="rId114" Type="http://schemas.openxmlformats.org/officeDocument/2006/relationships/image" Target="media/image55.wmf"/><Relationship Id="rId275" Type="http://schemas.openxmlformats.org/officeDocument/2006/relationships/oleObject" Target="embeddings/oleObject128.bin"/><Relationship Id="rId296" Type="http://schemas.openxmlformats.org/officeDocument/2006/relationships/image" Target="media/image141.wmf"/><Relationship Id="rId300" Type="http://schemas.openxmlformats.org/officeDocument/2006/relationships/image" Target="media/image143.wmf"/><Relationship Id="rId461" Type="http://schemas.openxmlformats.org/officeDocument/2006/relationships/oleObject" Target="embeddings/oleObject230.bin"/><Relationship Id="rId482" Type="http://schemas.openxmlformats.org/officeDocument/2006/relationships/oleObject" Target="embeddings/oleObject241.bin"/><Relationship Id="rId60" Type="http://schemas.openxmlformats.org/officeDocument/2006/relationships/image" Target="media/image23.wmf"/><Relationship Id="rId81" Type="http://schemas.openxmlformats.org/officeDocument/2006/relationships/image" Target="media/image33.png"/><Relationship Id="rId135" Type="http://schemas.openxmlformats.org/officeDocument/2006/relationships/oleObject" Target="embeddings/oleObject55.bin"/><Relationship Id="rId156" Type="http://schemas.openxmlformats.org/officeDocument/2006/relationships/oleObject" Target="embeddings/oleObject67.bin"/><Relationship Id="rId177" Type="http://schemas.openxmlformats.org/officeDocument/2006/relationships/oleObject" Target="embeddings/oleObject78.bin"/><Relationship Id="rId198" Type="http://schemas.openxmlformats.org/officeDocument/2006/relationships/image" Target="media/image95.wmf"/><Relationship Id="rId321" Type="http://schemas.openxmlformats.org/officeDocument/2006/relationships/image" Target="media/image150.wmf"/><Relationship Id="rId342" Type="http://schemas.openxmlformats.org/officeDocument/2006/relationships/oleObject" Target="embeddings/oleObject160.bin"/><Relationship Id="rId363" Type="http://schemas.openxmlformats.org/officeDocument/2006/relationships/oleObject" Target="embeddings/oleObject172.bin"/><Relationship Id="rId384" Type="http://schemas.openxmlformats.org/officeDocument/2006/relationships/hyperlink" Target="http://www.unige.ch/~hairer/prog/nonstiff/dopri5.f" TargetMode="External"/><Relationship Id="rId419" Type="http://schemas.openxmlformats.org/officeDocument/2006/relationships/oleObject" Target="embeddings/oleObject205.bin"/><Relationship Id="rId202" Type="http://schemas.openxmlformats.org/officeDocument/2006/relationships/image" Target="media/image97.wmf"/><Relationship Id="rId223" Type="http://schemas.openxmlformats.org/officeDocument/2006/relationships/oleObject" Target="embeddings/oleObject101.bin"/><Relationship Id="rId244" Type="http://schemas.openxmlformats.org/officeDocument/2006/relationships/image" Target="media/image117.wmf"/><Relationship Id="rId430" Type="http://schemas.openxmlformats.org/officeDocument/2006/relationships/oleObject" Target="embeddings/oleObject211.bin"/><Relationship Id="rId18" Type="http://schemas.openxmlformats.org/officeDocument/2006/relationships/image" Target="media/image3.wmf"/><Relationship Id="rId39" Type="http://schemas.openxmlformats.org/officeDocument/2006/relationships/oleObject" Target="embeddings/oleObject11.bin"/><Relationship Id="rId265" Type="http://schemas.openxmlformats.org/officeDocument/2006/relationships/oleObject" Target="embeddings/oleObject123.bin"/><Relationship Id="rId286" Type="http://schemas.openxmlformats.org/officeDocument/2006/relationships/hyperlink" Target="http://www.dynasim.se/" TargetMode="External"/><Relationship Id="rId451" Type="http://schemas.openxmlformats.org/officeDocument/2006/relationships/image" Target="media/image202.wmf"/><Relationship Id="rId472" Type="http://schemas.openxmlformats.org/officeDocument/2006/relationships/image" Target="media/image211.wmf"/><Relationship Id="rId493" Type="http://schemas.openxmlformats.org/officeDocument/2006/relationships/image" Target="media/image220.wmf"/><Relationship Id="rId507" Type="http://schemas.microsoft.com/office/2011/relationships/people" Target="people.xml"/><Relationship Id="rId50" Type="http://schemas.openxmlformats.org/officeDocument/2006/relationships/image" Target="media/image18.wmf"/><Relationship Id="rId104" Type="http://schemas.openxmlformats.org/officeDocument/2006/relationships/image" Target="media/image50.wmf"/><Relationship Id="rId125" Type="http://schemas.openxmlformats.org/officeDocument/2006/relationships/oleObject" Target="embeddings/oleObject50.bin"/><Relationship Id="rId146" Type="http://schemas.openxmlformats.org/officeDocument/2006/relationships/oleObject" Target="embeddings/oleObject61.bin"/><Relationship Id="rId167" Type="http://schemas.openxmlformats.org/officeDocument/2006/relationships/oleObject" Target="embeddings/oleObject73.bin"/><Relationship Id="rId188" Type="http://schemas.openxmlformats.org/officeDocument/2006/relationships/image" Target="media/image90.wmf"/><Relationship Id="rId311" Type="http://schemas.openxmlformats.org/officeDocument/2006/relationships/image" Target="media/image147.wmf"/><Relationship Id="rId332" Type="http://schemas.openxmlformats.org/officeDocument/2006/relationships/oleObject" Target="embeddings/oleObject153.bin"/><Relationship Id="rId353" Type="http://schemas.openxmlformats.org/officeDocument/2006/relationships/image" Target="media/image162.wmf"/><Relationship Id="rId374" Type="http://schemas.openxmlformats.org/officeDocument/2006/relationships/image" Target="media/image171.wmf"/><Relationship Id="rId395" Type="http://schemas.openxmlformats.org/officeDocument/2006/relationships/image" Target="media/image180.wmf"/><Relationship Id="rId409" Type="http://schemas.openxmlformats.org/officeDocument/2006/relationships/image" Target="media/image186.wmf"/><Relationship Id="rId71" Type="http://schemas.openxmlformats.org/officeDocument/2006/relationships/oleObject" Target="embeddings/oleObject28.bin"/><Relationship Id="rId92" Type="http://schemas.openxmlformats.org/officeDocument/2006/relationships/image" Target="media/image44.wmf"/><Relationship Id="rId213" Type="http://schemas.openxmlformats.org/officeDocument/2006/relationships/oleObject" Target="embeddings/oleObject96.bin"/><Relationship Id="rId234" Type="http://schemas.openxmlformats.org/officeDocument/2006/relationships/image" Target="media/image113.wmf"/><Relationship Id="rId420" Type="http://schemas.openxmlformats.org/officeDocument/2006/relationships/image" Target="media/image189.wmf"/><Relationship Id="rId2" Type="http://schemas.openxmlformats.org/officeDocument/2006/relationships/numbering" Target="numbering.xml"/><Relationship Id="rId29" Type="http://schemas.openxmlformats.org/officeDocument/2006/relationships/oleObject" Target="embeddings/oleObject6.bin"/><Relationship Id="rId255" Type="http://schemas.openxmlformats.org/officeDocument/2006/relationships/oleObject" Target="embeddings/oleObject118.bin"/><Relationship Id="rId276" Type="http://schemas.openxmlformats.org/officeDocument/2006/relationships/image" Target="media/image133.png"/><Relationship Id="rId297" Type="http://schemas.openxmlformats.org/officeDocument/2006/relationships/oleObject" Target="embeddings/oleObject131.bin"/><Relationship Id="rId441" Type="http://schemas.openxmlformats.org/officeDocument/2006/relationships/oleObject" Target="embeddings/oleObject218.bin"/><Relationship Id="rId462" Type="http://schemas.openxmlformats.org/officeDocument/2006/relationships/image" Target="media/image206.wmf"/><Relationship Id="rId483" Type="http://schemas.openxmlformats.org/officeDocument/2006/relationships/oleObject" Target="embeddings/oleObject242.bin"/><Relationship Id="rId40" Type="http://schemas.openxmlformats.org/officeDocument/2006/relationships/image" Target="media/image14.wmf"/><Relationship Id="rId115" Type="http://schemas.openxmlformats.org/officeDocument/2006/relationships/oleObject" Target="embeddings/oleObject45.bin"/><Relationship Id="rId136" Type="http://schemas.openxmlformats.org/officeDocument/2006/relationships/image" Target="media/image66.wmf"/><Relationship Id="rId157" Type="http://schemas.openxmlformats.org/officeDocument/2006/relationships/image" Target="media/image75.wmf"/><Relationship Id="rId178" Type="http://schemas.openxmlformats.org/officeDocument/2006/relationships/image" Target="media/image85.wmf"/><Relationship Id="rId301" Type="http://schemas.openxmlformats.org/officeDocument/2006/relationships/oleObject" Target="embeddings/oleObject133.bin"/><Relationship Id="rId322" Type="http://schemas.openxmlformats.org/officeDocument/2006/relationships/oleObject" Target="embeddings/oleObject147.bin"/><Relationship Id="rId343" Type="http://schemas.openxmlformats.org/officeDocument/2006/relationships/oleObject" Target="embeddings/oleObject161.bin"/><Relationship Id="rId364" Type="http://schemas.openxmlformats.org/officeDocument/2006/relationships/oleObject" Target="embeddings/oleObject173.bin"/><Relationship Id="rId61" Type="http://schemas.openxmlformats.org/officeDocument/2006/relationships/oleObject" Target="embeddings/oleObject23.bin"/><Relationship Id="rId82" Type="http://schemas.openxmlformats.org/officeDocument/2006/relationships/image" Target="media/image34.png"/><Relationship Id="rId199" Type="http://schemas.openxmlformats.org/officeDocument/2006/relationships/oleObject" Target="embeddings/oleObject89.bin"/><Relationship Id="rId203" Type="http://schemas.openxmlformats.org/officeDocument/2006/relationships/oleObject" Target="embeddings/oleObject91.bin"/><Relationship Id="rId385" Type="http://schemas.openxmlformats.org/officeDocument/2006/relationships/image" Target="media/image175.wmf"/><Relationship Id="rId19" Type="http://schemas.openxmlformats.org/officeDocument/2006/relationships/oleObject" Target="embeddings/oleObject1.bin"/><Relationship Id="rId224" Type="http://schemas.openxmlformats.org/officeDocument/2006/relationships/image" Target="media/image108.wmf"/><Relationship Id="rId245" Type="http://schemas.openxmlformats.org/officeDocument/2006/relationships/oleObject" Target="embeddings/oleObject113.bin"/><Relationship Id="rId266" Type="http://schemas.openxmlformats.org/officeDocument/2006/relationships/image" Target="media/image128.wmf"/><Relationship Id="rId287" Type="http://schemas.openxmlformats.org/officeDocument/2006/relationships/hyperlink" Target="http://www.extessy.com/" TargetMode="External"/><Relationship Id="rId410" Type="http://schemas.openxmlformats.org/officeDocument/2006/relationships/oleObject" Target="embeddings/oleObject198.bin"/><Relationship Id="rId431" Type="http://schemas.openxmlformats.org/officeDocument/2006/relationships/image" Target="media/image194.wmf"/><Relationship Id="rId452" Type="http://schemas.openxmlformats.org/officeDocument/2006/relationships/oleObject" Target="embeddings/oleObject224.bin"/><Relationship Id="rId473" Type="http://schemas.openxmlformats.org/officeDocument/2006/relationships/oleObject" Target="embeddings/oleObject236.bin"/><Relationship Id="rId494" Type="http://schemas.openxmlformats.org/officeDocument/2006/relationships/oleObject" Target="embeddings/oleObject248.bin"/><Relationship Id="rId508" Type="http://schemas.openxmlformats.org/officeDocument/2006/relationships/theme" Target="theme/theme1.xml"/><Relationship Id="rId30" Type="http://schemas.openxmlformats.org/officeDocument/2006/relationships/image" Target="media/image9.wmf"/><Relationship Id="rId105" Type="http://schemas.openxmlformats.org/officeDocument/2006/relationships/oleObject" Target="embeddings/oleObject40.bin"/><Relationship Id="rId126" Type="http://schemas.openxmlformats.org/officeDocument/2006/relationships/image" Target="media/image61.wmf"/><Relationship Id="rId147" Type="http://schemas.openxmlformats.org/officeDocument/2006/relationships/image" Target="media/image71.emf"/><Relationship Id="rId168" Type="http://schemas.openxmlformats.org/officeDocument/2006/relationships/image" Target="media/image80.wmf"/><Relationship Id="rId312" Type="http://schemas.openxmlformats.org/officeDocument/2006/relationships/oleObject" Target="embeddings/oleObject140.bin"/><Relationship Id="rId333" Type="http://schemas.openxmlformats.org/officeDocument/2006/relationships/oleObject" Target="embeddings/oleObject154.bin"/><Relationship Id="rId354" Type="http://schemas.openxmlformats.org/officeDocument/2006/relationships/oleObject" Target="embeddings/oleObject167.bin"/><Relationship Id="rId51" Type="http://schemas.openxmlformats.org/officeDocument/2006/relationships/oleObject" Target="embeddings/oleObject18.bin"/><Relationship Id="rId72" Type="http://schemas.openxmlformats.org/officeDocument/2006/relationships/image" Target="media/image29.wmf"/><Relationship Id="rId93" Type="http://schemas.openxmlformats.org/officeDocument/2006/relationships/oleObject" Target="embeddings/oleObject34.bin"/><Relationship Id="rId189" Type="http://schemas.openxmlformats.org/officeDocument/2006/relationships/oleObject" Target="embeddings/oleObject84.bin"/><Relationship Id="rId375" Type="http://schemas.openxmlformats.org/officeDocument/2006/relationships/oleObject" Target="embeddings/oleObject179.bin"/><Relationship Id="rId396" Type="http://schemas.openxmlformats.org/officeDocument/2006/relationships/oleObject" Target="embeddings/oleObject190.bin"/><Relationship Id="rId3" Type="http://schemas.openxmlformats.org/officeDocument/2006/relationships/styles" Target="styles.xml"/><Relationship Id="rId214" Type="http://schemas.openxmlformats.org/officeDocument/2006/relationships/image" Target="media/image103.wmf"/><Relationship Id="rId235" Type="http://schemas.openxmlformats.org/officeDocument/2006/relationships/oleObject" Target="embeddings/oleObject107.bin"/><Relationship Id="rId256" Type="http://schemas.openxmlformats.org/officeDocument/2006/relationships/image" Target="media/image123.wmf"/><Relationship Id="rId277" Type="http://schemas.openxmlformats.org/officeDocument/2006/relationships/image" Target="media/image134.png"/><Relationship Id="rId298" Type="http://schemas.openxmlformats.org/officeDocument/2006/relationships/image" Target="media/image142.wmf"/><Relationship Id="rId400" Type="http://schemas.openxmlformats.org/officeDocument/2006/relationships/image" Target="media/image182.wmf"/><Relationship Id="rId421" Type="http://schemas.openxmlformats.org/officeDocument/2006/relationships/oleObject" Target="embeddings/oleObject206.bin"/><Relationship Id="rId442" Type="http://schemas.openxmlformats.org/officeDocument/2006/relationships/image" Target="media/image198.wmf"/><Relationship Id="rId463" Type="http://schemas.openxmlformats.org/officeDocument/2006/relationships/oleObject" Target="embeddings/oleObject231.bin"/><Relationship Id="rId484" Type="http://schemas.openxmlformats.org/officeDocument/2006/relationships/oleObject" Target="embeddings/oleObject243.bin"/><Relationship Id="rId116" Type="http://schemas.openxmlformats.org/officeDocument/2006/relationships/image" Target="media/image56.wmf"/><Relationship Id="rId137" Type="http://schemas.openxmlformats.org/officeDocument/2006/relationships/oleObject" Target="embeddings/oleObject56.bin"/><Relationship Id="rId158" Type="http://schemas.openxmlformats.org/officeDocument/2006/relationships/oleObject" Target="embeddings/oleObject68.bin"/><Relationship Id="rId302" Type="http://schemas.openxmlformats.org/officeDocument/2006/relationships/image" Target="media/image144.wmf"/><Relationship Id="rId323" Type="http://schemas.openxmlformats.org/officeDocument/2006/relationships/image" Target="media/image151.wmf"/><Relationship Id="rId344" Type="http://schemas.openxmlformats.org/officeDocument/2006/relationships/image" Target="media/image158.wmf"/><Relationship Id="rId20" Type="http://schemas.openxmlformats.org/officeDocument/2006/relationships/image" Target="media/image4.wmf"/><Relationship Id="rId41" Type="http://schemas.openxmlformats.org/officeDocument/2006/relationships/oleObject" Target="embeddings/oleObject12.bin"/><Relationship Id="rId62" Type="http://schemas.openxmlformats.org/officeDocument/2006/relationships/image" Target="media/image24.wmf"/><Relationship Id="rId83" Type="http://schemas.openxmlformats.org/officeDocument/2006/relationships/image" Target="media/image35.png"/><Relationship Id="rId179" Type="http://schemas.openxmlformats.org/officeDocument/2006/relationships/oleObject" Target="embeddings/oleObject79.bin"/><Relationship Id="rId365" Type="http://schemas.openxmlformats.org/officeDocument/2006/relationships/oleObject" Target="embeddings/oleObject174.bin"/><Relationship Id="rId386" Type="http://schemas.openxmlformats.org/officeDocument/2006/relationships/oleObject" Target="embeddings/oleObject185.bin"/><Relationship Id="rId190" Type="http://schemas.openxmlformats.org/officeDocument/2006/relationships/image" Target="media/image91.wmf"/><Relationship Id="rId204" Type="http://schemas.openxmlformats.org/officeDocument/2006/relationships/image" Target="media/image98.wmf"/><Relationship Id="rId225" Type="http://schemas.openxmlformats.org/officeDocument/2006/relationships/oleObject" Target="embeddings/oleObject102.bin"/><Relationship Id="rId246" Type="http://schemas.openxmlformats.org/officeDocument/2006/relationships/image" Target="media/image118.wmf"/><Relationship Id="rId267" Type="http://schemas.openxmlformats.org/officeDocument/2006/relationships/oleObject" Target="embeddings/oleObject124.bin"/><Relationship Id="rId288" Type="http://schemas.openxmlformats.org/officeDocument/2006/relationships/hyperlink" Target="http://www.functional-mockup-interface.org/fmi.html" TargetMode="External"/><Relationship Id="rId411" Type="http://schemas.openxmlformats.org/officeDocument/2006/relationships/oleObject" Target="embeddings/oleObject199.bin"/><Relationship Id="rId432" Type="http://schemas.openxmlformats.org/officeDocument/2006/relationships/oleObject" Target="embeddings/oleObject212.bin"/><Relationship Id="rId453" Type="http://schemas.openxmlformats.org/officeDocument/2006/relationships/image" Target="media/image203.wmf"/><Relationship Id="rId474" Type="http://schemas.openxmlformats.org/officeDocument/2006/relationships/image" Target="media/image212.wmf"/><Relationship Id="rId106" Type="http://schemas.openxmlformats.org/officeDocument/2006/relationships/image" Target="media/image51.wmf"/><Relationship Id="rId127" Type="http://schemas.openxmlformats.org/officeDocument/2006/relationships/oleObject" Target="embeddings/oleObject51.bin"/><Relationship Id="rId313" Type="http://schemas.openxmlformats.org/officeDocument/2006/relationships/oleObject" Target="embeddings/oleObject141.bin"/><Relationship Id="rId495" Type="http://schemas.openxmlformats.org/officeDocument/2006/relationships/oleObject" Target="embeddings/oleObject249.bin"/><Relationship Id="rId10" Type="http://schemas.openxmlformats.org/officeDocument/2006/relationships/footer" Target="footer1.xml"/><Relationship Id="rId31" Type="http://schemas.openxmlformats.org/officeDocument/2006/relationships/oleObject" Target="embeddings/oleObject7.bin"/><Relationship Id="rId52" Type="http://schemas.openxmlformats.org/officeDocument/2006/relationships/image" Target="media/image19.wmf"/><Relationship Id="rId73" Type="http://schemas.openxmlformats.org/officeDocument/2006/relationships/oleObject" Target="embeddings/oleObject29.bin"/><Relationship Id="rId94" Type="http://schemas.openxmlformats.org/officeDocument/2006/relationships/image" Target="media/image45.wmf"/><Relationship Id="rId148" Type="http://schemas.openxmlformats.org/officeDocument/2006/relationships/oleObject" Target="embeddings/oleObject62.bin"/><Relationship Id="rId169" Type="http://schemas.openxmlformats.org/officeDocument/2006/relationships/oleObject" Target="embeddings/oleObject74.bin"/><Relationship Id="rId334" Type="http://schemas.openxmlformats.org/officeDocument/2006/relationships/image" Target="media/image155.wmf"/><Relationship Id="rId355" Type="http://schemas.openxmlformats.org/officeDocument/2006/relationships/image" Target="media/image163.wmf"/><Relationship Id="rId376" Type="http://schemas.openxmlformats.org/officeDocument/2006/relationships/image" Target="media/image172.wmf"/><Relationship Id="rId397" Type="http://schemas.openxmlformats.org/officeDocument/2006/relationships/oleObject" Target="embeddings/oleObject191.bin"/><Relationship Id="rId4" Type="http://schemas.openxmlformats.org/officeDocument/2006/relationships/settings" Target="settings.xml"/><Relationship Id="rId180" Type="http://schemas.openxmlformats.org/officeDocument/2006/relationships/image" Target="media/image86.wmf"/><Relationship Id="rId215" Type="http://schemas.openxmlformats.org/officeDocument/2006/relationships/oleObject" Target="embeddings/oleObject97.bin"/><Relationship Id="rId236" Type="http://schemas.openxmlformats.org/officeDocument/2006/relationships/oleObject" Target="embeddings/oleObject108.bin"/><Relationship Id="rId257" Type="http://schemas.openxmlformats.org/officeDocument/2006/relationships/oleObject" Target="embeddings/oleObject119.bin"/><Relationship Id="rId278" Type="http://schemas.openxmlformats.org/officeDocument/2006/relationships/image" Target="media/image135.png"/><Relationship Id="rId401" Type="http://schemas.openxmlformats.org/officeDocument/2006/relationships/oleObject" Target="embeddings/oleObject193.bin"/><Relationship Id="rId422" Type="http://schemas.openxmlformats.org/officeDocument/2006/relationships/oleObject" Target="embeddings/oleObject207.bin"/><Relationship Id="rId443" Type="http://schemas.openxmlformats.org/officeDocument/2006/relationships/oleObject" Target="embeddings/oleObject219.bin"/><Relationship Id="rId464" Type="http://schemas.openxmlformats.org/officeDocument/2006/relationships/image" Target="media/image207.wmf"/><Relationship Id="rId303" Type="http://schemas.openxmlformats.org/officeDocument/2006/relationships/oleObject" Target="embeddings/oleObject134.bin"/><Relationship Id="rId485" Type="http://schemas.openxmlformats.org/officeDocument/2006/relationships/image" Target="media/image216.wmf"/><Relationship Id="rId42" Type="http://schemas.openxmlformats.org/officeDocument/2006/relationships/oleObject" Target="embeddings/oleObject13.bin"/><Relationship Id="rId84" Type="http://schemas.openxmlformats.org/officeDocument/2006/relationships/image" Target="media/image36.png"/><Relationship Id="rId138" Type="http://schemas.openxmlformats.org/officeDocument/2006/relationships/image" Target="media/image67.wmf"/><Relationship Id="rId345" Type="http://schemas.openxmlformats.org/officeDocument/2006/relationships/oleObject" Target="embeddings/oleObject162.bin"/><Relationship Id="rId387" Type="http://schemas.openxmlformats.org/officeDocument/2006/relationships/image" Target="media/image176.wmf"/><Relationship Id="rId191" Type="http://schemas.openxmlformats.org/officeDocument/2006/relationships/oleObject" Target="embeddings/oleObject85.bin"/><Relationship Id="rId205" Type="http://schemas.openxmlformats.org/officeDocument/2006/relationships/oleObject" Target="embeddings/oleObject92.bin"/><Relationship Id="rId247" Type="http://schemas.openxmlformats.org/officeDocument/2006/relationships/oleObject" Target="embeddings/oleObject114.bin"/><Relationship Id="rId412" Type="http://schemas.openxmlformats.org/officeDocument/2006/relationships/oleObject" Target="embeddings/oleObject200.bin"/><Relationship Id="rId107" Type="http://schemas.openxmlformats.org/officeDocument/2006/relationships/oleObject" Target="embeddings/oleObject41.bin"/><Relationship Id="rId289" Type="http://schemas.openxmlformats.org/officeDocument/2006/relationships/hyperlink" Target="http://www.simpack.com" TargetMode="External"/><Relationship Id="rId454" Type="http://schemas.openxmlformats.org/officeDocument/2006/relationships/oleObject" Target="embeddings/oleObject225.bin"/><Relationship Id="rId496" Type="http://schemas.openxmlformats.org/officeDocument/2006/relationships/oleObject" Target="embeddings/oleObject250.bin"/><Relationship Id="rId11" Type="http://schemas.openxmlformats.org/officeDocument/2006/relationships/footer" Target="footer2.xml"/><Relationship Id="rId53" Type="http://schemas.openxmlformats.org/officeDocument/2006/relationships/oleObject" Target="embeddings/oleObject19.bin"/><Relationship Id="rId149" Type="http://schemas.openxmlformats.org/officeDocument/2006/relationships/image" Target="media/image72.emf"/><Relationship Id="rId314" Type="http://schemas.openxmlformats.org/officeDocument/2006/relationships/image" Target="media/image148.wmf"/><Relationship Id="rId356" Type="http://schemas.openxmlformats.org/officeDocument/2006/relationships/oleObject" Target="embeddings/oleObject168.bin"/><Relationship Id="rId398" Type="http://schemas.openxmlformats.org/officeDocument/2006/relationships/image" Target="media/image181.wmf"/><Relationship Id="rId95" Type="http://schemas.openxmlformats.org/officeDocument/2006/relationships/oleObject" Target="embeddings/oleObject35.bin"/><Relationship Id="rId160" Type="http://schemas.openxmlformats.org/officeDocument/2006/relationships/oleObject" Target="embeddings/oleObject69.bin"/><Relationship Id="rId216" Type="http://schemas.openxmlformats.org/officeDocument/2006/relationships/image" Target="media/image104.wmf"/><Relationship Id="rId423" Type="http://schemas.openxmlformats.org/officeDocument/2006/relationships/image" Target="media/image190.wmf"/><Relationship Id="rId258" Type="http://schemas.openxmlformats.org/officeDocument/2006/relationships/image" Target="media/image124.wmf"/><Relationship Id="rId465" Type="http://schemas.openxmlformats.org/officeDocument/2006/relationships/oleObject" Target="embeddings/oleObject232.bin"/><Relationship Id="rId22" Type="http://schemas.openxmlformats.org/officeDocument/2006/relationships/image" Target="media/image5.wmf"/><Relationship Id="rId64" Type="http://schemas.openxmlformats.org/officeDocument/2006/relationships/image" Target="media/image25.wmf"/><Relationship Id="rId118" Type="http://schemas.openxmlformats.org/officeDocument/2006/relationships/image" Target="media/image57.wmf"/><Relationship Id="rId325" Type="http://schemas.openxmlformats.org/officeDocument/2006/relationships/oleObject" Target="embeddings/oleObject149.bin"/><Relationship Id="rId367" Type="http://schemas.openxmlformats.org/officeDocument/2006/relationships/oleObject" Target="embeddings/oleObject175.bin"/><Relationship Id="rId171" Type="http://schemas.openxmlformats.org/officeDocument/2006/relationships/oleObject" Target="embeddings/oleObject75.bin"/><Relationship Id="rId227" Type="http://schemas.openxmlformats.org/officeDocument/2006/relationships/oleObject" Target="embeddings/oleObject103.bin"/><Relationship Id="rId269" Type="http://schemas.openxmlformats.org/officeDocument/2006/relationships/oleObject" Target="embeddings/oleObject125.bin"/><Relationship Id="rId434" Type="http://schemas.openxmlformats.org/officeDocument/2006/relationships/oleObject" Target="embeddings/oleObject213.bin"/><Relationship Id="rId476" Type="http://schemas.openxmlformats.org/officeDocument/2006/relationships/image" Target="media/image213.wmf"/><Relationship Id="rId33" Type="http://schemas.openxmlformats.org/officeDocument/2006/relationships/oleObject" Target="embeddings/oleObject8.bin"/><Relationship Id="rId129" Type="http://schemas.openxmlformats.org/officeDocument/2006/relationships/oleObject" Target="embeddings/oleObject52.bin"/><Relationship Id="rId280" Type="http://schemas.openxmlformats.org/officeDocument/2006/relationships/image" Target="media/image137.png"/><Relationship Id="rId336" Type="http://schemas.openxmlformats.org/officeDocument/2006/relationships/image" Target="media/image156.wmf"/><Relationship Id="rId501" Type="http://schemas.openxmlformats.org/officeDocument/2006/relationships/oleObject" Target="embeddings/oleObject253.bin"/><Relationship Id="rId75" Type="http://schemas.openxmlformats.org/officeDocument/2006/relationships/oleObject" Target="embeddings/oleObject30.bin"/><Relationship Id="rId140" Type="http://schemas.openxmlformats.org/officeDocument/2006/relationships/image" Target="media/image68.wmf"/><Relationship Id="rId182" Type="http://schemas.openxmlformats.org/officeDocument/2006/relationships/image" Target="media/image87.wmf"/><Relationship Id="rId378" Type="http://schemas.openxmlformats.org/officeDocument/2006/relationships/oleObject" Target="embeddings/oleObject181.bin"/><Relationship Id="rId403" Type="http://schemas.openxmlformats.org/officeDocument/2006/relationships/oleObject" Target="embeddings/oleObject194.bin"/><Relationship Id="rId6" Type="http://schemas.openxmlformats.org/officeDocument/2006/relationships/footnotes" Target="footnotes.xml"/><Relationship Id="rId238" Type="http://schemas.openxmlformats.org/officeDocument/2006/relationships/image" Target="media/image114.wmf"/><Relationship Id="rId445" Type="http://schemas.openxmlformats.org/officeDocument/2006/relationships/oleObject" Target="embeddings/oleObject220.bin"/><Relationship Id="rId487" Type="http://schemas.openxmlformats.org/officeDocument/2006/relationships/image" Target="media/image217.wmf"/><Relationship Id="rId291" Type="http://schemas.openxmlformats.org/officeDocument/2006/relationships/hyperlink" Target="http://www.w3.org/XML/" TargetMode="External"/><Relationship Id="rId305" Type="http://schemas.openxmlformats.org/officeDocument/2006/relationships/image" Target="media/image145.wmf"/><Relationship Id="rId347" Type="http://schemas.openxmlformats.org/officeDocument/2006/relationships/oleObject" Target="embeddings/oleObject163.bin"/><Relationship Id="rId44" Type="http://schemas.openxmlformats.org/officeDocument/2006/relationships/image" Target="media/image15.wmf"/><Relationship Id="rId86" Type="http://schemas.openxmlformats.org/officeDocument/2006/relationships/image" Target="media/image38.png"/><Relationship Id="rId151" Type="http://schemas.openxmlformats.org/officeDocument/2006/relationships/oleObject" Target="embeddings/oleObject64.bin"/><Relationship Id="rId389" Type="http://schemas.openxmlformats.org/officeDocument/2006/relationships/image" Target="media/image177.wmf"/><Relationship Id="rId193" Type="http://schemas.openxmlformats.org/officeDocument/2006/relationships/oleObject" Target="embeddings/oleObject86.bin"/><Relationship Id="rId207" Type="http://schemas.openxmlformats.org/officeDocument/2006/relationships/oleObject" Target="embeddings/oleObject93.bin"/><Relationship Id="rId249" Type="http://schemas.openxmlformats.org/officeDocument/2006/relationships/oleObject" Target="embeddings/oleObject115.bin"/><Relationship Id="rId414" Type="http://schemas.openxmlformats.org/officeDocument/2006/relationships/oleObject" Target="embeddings/oleObject201.bin"/><Relationship Id="rId456" Type="http://schemas.openxmlformats.org/officeDocument/2006/relationships/oleObject" Target="embeddings/oleObject226.bin"/><Relationship Id="rId498" Type="http://schemas.openxmlformats.org/officeDocument/2006/relationships/image" Target="media/image221.wmf"/><Relationship Id="rId13" Type="http://schemas.openxmlformats.org/officeDocument/2006/relationships/footer" Target="footer3.xml"/><Relationship Id="rId109" Type="http://schemas.openxmlformats.org/officeDocument/2006/relationships/oleObject" Target="embeddings/oleObject42.bin"/><Relationship Id="rId260" Type="http://schemas.openxmlformats.org/officeDocument/2006/relationships/image" Target="media/image125.wmf"/><Relationship Id="rId316" Type="http://schemas.openxmlformats.org/officeDocument/2006/relationships/image" Target="media/image149.wmf"/><Relationship Id="rId55" Type="http://schemas.openxmlformats.org/officeDocument/2006/relationships/oleObject" Target="embeddings/oleObject20.bin"/><Relationship Id="rId97" Type="http://schemas.openxmlformats.org/officeDocument/2006/relationships/oleObject" Target="embeddings/oleObject36.bin"/><Relationship Id="rId120" Type="http://schemas.openxmlformats.org/officeDocument/2006/relationships/image" Target="media/image58.wmf"/><Relationship Id="rId358" Type="http://schemas.openxmlformats.org/officeDocument/2006/relationships/oleObject" Target="embeddings/oleObject169.bin"/><Relationship Id="rId162" Type="http://schemas.openxmlformats.org/officeDocument/2006/relationships/oleObject" Target="embeddings/oleObject70.bin"/><Relationship Id="rId218" Type="http://schemas.openxmlformats.org/officeDocument/2006/relationships/image" Target="media/image105.wmf"/><Relationship Id="rId425" Type="http://schemas.openxmlformats.org/officeDocument/2006/relationships/image" Target="media/image191.wmf"/><Relationship Id="rId467" Type="http://schemas.openxmlformats.org/officeDocument/2006/relationships/oleObject" Target="embeddings/oleObject233.bin"/><Relationship Id="rId271" Type="http://schemas.openxmlformats.org/officeDocument/2006/relationships/oleObject" Target="embeddings/oleObject126.bin"/><Relationship Id="rId24" Type="http://schemas.openxmlformats.org/officeDocument/2006/relationships/image" Target="media/image6.wmf"/><Relationship Id="rId66" Type="http://schemas.openxmlformats.org/officeDocument/2006/relationships/image" Target="media/image26.wmf"/><Relationship Id="rId131" Type="http://schemas.openxmlformats.org/officeDocument/2006/relationships/oleObject" Target="embeddings/oleObject53.bin"/><Relationship Id="rId327" Type="http://schemas.openxmlformats.org/officeDocument/2006/relationships/oleObject" Target="embeddings/oleObject150.bin"/><Relationship Id="rId369" Type="http://schemas.openxmlformats.org/officeDocument/2006/relationships/oleObject" Target="embeddings/oleObject176.bin"/></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B3B739-DCB8-471B-85BC-ED7C258447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55</Pages>
  <Words>15275</Words>
  <Characters>96235</Characters>
  <Application>Microsoft Office Word</Application>
  <DocSecurity>0</DocSecurity>
  <Lines>801</Lines>
  <Paragraphs>222</Paragraphs>
  <ScaleCrop>false</ScaleCrop>
  <HeadingPairs>
    <vt:vector size="2" baseType="variant">
      <vt:variant>
        <vt:lpstr>Titel</vt:lpstr>
      </vt:variant>
      <vt:variant>
        <vt:i4>1</vt:i4>
      </vt:variant>
    </vt:vector>
  </HeadingPairs>
  <TitlesOfParts>
    <vt:vector size="1" baseType="lpstr">
      <vt:lpstr>General Document template</vt:lpstr>
    </vt:vector>
  </TitlesOfParts>
  <Company>DASSAULT SYSTEMES</Company>
  <LinksUpToDate>false</LinksUpToDate>
  <CharactersWithSpaces>111288</CharactersWithSpaces>
  <SharedDoc>false</SharedDoc>
  <HLinks>
    <vt:vector size="90" baseType="variant">
      <vt:variant>
        <vt:i4>3342448</vt:i4>
      </vt:variant>
      <vt:variant>
        <vt:i4>1089</vt:i4>
      </vt:variant>
      <vt:variant>
        <vt:i4>0</vt:i4>
      </vt:variant>
      <vt:variant>
        <vt:i4>5</vt:i4>
      </vt:variant>
      <vt:variant>
        <vt:lpwstr>http://www.unige.ch/~hairer/prog/nonstiff/dopri5.f</vt:lpwstr>
      </vt:variant>
      <vt:variant>
        <vt:lpwstr/>
      </vt:variant>
      <vt:variant>
        <vt:i4>720984</vt:i4>
      </vt:variant>
      <vt:variant>
        <vt:i4>756</vt:i4>
      </vt:variant>
      <vt:variant>
        <vt:i4>0</vt:i4>
      </vt:variant>
      <vt:variant>
        <vt:i4>5</vt:i4>
      </vt:variant>
      <vt:variant>
        <vt:lpwstr>http://en.wikipedia.org/wiki/Xml</vt:lpwstr>
      </vt:variant>
      <vt:variant>
        <vt:lpwstr/>
      </vt:variant>
      <vt:variant>
        <vt:i4>7143551</vt:i4>
      </vt:variant>
      <vt:variant>
        <vt:i4>753</vt:i4>
      </vt:variant>
      <vt:variant>
        <vt:i4>0</vt:i4>
      </vt:variant>
      <vt:variant>
        <vt:i4>5</vt:i4>
      </vt:variant>
      <vt:variant>
        <vt:lpwstr>http://www.w3.org/XML/</vt:lpwstr>
      </vt:variant>
      <vt:variant>
        <vt:lpwstr/>
      </vt:variant>
      <vt:variant>
        <vt:i4>3407979</vt:i4>
      </vt:variant>
      <vt:variant>
        <vt:i4>750</vt:i4>
      </vt:variant>
      <vt:variant>
        <vt:i4>0</vt:i4>
      </vt:variant>
      <vt:variant>
        <vt:i4>5</vt:i4>
      </vt:variant>
      <vt:variant>
        <vt:lpwstr>http://www.simulationx.com/</vt:lpwstr>
      </vt:variant>
      <vt:variant>
        <vt:lpwstr/>
      </vt:variant>
      <vt:variant>
        <vt:i4>3211371</vt:i4>
      </vt:variant>
      <vt:variant>
        <vt:i4>747</vt:i4>
      </vt:variant>
      <vt:variant>
        <vt:i4>0</vt:i4>
      </vt:variant>
      <vt:variant>
        <vt:i4>5</vt:i4>
      </vt:variant>
      <vt:variant>
        <vt:lpwstr>http://www.simpack.com/</vt:lpwstr>
      </vt:variant>
      <vt:variant>
        <vt:lpwstr/>
      </vt:variant>
      <vt:variant>
        <vt:i4>4653130</vt:i4>
      </vt:variant>
      <vt:variant>
        <vt:i4>744</vt:i4>
      </vt:variant>
      <vt:variant>
        <vt:i4>0</vt:i4>
      </vt:variant>
      <vt:variant>
        <vt:i4>5</vt:i4>
      </vt:variant>
      <vt:variant>
        <vt:lpwstr>http://www.qtronic.de/de/silver.html</vt:lpwstr>
      </vt:variant>
      <vt:variant>
        <vt:lpwstr/>
      </vt:variant>
      <vt:variant>
        <vt:i4>6881329</vt:i4>
      </vt:variant>
      <vt:variant>
        <vt:i4>741</vt:i4>
      </vt:variant>
      <vt:variant>
        <vt:i4>0</vt:i4>
      </vt:variant>
      <vt:variant>
        <vt:i4>5</vt:i4>
      </vt:variant>
      <vt:variant>
        <vt:lpwstr>http://www.functional-mockup-interface.org/fmi.html</vt:lpwstr>
      </vt:variant>
      <vt:variant>
        <vt:lpwstr/>
      </vt:variant>
      <vt:variant>
        <vt:i4>4063359</vt:i4>
      </vt:variant>
      <vt:variant>
        <vt:i4>738</vt:i4>
      </vt:variant>
      <vt:variant>
        <vt:i4>0</vt:i4>
      </vt:variant>
      <vt:variant>
        <vt:i4>5</vt:i4>
      </vt:variant>
      <vt:variant>
        <vt:lpwstr>http://www.extessy.com/</vt:lpwstr>
      </vt:variant>
      <vt:variant>
        <vt:lpwstr/>
      </vt:variant>
      <vt:variant>
        <vt:i4>6488170</vt:i4>
      </vt:variant>
      <vt:variant>
        <vt:i4>735</vt:i4>
      </vt:variant>
      <vt:variant>
        <vt:i4>0</vt:i4>
      </vt:variant>
      <vt:variant>
        <vt:i4>5</vt:i4>
      </vt:variant>
      <vt:variant>
        <vt:lpwstr>http://www.dynasim.se/</vt:lpwstr>
      </vt:variant>
      <vt:variant>
        <vt:lpwstr/>
      </vt:variant>
      <vt:variant>
        <vt:i4>3604599</vt:i4>
      </vt:variant>
      <vt:variant>
        <vt:i4>732</vt:i4>
      </vt:variant>
      <vt:variant>
        <vt:i4>0</vt:i4>
      </vt:variant>
      <vt:variant>
        <vt:i4>5</vt:i4>
      </vt:variant>
      <vt:variant>
        <vt:lpwstr>http://www.autosar.org/</vt:lpwstr>
      </vt:variant>
      <vt:variant>
        <vt:lpwstr/>
      </vt:variant>
      <vt:variant>
        <vt:i4>3670113</vt:i4>
      </vt:variant>
      <vt:variant>
        <vt:i4>729</vt:i4>
      </vt:variant>
      <vt:variant>
        <vt:i4>0</vt:i4>
      </vt:variant>
      <vt:variant>
        <vt:i4>5</vt:i4>
      </vt:variant>
      <vt:variant>
        <vt:lpwstr>http://www.lmsintl.com/</vt:lpwstr>
      </vt:variant>
      <vt:variant>
        <vt:lpwstr/>
      </vt:variant>
      <vt:variant>
        <vt:i4>5111897</vt:i4>
      </vt:variant>
      <vt:variant>
        <vt:i4>723</vt:i4>
      </vt:variant>
      <vt:variant>
        <vt:i4>0</vt:i4>
      </vt:variant>
      <vt:variant>
        <vt:i4>5</vt:i4>
      </vt:variant>
      <vt:variant>
        <vt:lpwstr>../../../../model/controller.mdl</vt:lpwstr>
      </vt:variant>
      <vt:variant>
        <vt:lpwstr/>
      </vt:variant>
      <vt:variant>
        <vt:i4>3932270</vt:i4>
      </vt:variant>
      <vt:variant>
        <vt:i4>6</vt:i4>
      </vt:variant>
      <vt:variant>
        <vt:i4>0</vt:i4>
      </vt:variant>
      <vt:variant>
        <vt:i4>5</vt:i4>
      </vt:variant>
      <vt:variant>
        <vt:lpwstr>http://www.opensource.org/licenses/bsd-license.html</vt:lpwstr>
      </vt:variant>
      <vt:variant>
        <vt:lpwstr/>
      </vt:variant>
      <vt:variant>
        <vt:i4>3735584</vt:i4>
      </vt:variant>
      <vt:variant>
        <vt:i4>3</vt:i4>
      </vt:variant>
      <vt:variant>
        <vt:i4>0</vt:i4>
      </vt:variant>
      <vt:variant>
        <vt:i4>5</vt:i4>
      </vt:variant>
      <vt:variant>
        <vt:lpwstr>http://creativecommons.org/licenses/by-sa/3.0/legalcode</vt:lpwstr>
      </vt:variant>
      <vt:variant>
        <vt:lpwstr/>
      </vt:variant>
      <vt:variant>
        <vt:i4>3801128</vt:i4>
      </vt:variant>
      <vt:variant>
        <vt:i4>0</vt:i4>
      </vt:variant>
      <vt:variant>
        <vt:i4>0</vt:i4>
      </vt:variant>
      <vt:variant>
        <vt:i4>5</vt:i4>
      </vt:variant>
      <vt:variant>
        <vt:lpwstr>http://creativecommons.org/licenses/by-sa/3.0/</vt:lpwstr>
      </vt:variant>
      <vt:variant>
        <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General Document template</dc:title>
  <dc:subject/>
  <dc:creator>Dassault Systemes</dc:creator>
  <cp:keywords>C_Unrestricted</cp:keywords>
  <dc:description/>
  <cp:lastModifiedBy>andreas</cp:lastModifiedBy>
  <cp:revision>41</cp:revision>
  <cp:lastPrinted>2010-10-12T09:45:00Z</cp:lastPrinted>
  <dcterms:created xsi:type="dcterms:W3CDTF">2016-05-05T11:59:00Z</dcterms:created>
  <dcterms:modified xsi:type="dcterms:W3CDTF">2017-07-12T09:56:00Z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Document</vt:lpwstr>
  </property>
  <property fmtid="{D5CDD505-2E9C-101B-9397-08002B2CF9AE}" pid="3" name="MTWinEqns">
    <vt:bool>true</vt:bool>
  </property>
  <property fmtid="{D5CDD505-2E9C-101B-9397-08002B2CF9AE}" pid="4" name="Document Confidentiality">
    <vt:lpwstr>Unrestricted</vt:lpwstr>
  </property>
</Properties>
</file>